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Kommentarsreferens"/>
        </w:rPr>
        <w:commentReference w:id="0"/>
      </w:r>
      <w:commentRangeEnd w:id="1"/>
      <w:r w:rsidR="002555FD">
        <w:rPr>
          <w:rStyle w:val="Kommentarsreferens"/>
        </w:rPr>
        <w:commentReference w:id="1"/>
      </w:r>
      <w:commentRangeEnd w:id="2"/>
      <w:r w:rsidR="002D70E2">
        <w:rPr>
          <w:rStyle w:val="Kommentarsreferens"/>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r w:rsidR="00404F83">
        <w:fldChar w:fldCharType="begin"/>
      </w:r>
      <w:r w:rsidR="00404F83" w:rsidRPr="00404F83">
        <w:rPr>
          <w:lang w:val="en-GB"/>
          <w:rPrChange w:id="3" w:author="Anna Gårdmark" w:date="2020-02-03T17:27:00Z">
            <w:rPr/>
          </w:rPrChange>
        </w:rPr>
        <w:instrText xml:space="preserve"> HYPERLINK "mailto:max.lindmark@slu.se" </w:instrText>
      </w:r>
      <w:r w:rsidR="00404F83">
        <w:fldChar w:fldCharType="separate"/>
      </w:r>
      <w:r w:rsidRPr="00972C7F">
        <w:rPr>
          <w:rStyle w:val="Hyperlnk"/>
          <w:rFonts w:cstheme="minorHAnsi"/>
          <w:lang w:val="en-GB"/>
        </w:rPr>
        <w:t>max.lindmark@slu.se</w:t>
      </w:r>
      <w:r w:rsidR="00404F83">
        <w:rPr>
          <w:rStyle w:val="Hyperlnk"/>
          <w:rFonts w:cstheme="minorHAnsi"/>
          <w:lang w:val="en-GB"/>
        </w:rPr>
        <w:fldChar w:fldCharType="end"/>
      </w:r>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6367A2" w:rsidRDefault="009E7C95" w:rsidP="002E3379">
      <w:pPr>
        <w:spacing w:line="480" w:lineRule="auto"/>
        <w:contextualSpacing/>
        <w:jc w:val="both"/>
        <w:rPr>
          <w:rFonts w:cstheme="minorHAnsi"/>
          <w:b/>
        </w:rPr>
      </w:pPr>
      <w:r>
        <w:rPr>
          <w:rFonts w:cstheme="minorHAnsi"/>
          <w:b/>
        </w:rPr>
        <w:t>Abstract</w:t>
      </w:r>
    </w:p>
    <w:p w14:paraId="55D3FF9A" w14:textId="482D7C58" w:rsidR="003D646A" w:rsidRPr="00972C7F" w:rsidRDefault="007560DE" w:rsidP="002E3379">
      <w:pPr>
        <w:pStyle w:val="Liststycke"/>
        <w:numPr>
          <w:ilvl w:val="0"/>
          <w:numId w:val="28"/>
        </w:numPr>
        <w:spacing w:line="480" w:lineRule="auto"/>
        <w:jc w:val="both"/>
        <w:rPr>
          <w:rFonts w:cstheme="minorHAnsi"/>
          <w:lang w:val="en-GB"/>
        </w:rPr>
      </w:pPr>
      <w:r w:rsidRPr="00972C7F">
        <w:rPr>
          <w:rFonts w:cstheme="minorHAnsi"/>
          <w:lang w:val="en-GB"/>
        </w:rPr>
        <w:lastRenderedPageBreak/>
        <w:t xml:space="preserve">Warming of aquatic communities is </w:t>
      </w:r>
      <w:r w:rsidR="008C04A6" w:rsidRPr="00972C7F">
        <w:rPr>
          <w:rFonts w:cstheme="minorHAnsi"/>
          <w:lang w:val="en-GB"/>
        </w:rPr>
        <w:t xml:space="preserve">generally </w:t>
      </w:r>
      <w:r w:rsidRPr="00972C7F">
        <w:rPr>
          <w:rFonts w:cstheme="minorHAnsi"/>
          <w:lang w:val="en-GB"/>
        </w:rPr>
        <w:t xml:space="preserve">predicted to </w:t>
      </w:r>
      <w:r w:rsidR="0040595A" w:rsidRPr="00972C7F">
        <w:rPr>
          <w:rFonts w:cstheme="minorHAnsi"/>
          <w:lang w:val="en-GB"/>
        </w:rPr>
        <w:t xml:space="preserve">increase </w:t>
      </w:r>
      <w:r w:rsidR="006F4D47" w:rsidRPr="006F4D47">
        <w:rPr>
          <w:rFonts w:cstheme="minorHAnsi"/>
          <w:lang w:val="en-US"/>
        </w:rPr>
        <w:t>indi</w:t>
      </w:r>
      <w:r w:rsidR="006F4D47">
        <w:rPr>
          <w:rFonts w:cstheme="minorHAnsi"/>
          <w:lang w:val="en-US"/>
        </w:rPr>
        <w:t>vidual</w:t>
      </w:r>
      <w:r w:rsidR="002951F3" w:rsidRPr="00972C7F">
        <w:rPr>
          <w:rFonts w:cstheme="minorHAnsi"/>
          <w:lang w:val="en-GB"/>
        </w:rPr>
        <w:t xml:space="preserve"> </w:t>
      </w:r>
      <w:r w:rsidR="00C4149F" w:rsidRPr="00972C7F">
        <w:rPr>
          <w:rFonts w:cstheme="minorHAnsi"/>
          <w:lang w:val="en-GB"/>
        </w:rPr>
        <w:t xml:space="preserve">growth rates and </w:t>
      </w:r>
      <w:r w:rsidR="005A6B09" w:rsidRPr="00972C7F">
        <w:rPr>
          <w:rFonts w:cstheme="minorHAnsi"/>
          <w:lang w:val="en-GB"/>
        </w:rPr>
        <w:t>reduce</w:t>
      </w:r>
      <w:r w:rsidR="00C4149F" w:rsidRPr="00972C7F">
        <w:rPr>
          <w:rFonts w:cstheme="minorHAnsi"/>
          <w:lang w:val="en-GB"/>
        </w:rPr>
        <w:t xml:space="preserve"> </w:t>
      </w:r>
      <w:r w:rsidRPr="00972C7F">
        <w:rPr>
          <w:rFonts w:cstheme="minorHAnsi"/>
          <w:lang w:val="en-GB"/>
        </w:rPr>
        <w:t>asymptotic body</w:t>
      </w:r>
      <w:r w:rsidR="00221E16" w:rsidRPr="00972C7F">
        <w:rPr>
          <w:rFonts w:cstheme="minorHAnsi"/>
          <w:lang w:val="en-GB"/>
        </w:rPr>
        <w:t xml:space="preserve"> sizes</w:t>
      </w:r>
      <w:r w:rsidR="004B2A5F" w:rsidRPr="00972C7F">
        <w:rPr>
          <w:rFonts w:cstheme="minorHAnsi"/>
          <w:lang w:val="en-GB"/>
        </w:rPr>
        <w:t xml:space="preserve"> of ectotherms</w:t>
      </w:r>
      <w:r w:rsidR="00C4149F" w:rsidRPr="00972C7F">
        <w:rPr>
          <w:rFonts w:cstheme="minorHAnsi"/>
          <w:lang w:val="en-GB"/>
        </w:rPr>
        <w:t xml:space="preserve">. However, </w:t>
      </w:r>
      <w:r w:rsidR="009E3FEF" w:rsidRPr="00972C7F">
        <w:rPr>
          <w:rFonts w:cstheme="minorHAnsi"/>
          <w:lang w:val="en-GB"/>
        </w:rPr>
        <w:t xml:space="preserve">we lack a comprehensive overview of average intraspecific scaling of growth with body mass and </w:t>
      </w:r>
      <w:r w:rsidR="00F568DE" w:rsidRPr="00972C7F">
        <w:rPr>
          <w:rFonts w:cstheme="minorHAnsi"/>
          <w:lang w:val="en-GB"/>
        </w:rPr>
        <w:t>temperature</w:t>
      </w:r>
      <w:r w:rsidR="00E37100" w:rsidRPr="00972C7F">
        <w:rPr>
          <w:rFonts w:cstheme="minorHAnsi"/>
          <w:lang w:val="en-GB"/>
        </w:rPr>
        <w:t xml:space="preserve"> from controlled experiments</w:t>
      </w:r>
      <w:ins w:id="4" w:author="Anna Gårdmark" w:date="2020-02-04T09:30:00Z">
        <w:r w:rsidR="000C765B">
          <w:rPr>
            <w:rFonts w:cstheme="minorHAnsi"/>
            <w:lang w:val="en-GB"/>
          </w:rPr>
          <w:t xml:space="preserve">. </w:t>
        </w:r>
      </w:ins>
      <w:ins w:id="5" w:author="Anna Gårdmark" w:date="2020-02-04T09:33:00Z">
        <w:r w:rsidR="000C765B">
          <w:rPr>
            <w:rFonts w:cstheme="minorHAnsi"/>
            <w:lang w:val="en-GB"/>
          </w:rPr>
          <w:t>Thus</w:t>
        </w:r>
      </w:ins>
      <w:r w:rsidR="00F568DE" w:rsidRPr="00972C7F">
        <w:rPr>
          <w:rFonts w:cstheme="minorHAnsi"/>
          <w:lang w:val="en-GB"/>
        </w:rPr>
        <w:t xml:space="preserve">, </w:t>
      </w:r>
      <w:del w:id="6" w:author="Anna Gårdmark" w:date="2020-02-04T09:30:00Z">
        <w:r w:rsidR="00F568DE" w:rsidRPr="00972C7F" w:rsidDel="000C765B">
          <w:rPr>
            <w:rFonts w:cstheme="minorHAnsi"/>
            <w:lang w:val="en-GB"/>
          </w:rPr>
          <w:delText xml:space="preserve">and </w:delText>
        </w:r>
      </w:del>
      <w:r w:rsidR="00F568DE" w:rsidRPr="00972C7F">
        <w:rPr>
          <w:rFonts w:cstheme="minorHAnsi"/>
          <w:lang w:val="en-GB"/>
        </w:rPr>
        <w:t>m</w:t>
      </w:r>
      <w:r w:rsidR="002F2D81" w:rsidRPr="00972C7F">
        <w:rPr>
          <w:rFonts w:cstheme="minorHAnsi"/>
          <w:lang w:val="en-GB"/>
        </w:rPr>
        <w:t xml:space="preserve">echanistic </w:t>
      </w:r>
      <w:r w:rsidR="006D18C2" w:rsidRPr="00972C7F">
        <w:rPr>
          <w:rFonts w:cstheme="minorHAnsi"/>
          <w:lang w:val="en-GB"/>
        </w:rPr>
        <w:t xml:space="preserve">growth models </w:t>
      </w:r>
      <w:r w:rsidR="00843AAA" w:rsidRPr="00972C7F">
        <w:rPr>
          <w:rFonts w:cstheme="minorHAnsi"/>
          <w:lang w:val="en-GB"/>
        </w:rPr>
        <w:t xml:space="preserve">are usually not informed </w:t>
      </w:r>
      <w:r w:rsidR="00E2538B" w:rsidRPr="00972C7F">
        <w:rPr>
          <w:lang w:val="en-GB"/>
        </w:rPr>
        <w:t xml:space="preserve">by empirical </w:t>
      </w:r>
      <w:del w:id="7" w:author="Anna Gårdmark" w:date="2020-02-04T09:34:00Z">
        <w:r w:rsidR="00E2538B" w:rsidRPr="00972C7F" w:rsidDel="00C205B8">
          <w:rPr>
            <w:lang w:val="en-GB"/>
          </w:rPr>
          <w:delText xml:space="preserve">scaling </w:delText>
        </w:r>
      </w:del>
      <w:r w:rsidR="00E2538B" w:rsidRPr="00972C7F">
        <w:rPr>
          <w:lang w:val="en-GB"/>
        </w:rPr>
        <w:t>relationships of</w:t>
      </w:r>
      <w:ins w:id="8" w:author="Anna Gårdmark" w:date="2020-02-04T09:34:00Z">
        <w:r w:rsidR="00C205B8">
          <w:rPr>
            <w:lang w:val="en-GB"/>
          </w:rPr>
          <w:t xml:space="preserve"> </w:t>
        </w:r>
        <w:r w:rsidR="000C765B">
          <w:rPr>
            <w:lang w:val="en-GB"/>
          </w:rPr>
          <w:t>how</w:t>
        </w:r>
      </w:ins>
      <w:r w:rsidR="00E2538B" w:rsidRPr="00972C7F">
        <w:rPr>
          <w:lang w:val="en-GB"/>
        </w:rPr>
        <w:t xml:space="preserve"> key processes</w:t>
      </w:r>
      <w:ins w:id="9" w:author="Anna Gårdmark" w:date="2020-02-04T09:32:00Z">
        <w:r w:rsidR="000C765B">
          <w:rPr>
            <w:lang w:val="en-GB"/>
          </w:rPr>
          <w:t xml:space="preserve"> (</w:t>
        </w:r>
      </w:ins>
      <w:del w:id="10" w:author="Anna Gårdmark" w:date="2020-02-04T09:32:00Z">
        <w:r w:rsidR="00E2538B" w:rsidRPr="00972C7F" w:rsidDel="000C765B">
          <w:rPr>
            <w:lang w:val="en-GB"/>
          </w:rPr>
          <w:delText xml:space="preserve"> such as </w:delText>
        </w:r>
      </w:del>
      <w:ins w:id="11" w:author="Anna Gårdmark" w:date="2020-02-04T09:32:00Z">
        <w:r w:rsidR="000C765B">
          <w:rPr>
            <w:lang w:val="en-GB"/>
          </w:rPr>
          <w:t xml:space="preserve">e.g., </w:t>
        </w:r>
      </w:ins>
      <w:r w:rsidR="00E2538B" w:rsidRPr="00972C7F">
        <w:rPr>
          <w:lang w:val="en-GB"/>
        </w:rPr>
        <w:t>metabolism and consumption</w:t>
      </w:r>
      <w:ins w:id="12" w:author="Anna Gårdmark" w:date="2020-02-04T09:32:00Z">
        <w:r w:rsidR="000C765B">
          <w:rPr>
            <w:lang w:val="en-GB"/>
          </w:rPr>
          <w:t>)</w:t>
        </w:r>
      </w:ins>
      <w:ins w:id="13" w:author="Anna Gårdmark" w:date="2020-02-04T09:34:00Z">
        <w:r w:rsidR="000C765B">
          <w:rPr>
            <w:lang w:val="en-GB"/>
          </w:rPr>
          <w:t xml:space="preserve"> scale within species</w:t>
        </w:r>
      </w:ins>
      <w:r w:rsidR="00843AAA" w:rsidRPr="00972C7F">
        <w:rPr>
          <w:rFonts w:cstheme="minorHAnsi"/>
          <w:lang w:val="en-GB"/>
        </w:rPr>
        <w:t>.</w:t>
      </w:r>
      <w:r w:rsidR="003B5AC8" w:rsidRPr="00972C7F">
        <w:rPr>
          <w:rFonts w:cstheme="minorHAnsi"/>
          <w:lang w:val="en-GB"/>
        </w:rPr>
        <w:t xml:space="preserve"> This limits our ability </w:t>
      </w:r>
      <w:r w:rsidR="000F1CA5" w:rsidRPr="00972C7F">
        <w:rPr>
          <w:rFonts w:cstheme="minorHAnsi"/>
          <w:lang w:val="en-GB"/>
        </w:rPr>
        <w:t xml:space="preserve">to </w:t>
      </w:r>
      <w:r w:rsidR="00A10964" w:rsidRPr="00972C7F">
        <w:rPr>
          <w:rFonts w:cstheme="minorHAnsi"/>
          <w:lang w:val="en-GB"/>
        </w:rPr>
        <w:t xml:space="preserve">link experimental data to </w:t>
      </w:r>
      <w:r w:rsidR="006F4D47" w:rsidRPr="006F4D47">
        <w:rPr>
          <w:rFonts w:cstheme="minorHAnsi"/>
          <w:lang w:val="en-US"/>
        </w:rPr>
        <w:t>observed</w:t>
      </w:r>
      <w:r w:rsidR="00A10964" w:rsidRPr="00972C7F">
        <w:rPr>
          <w:rFonts w:cstheme="minorHAnsi"/>
          <w:lang w:val="en-GB"/>
        </w:rPr>
        <w:t xml:space="preserve"> patterns of growth</w:t>
      </w:r>
      <w:r w:rsidR="00CE6956" w:rsidRPr="00E2538B">
        <w:rPr>
          <w:rFonts w:cstheme="minorHAnsi"/>
          <w:lang w:val="en-US"/>
        </w:rPr>
        <w:t>,</w:t>
      </w:r>
      <w:r w:rsidR="00B834F9" w:rsidRPr="00972C7F">
        <w:rPr>
          <w:rFonts w:cstheme="minorHAnsi"/>
          <w:lang w:val="en-GB"/>
        </w:rPr>
        <w:t xml:space="preserve"> as well as developing </w:t>
      </w:r>
      <w:r w:rsidR="002951F3" w:rsidRPr="00972C7F">
        <w:rPr>
          <w:rFonts w:cstheme="minorHAnsi"/>
          <w:lang w:val="en-GB"/>
        </w:rPr>
        <w:t xml:space="preserve">models of </w:t>
      </w:r>
      <w:r w:rsidR="00C50EEC" w:rsidRPr="00972C7F">
        <w:rPr>
          <w:rFonts w:cstheme="minorHAnsi"/>
          <w:lang w:val="en-GB"/>
        </w:rPr>
        <w:t xml:space="preserve">growth </w:t>
      </w:r>
      <w:r w:rsidR="00CE4AB7" w:rsidRPr="00CE4AB7">
        <w:rPr>
          <w:rFonts w:cstheme="minorHAnsi"/>
          <w:lang w:val="en-US"/>
        </w:rPr>
        <w:t>a</w:t>
      </w:r>
      <w:r w:rsidR="00CE4AB7">
        <w:rPr>
          <w:rFonts w:cstheme="minorHAnsi"/>
          <w:lang w:val="en-US"/>
        </w:rPr>
        <w:t>n</w:t>
      </w:r>
      <w:ins w:id="14" w:author="Anna Gårdmark" w:date="2020-02-04T09:28:00Z">
        <w:r w:rsidR="00493DE4">
          <w:rPr>
            <w:rFonts w:cstheme="minorHAnsi"/>
            <w:lang w:val="en-US"/>
          </w:rPr>
          <w:t>d</w:t>
        </w:r>
      </w:ins>
      <w:r w:rsidR="00D212E8" w:rsidRPr="00972C7F">
        <w:rPr>
          <w:rFonts w:cstheme="minorHAnsi"/>
          <w:lang w:val="en-GB"/>
        </w:rPr>
        <w:t xml:space="preserve"> food web </w:t>
      </w:r>
      <w:r w:rsidR="002951F3" w:rsidRPr="00972C7F">
        <w:rPr>
          <w:rFonts w:cstheme="minorHAnsi"/>
          <w:lang w:val="en-GB"/>
        </w:rPr>
        <w:t>dynamics</w:t>
      </w:r>
      <w:r w:rsidR="0035144A" w:rsidRPr="00972C7F">
        <w:rPr>
          <w:rFonts w:cstheme="minorHAnsi"/>
          <w:lang w:val="en-GB"/>
        </w:rPr>
        <w:t>.</w:t>
      </w:r>
      <w:r w:rsidR="002F2D81" w:rsidRPr="00972C7F">
        <w:rPr>
          <w:rFonts w:cstheme="minorHAnsi"/>
          <w:lang w:val="en-GB"/>
        </w:rPr>
        <w:t xml:space="preserve"> </w:t>
      </w:r>
    </w:p>
    <w:p w14:paraId="73308B4B" w14:textId="0FE8AF96" w:rsidR="003D646A" w:rsidRPr="00972C7F" w:rsidRDefault="003A2ED2" w:rsidP="002E3379">
      <w:pPr>
        <w:pStyle w:val="Liststycke"/>
        <w:numPr>
          <w:ilvl w:val="0"/>
          <w:numId w:val="28"/>
        </w:numPr>
        <w:spacing w:line="480" w:lineRule="auto"/>
        <w:jc w:val="both"/>
        <w:rPr>
          <w:rFonts w:cstheme="minorHAnsi"/>
          <w:lang w:val="en-GB"/>
        </w:rPr>
      </w:pPr>
      <w:r w:rsidRPr="00972C7F">
        <w:rPr>
          <w:rFonts w:cstheme="minorHAnsi"/>
          <w:lang w:val="en-GB"/>
        </w:rPr>
        <w:t xml:space="preserve">To </w:t>
      </w:r>
      <w:r w:rsidR="009C5D5C" w:rsidRPr="00972C7F">
        <w:rPr>
          <w:rFonts w:cstheme="minorHAnsi"/>
          <w:lang w:val="en-GB"/>
        </w:rPr>
        <w:t>estimate</w:t>
      </w:r>
      <w:r w:rsidR="00AF7644" w:rsidRPr="00972C7F">
        <w:rPr>
          <w:rFonts w:cstheme="minorHAnsi"/>
          <w:lang w:val="en-GB"/>
        </w:rPr>
        <w:t xml:space="preserve"> </w:t>
      </w:r>
      <w:r w:rsidR="00A80603" w:rsidRPr="00972C7F">
        <w:rPr>
          <w:rFonts w:cstheme="minorHAnsi"/>
          <w:lang w:val="en-GB"/>
        </w:rPr>
        <w:t xml:space="preserve">the </w:t>
      </w:r>
      <w:r w:rsidR="00B537CC" w:rsidRPr="00972C7F">
        <w:rPr>
          <w:rFonts w:cstheme="minorHAnsi"/>
          <w:lang w:val="en-GB"/>
        </w:rPr>
        <w:t>effect of body size and temperature on growth</w:t>
      </w:r>
      <w:r w:rsidR="00F348AC" w:rsidRPr="00972C7F">
        <w:rPr>
          <w:rFonts w:cstheme="minorHAnsi"/>
          <w:lang w:val="en-GB"/>
        </w:rPr>
        <w:t xml:space="preserve">, </w:t>
      </w:r>
      <w:r w:rsidR="008A3E74" w:rsidRPr="00972C7F">
        <w:rPr>
          <w:rFonts w:cstheme="minorHAnsi"/>
          <w:lang w:val="en-GB"/>
        </w:rPr>
        <w:t>and</w:t>
      </w:r>
      <w:r w:rsidR="00B537CC" w:rsidRPr="00972C7F">
        <w:rPr>
          <w:rFonts w:cstheme="minorHAnsi"/>
          <w:lang w:val="en-GB"/>
        </w:rPr>
        <w:t xml:space="preserve"> </w:t>
      </w:r>
      <w:r w:rsidR="00F348AC" w:rsidRPr="00972C7F">
        <w:rPr>
          <w:rFonts w:cstheme="minorHAnsi"/>
          <w:lang w:val="en-GB"/>
        </w:rPr>
        <w:t xml:space="preserve">to </w:t>
      </w:r>
      <w:r w:rsidR="00717293" w:rsidRPr="00972C7F">
        <w:rPr>
          <w:rFonts w:cstheme="minorHAnsi"/>
          <w:lang w:val="en-GB"/>
        </w:rPr>
        <w:t xml:space="preserve">examine </w:t>
      </w:r>
      <w:r w:rsidR="00303480" w:rsidRPr="00972C7F">
        <w:rPr>
          <w:rFonts w:cstheme="minorHAnsi"/>
          <w:lang w:val="en-GB"/>
        </w:rPr>
        <w:t>the link between growth</w:t>
      </w:r>
      <w:r w:rsidR="00FD7BF4" w:rsidRPr="00972C7F">
        <w:rPr>
          <w:rFonts w:cstheme="minorHAnsi"/>
          <w:lang w:val="en-GB"/>
        </w:rPr>
        <w:t xml:space="preserve"> rate</w:t>
      </w:r>
      <w:r w:rsidR="00303480" w:rsidRPr="00972C7F">
        <w:rPr>
          <w:rFonts w:cstheme="minorHAnsi"/>
          <w:lang w:val="en-GB"/>
        </w:rPr>
        <w:t xml:space="preserve"> </w:t>
      </w:r>
      <w:r w:rsidR="00053BB3" w:rsidRPr="00972C7F">
        <w:rPr>
          <w:rFonts w:cstheme="minorHAnsi"/>
          <w:lang w:val="en-GB"/>
        </w:rPr>
        <w:t xml:space="preserve">and </w:t>
      </w:r>
      <w:r w:rsidR="00FD7BF4" w:rsidRPr="00972C7F">
        <w:rPr>
          <w:rFonts w:cstheme="minorHAnsi"/>
          <w:lang w:val="en-GB"/>
        </w:rPr>
        <w:t xml:space="preserve">rates of </w:t>
      </w:r>
      <w:r w:rsidR="001E496D" w:rsidRPr="00972C7F">
        <w:rPr>
          <w:rFonts w:cstheme="minorHAnsi"/>
          <w:lang w:val="en-GB"/>
        </w:rPr>
        <w:t>metaboli</w:t>
      </w:r>
      <w:r w:rsidR="00AD3E75" w:rsidRPr="00972C7F">
        <w:rPr>
          <w:rFonts w:cstheme="minorHAnsi"/>
          <w:lang w:val="en-GB"/>
        </w:rPr>
        <w:t>sm</w:t>
      </w:r>
      <w:r w:rsidR="001E496D" w:rsidRPr="00972C7F">
        <w:rPr>
          <w:rFonts w:cstheme="minorHAnsi"/>
          <w:lang w:val="en-GB"/>
        </w:rPr>
        <w:t xml:space="preserve"> and consumption</w:t>
      </w:r>
      <w:r w:rsidR="0087276B" w:rsidRPr="00972C7F">
        <w:rPr>
          <w:rFonts w:cstheme="minorHAnsi"/>
          <w:lang w:val="en-GB"/>
        </w:rPr>
        <w:t>,</w:t>
      </w:r>
      <w:r w:rsidR="008B60E2" w:rsidRPr="00972C7F">
        <w:rPr>
          <w:rFonts w:cstheme="minorHAnsi"/>
          <w:lang w:val="en-GB"/>
        </w:rPr>
        <w:t xml:space="preserve"> we </w:t>
      </w:r>
      <w:r w:rsidR="000256B7" w:rsidRPr="000256B7">
        <w:rPr>
          <w:rFonts w:cstheme="minorHAnsi"/>
          <w:lang w:val="en-US"/>
        </w:rPr>
        <w:t>collated</w:t>
      </w:r>
      <w:r w:rsidR="00A22E51" w:rsidRPr="00972C7F">
        <w:rPr>
          <w:rFonts w:cstheme="minorHAnsi"/>
          <w:lang w:val="en-GB"/>
        </w:rPr>
        <w:t xml:space="preserve"> </w:t>
      </w:r>
      <w:r w:rsidR="002D16E3" w:rsidRPr="00972C7F">
        <w:rPr>
          <w:rFonts w:cstheme="minorHAnsi"/>
          <w:lang w:val="en-GB"/>
        </w:rPr>
        <w:t xml:space="preserve">experimental </w:t>
      </w:r>
      <w:r w:rsidR="00A22E51" w:rsidRPr="00972C7F">
        <w:rPr>
          <w:rFonts w:cstheme="minorHAnsi"/>
          <w:lang w:val="en-GB"/>
        </w:rPr>
        <w:t xml:space="preserve">data </w:t>
      </w:r>
      <w:r w:rsidR="002951F3" w:rsidRPr="00972C7F">
        <w:rPr>
          <w:rFonts w:cstheme="minorHAnsi"/>
          <w:lang w:val="en-GB"/>
        </w:rPr>
        <w:t xml:space="preserve">through </w:t>
      </w:r>
      <w:r w:rsidR="00A22E51" w:rsidRPr="00972C7F">
        <w:rPr>
          <w:rFonts w:cstheme="minorHAnsi"/>
          <w:lang w:val="en-GB"/>
        </w:rPr>
        <w:t xml:space="preserve">a </w:t>
      </w:r>
      <w:r w:rsidR="00B80EF0" w:rsidRPr="00972C7F">
        <w:rPr>
          <w:rFonts w:cstheme="minorHAnsi"/>
          <w:lang w:val="en-GB"/>
        </w:rPr>
        <w:t xml:space="preserve">systematic </w:t>
      </w:r>
      <w:r w:rsidR="002D16E3" w:rsidRPr="00972C7F">
        <w:rPr>
          <w:rFonts w:cstheme="minorHAnsi"/>
          <w:lang w:val="en-GB"/>
        </w:rPr>
        <w:t xml:space="preserve">literature </w:t>
      </w:r>
      <w:r w:rsidR="00B80EF0" w:rsidRPr="00972C7F">
        <w:rPr>
          <w:rFonts w:cstheme="minorHAnsi"/>
          <w:lang w:val="en-GB"/>
        </w:rPr>
        <w:t>review</w:t>
      </w:r>
      <w:r w:rsidR="00156D9D" w:rsidRPr="00972C7F">
        <w:rPr>
          <w:rFonts w:cstheme="minorHAnsi"/>
          <w:lang w:val="en-GB"/>
        </w:rPr>
        <w:t xml:space="preserve">. We used only </w:t>
      </w:r>
      <w:r w:rsidR="00A274F4" w:rsidRPr="00972C7F">
        <w:rPr>
          <w:rFonts w:cstheme="minorHAnsi"/>
          <w:lang w:val="en-GB"/>
        </w:rPr>
        <w:t xml:space="preserve">studies </w:t>
      </w:r>
      <w:commentRangeStart w:id="15"/>
      <w:del w:id="16" w:author="Anna Gårdmark" w:date="2020-02-04T09:35:00Z">
        <w:r w:rsidR="000256B7" w:rsidRPr="000256B7" w:rsidDel="00C205B8">
          <w:rPr>
            <w:rFonts w:cstheme="minorHAnsi"/>
            <w:lang w:val="en-US"/>
          </w:rPr>
          <w:delText>with both</w:delText>
        </w:r>
      </w:del>
      <w:ins w:id="17" w:author="Anna Gårdmark" w:date="2020-02-04T09:35:00Z">
        <w:r w:rsidR="00C205B8">
          <w:rPr>
            <w:rFonts w:cstheme="minorHAnsi"/>
            <w:lang w:val="en-US"/>
          </w:rPr>
          <w:t>combining</w:t>
        </w:r>
      </w:ins>
      <w:r w:rsidR="000256B7" w:rsidRPr="000256B7">
        <w:rPr>
          <w:rFonts w:cstheme="minorHAnsi"/>
          <w:lang w:val="en-US"/>
        </w:rPr>
        <w:t xml:space="preserve"> </w:t>
      </w:r>
      <w:commentRangeEnd w:id="15"/>
      <w:r w:rsidR="00C205B8">
        <w:rPr>
          <w:rStyle w:val="Kommentarsreferens"/>
        </w:rPr>
        <w:commentReference w:id="15"/>
      </w:r>
      <w:r w:rsidR="00346DB9" w:rsidRPr="00972C7F">
        <w:rPr>
          <w:rFonts w:cstheme="minorHAnsi"/>
          <w:lang w:val="en-GB"/>
        </w:rPr>
        <w:t>body mass</w:t>
      </w:r>
      <w:r w:rsidR="00F12000" w:rsidRPr="00972C7F">
        <w:rPr>
          <w:rFonts w:cstheme="minorHAnsi"/>
          <w:lang w:val="en-GB"/>
        </w:rPr>
        <w:t xml:space="preserve"> and </w:t>
      </w:r>
      <w:r w:rsidR="00346DB9" w:rsidRPr="00972C7F">
        <w:rPr>
          <w:rFonts w:cstheme="minorHAnsi"/>
          <w:lang w:val="en-GB"/>
        </w:rPr>
        <w:t xml:space="preserve">temperature </w:t>
      </w:r>
      <w:r w:rsidR="00F12000" w:rsidRPr="00972C7F">
        <w:rPr>
          <w:rFonts w:cstheme="minorHAnsi"/>
          <w:lang w:val="en-GB"/>
        </w:rPr>
        <w:t>treatments</w:t>
      </w:r>
      <w:r w:rsidR="002F1479" w:rsidRPr="002F1479">
        <w:rPr>
          <w:rFonts w:cstheme="minorHAnsi"/>
          <w:lang w:val="en-US"/>
        </w:rPr>
        <w:t xml:space="preserve">, </w:t>
      </w:r>
      <w:r w:rsidR="002F1479" w:rsidRPr="009B53BD">
        <w:rPr>
          <w:rFonts w:cstheme="minorHAnsi"/>
          <w:lang w:val="en-US"/>
        </w:rPr>
        <w:t xml:space="preserve">and </w:t>
      </w:r>
      <w:r w:rsidR="008F16B3" w:rsidRPr="00972C7F">
        <w:rPr>
          <w:rFonts w:cstheme="minorHAnsi"/>
          <w:lang w:val="en-GB"/>
        </w:rPr>
        <w:t xml:space="preserve">fit </w:t>
      </w:r>
      <w:r w:rsidR="00D93E88" w:rsidRPr="00972C7F">
        <w:rPr>
          <w:rFonts w:cstheme="minorHAnsi"/>
          <w:lang w:val="en-GB"/>
        </w:rPr>
        <w:t>hierarchical models</w:t>
      </w:r>
      <w:r w:rsidR="002A4A91" w:rsidRPr="00972C7F">
        <w:rPr>
          <w:rFonts w:cstheme="minorHAnsi"/>
          <w:lang w:val="en-GB"/>
        </w:rPr>
        <w:t xml:space="preserve"> to </w:t>
      </w:r>
      <w:r w:rsidR="006577A6" w:rsidRPr="00972C7F">
        <w:rPr>
          <w:rFonts w:cstheme="minorHAnsi"/>
          <w:lang w:val="en-GB"/>
        </w:rPr>
        <w:t>evaluate</w:t>
      </w:r>
      <w:r w:rsidR="00470B59" w:rsidRPr="00972C7F">
        <w:rPr>
          <w:rFonts w:cstheme="minorHAnsi"/>
          <w:lang w:val="en-GB"/>
        </w:rPr>
        <w:t xml:space="preserve"> </w:t>
      </w:r>
      <w:r w:rsidR="00A063EA" w:rsidRPr="00972C7F">
        <w:rPr>
          <w:rFonts w:cstheme="minorHAnsi"/>
          <w:lang w:val="en-GB"/>
        </w:rPr>
        <w:t>how</w:t>
      </w:r>
      <w:r w:rsidR="00CC5B97" w:rsidRPr="00972C7F">
        <w:rPr>
          <w:rFonts w:cstheme="minorHAnsi"/>
          <w:lang w:val="en-GB"/>
        </w:rPr>
        <w:t xml:space="preserve"> </w:t>
      </w:r>
      <w:r w:rsidR="00BA7DA3" w:rsidRPr="00972C7F">
        <w:rPr>
          <w:rFonts w:cstheme="minorHAnsi"/>
          <w:lang w:val="en-GB"/>
        </w:rPr>
        <w:t xml:space="preserve">these rates </w:t>
      </w:r>
      <w:r w:rsidR="006C64A3" w:rsidRPr="00972C7F">
        <w:rPr>
          <w:rFonts w:cstheme="minorHAnsi"/>
          <w:lang w:val="en-GB"/>
        </w:rPr>
        <w:t xml:space="preserve">scale </w:t>
      </w:r>
      <w:r w:rsidR="00DC6142" w:rsidRPr="00972C7F">
        <w:rPr>
          <w:rFonts w:cstheme="minorHAnsi"/>
          <w:lang w:val="en-GB"/>
        </w:rPr>
        <w:t xml:space="preserve">jointly </w:t>
      </w:r>
      <w:r w:rsidR="004A74BF" w:rsidRPr="00972C7F">
        <w:rPr>
          <w:rFonts w:cstheme="minorHAnsi"/>
          <w:lang w:val="en-GB"/>
        </w:rPr>
        <w:t xml:space="preserve">with </w:t>
      </w:r>
      <w:r w:rsidR="00976957" w:rsidRPr="00972C7F">
        <w:rPr>
          <w:rFonts w:cstheme="minorHAnsi"/>
          <w:lang w:val="en-GB"/>
        </w:rPr>
        <w:t xml:space="preserve">mass and temperature </w:t>
      </w:r>
      <w:r w:rsidR="003805DD" w:rsidRPr="00972C7F">
        <w:rPr>
          <w:rFonts w:cstheme="minorHAnsi"/>
          <w:lang w:val="en-GB"/>
        </w:rPr>
        <w:t xml:space="preserve">within </w:t>
      </w:r>
      <w:r w:rsidR="003526B5" w:rsidRPr="00972C7F">
        <w:rPr>
          <w:rFonts w:cstheme="minorHAnsi"/>
          <w:lang w:val="en-GB"/>
        </w:rPr>
        <w:t>species</w:t>
      </w:r>
      <w:ins w:id="18" w:author="Anna Gårdmark" w:date="2020-02-04T09:36:00Z">
        <w:r w:rsidR="00C205B8">
          <w:rPr>
            <w:rFonts w:cstheme="minorHAnsi"/>
            <w:lang w:val="en-GB"/>
          </w:rPr>
          <w:t>,</w:t>
        </w:r>
      </w:ins>
      <w:r w:rsidR="003526B5" w:rsidRPr="00972C7F">
        <w:rPr>
          <w:rFonts w:cstheme="minorHAnsi"/>
          <w:lang w:val="en-GB"/>
        </w:rPr>
        <w:t xml:space="preserve"> while accounting for variation between species.</w:t>
      </w:r>
      <w:r w:rsidR="00CC5B97" w:rsidRPr="00972C7F">
        <w:rPr>
          <w:rFonts w:cstheme="minorHAnsi"/>
          <w:lang w:val="en-GB"/>
        </w:rPr>
        <w:t xml:space="preserve"> </w:t>
      </w:r>
    </w:p>
    <w:p w14:paraId="078B66FA" w14:textId="72EB432E" w:rsidR="003D646A" w:rsidRPr="00972C7F" w:rsidRDefault="0085367F" w:rsidP="002E3379">
      <w:pPr>
        <w:pStyle w:val="Liststycke"/>
        <w:numPr>
          <w:ilvl w:val="0"/>
          <w:numId w:val="28"/>
        </w:numPr>
        <w:spacing w:line="480" w:lineRule="auto"/>
        <w:jc w:val="both"/>
        <w:rPr>
          <w:rFonts w:cstheme="minorHAnsi"/>
          <w:lang w:val="en-GB"/>
        </w:rPr>
      </w:pPr>
      <w:r w:rsidRPr="00365474">
        <w:rPr>
          <w:lang w:val="en-US"/>
        </w:rPr>
        <w:t>M</w:t>
      </w:r>
      <w:r w:rsidR="00844D81" w:rsidRPr="00972C7F">
        <w:rPr>
          <w:lang w:val="en-GB"/>
        </w:rPr>
        <w:t>ass</w:t>
      </w:r>
      <w:r w:rsidR="00B00225" w:rsidRPr="00365474">
        <w:rPr>
          <w:lang w:val="en-US"/>
        </w:rPr>
        <w:t>-</w:t>
      </w:r>
      <w:r w:rsidR="00844D81" w:rsidRPr="00972C7F">
        <w:rPr>
          <w:lang w:val="en-GB"/>
        </w:rPr>
        <w:t xml:space="preserve">scaling </w:t>
      </w:r>
      <w:r w:rsidR="004B5E6A" w:rsidRPr="008E41A2">
        <w:rPr>
          <w:lang w:val="en-US"/>
        </w:rPr>
        <w:t xml:space="preserve">exponents </w:t>
      </w:r>
      <w:r w:rsidR="00126EF2">
        <w:rPr>
          <w:lang w:val="en-US"/>
        </w:rPr>
        <w:t xml:space="preserve">of maximum consumption are </w:t>
      </w:r>
      <w:r w:rsidR="005E7332">
        <w:rPr>
          <w:lang w:val="en-US"/>
        </w:rPr>
        <w:t>small</w:t>
      </w:r>
      <w:r w:rsidR="008716D6">
        <w:rPr>
          <w:lang w:val="en-US"/>
        </w:rPr>
        <w:t>er</w:t>
      </w:r>
      <w:r w:rsidR="00126EF2" w:rsidRPr="00126EF2">
        <w:rPr>
          <w:lang w:val="en-US"/>
        </w:rPr>
        <w:t xml:space="preserve"> tha</w:t>
      </w:r>
      <w:r w:rsidR="00126EF2">
        <w:rPr>
          <w:lang w:val="en-US"/>
        </w:rPr>
        <w:t>n</w:t>
      </w:r>
      <w:r w:rsidR="0005505B">
        <w:rPr>
          <w:lang w:val="en-US"/>
        </w:rPr>
        <w:t xml:space="preserve"> </w:t>
      </w:r>
      <w:r w:rsidR="003F722F">
        <w:rPr>
          <w:lang w:val="en-US"/>
        </w:rPr>
        <w:t xml:space="preserve">both </w:t>
      </w:r>
      <w:r w:rsidR="00EB5475">
        <w:rPr>
          <w:lang w:val="en-US"/>
        </w:rPr>
        <w:t xml:space="preserve">the predicted </w:t>
      </w:r>
      <w:r w:rsidR="00953FE9" w:rsidRPr="008E41A2">
        <w:rPr>
          <w:lang w:val="en-US"/>
        </w:rPr>
        <w:t>¾</w:t>
      </w:r>
      <w:r w:rsidR="00953FE9">
        <w:rPr>
          <w:rFonts w:cstheme="minorHAnsi"/>
          <w:lang w:val="en-US"/>
        </w:rPr>
        <w:t xml:space="preserve"> </w:t>
      </w:r>
      <w:r w:rsidR="00236710">
        <w:rPr>
          <w:rFonts w:cstheme="minorHAnsi"/>
          <w:lang w:val="en-US"/>
        </w:rPr>
        <w:t xml:space="preserve">and </w:t>
      </w:r>
      <w:ins w:id="19" w:author="Anna Gårdmark" w:date="2020-02-04T09:28:00Z">
        <w:r w:rsidR="00493DE4">
          <w:rPr>
            <w:rFonts w:cstheme="minorHAnsi"/>
            <w:lang w:val="en-US"/>
          </w:rPr>
          <w:t xml:space="preserve">the </w:t>
        </w:r>
      </w:ins>
      <w:r w:rsidR="00236710">
        <w:rPr>
          <w:rFonts w:cstheme="minorHAnsi"/>
          <w:lang w:val="en-US"/>
        </w:rPr>
        <w:t>metabolism-</w:t>
      </w:r>
      <w:r w:rsidR="00493B3C">
        <w:rPr>
          <w:rFonts w:cstheme="minorHAnsi"/>
          <w:lang w:val="en-US"/>
        </w:rPr>
        <w:t>exponents</w:t>
      </w:r>
      <w:ins w:id="20" w:author="Anna Gårdmark" w:date="2020-02-04T09:29:00Z">
        <w:r w:rsidR="00493DE4">
          <w:rPr>
            <w:rFonts w:cstheme="minorHAnsi"/>
            <w:lang w:val="en-US"/>
          </w:rPr>
          <w:t>,</w:t>
        </w:r>
      </w:ins>
      <w:r w:rsidR="00493B3C">
        <w:rPr>
          <w:rFonts w:cstheme="minorHAnsi"/>
          <w:lang w:val="en-US"/>
        </w:rPr>
        <w:t xml:space="preserve"> and</w:t>
      </w:r>
      <w:r w:rsidR="00885FD7">
        <w:rPr>
          <w:rFonts w:cstheme="minorHAnsi"/>
          <w:lang w:val="en-US"/>
        </w:rPr>
        <w:t xml:space="preserve"> are unimodal over the full temperature range. </w:t>
      </w:r>
      <w:r w:rsidR="00896FCB">
        <w:rPr>
          <w:rFonts w:cstheme="minorHAnsi"/>
          <w:lang w:val="en-US"/>
        </w:rPr>
        <w:t xml:space="preserve">This contributes to unimodal </w:t>
      </w:r>
      <w:r w:rsidR="00003C71">
        <w:rPr>
          <w:rFonts w:cstheme="minorHAnsi"/>
          <w:lang w:val="en-US"/>
        </w:rPr>
        <w:t>thermal responses of growth</w:t>
      </w:r>
      <w:r w:rsidR="00B44F81">
        <w:rPr>
          <w:rFonts w:cstheme="minorHAnsi"/>
          <w:lang w:val="en-US"/>
        </w:rPr>
        <w:t>. These a</w:t>
      </w:r>
      <w:r w:rsidR="00805F8B">
        <w:rPr>
          <w:rFonts w:cstheme="minorHAnsi"/>
          <w:lang w:val="en-US"/>
        </w:rPr>
        <w:t xml:space="preserve">re characterized by declining </w:t>
      </w:r>
      <w:r w:rsidR="00FA3B2F">
        <w:rPr>
          <w:rFonts w:cstheme="minorHAnsi"/>
          <w:lang w:val="en-US"/>
        </w:rPr>
        <w:t xml:space="preserve">optimum </w:t>
      </w:r>
      <w:r w:rsidR="00805F8B">
        <w:rPr>
          <w:rFonts w:cstheme="minorHAnsi"/>
          <w:lang w:val="en-US"/>
        </w:rPr>
        <w:t>temperatures for growth</w:t>
      </w:r>
      <w:r w:rsidR="0063545E">
        <w:rPr>
          <w:rFonts w:cstheme="minorHAnsi"/>
          <w:lang w:val="en-US"/>
        </w:rPr>
        <w:t xml:space="preserve">, </w:t>
      </w:r>
      <w:r w:rsidR="00CF1245">
        <w:rPr>
          <w:rFonts w:cstheme="minorHAnsi"/>
          <w:lang w:val="en-US"/>
        </w:rPr>
        <w:t xml:space="preserve">which we </w:t>
      </w:r>
      <w:r w:rsidR="0007215D">
        <w:rPr>
          <w:rFonts w:cstheme="minorHAnsi"/>
          <w:lang w:val="en-US"/>
        </w:rPr>
        <w:t xml:space="preserve">also find in </w:t>
      </w:r>
      <w:ins w:id="21" w:author="Anna Gårdmark" w:date="2020-02-04T09:29:00Z">
        <w:r w:rsidR="00493DE4">
          <w:rPr>
            <w:rFonts w:cstheme="minorHAnsi"/>
            <w:lang w:val="en-US"/>
          </w:rPr>
          <w:t xml:space="preserve">independent </w:t>
        </w:r>
      </w:ins>
      <w:r w:rsidR="0007215D">
        <w:rPr>
          <w:rFonts w:cstheme="minorHAnsi"/>
          <w:lang w:val="en-US"/>
        </w:rPr>
        <w:t xml:space="preserve">growth data. </w:t>
      </w:r>
    </w:p>
    <w:p w14:paraId="75F1E64E" w14:textId="77777777" w:rsidR="00C205B8" w:rsidRDefault="00F77DA9" w:rsidP="00C205B8">
      <w:pPr>
        <w:pStyle w:val="Liststycke"/>
        <w:numPr>
          <w:ilvl w:val="0"/>
          <w:numId w:val="28"/>
        </w:numPr>
        <w:spacing w:line="480" w:lineRule="auto"/>
        <w:jc w:val="both"/>
        <w:rPr>
          <w:ins w:id="22" w:author="Anna Gårdmark" w:date="2020-02-04T09:42:00Z"/>
          <w:rFonts w:cstheme="minorHAnsi"/>
          <w:lang w:val="en-GB"/>
        </w:rPr>
      </w:pPr>
      <w:commentRangeStart w:id="23"/>
      <w:r w:rsidRPr="00972C7F">
        <w:rPr>
          <w:rFonts w:cstheme="minorHAnsi"/>
          <w:lang w:val="en-GB"/>
        </w:rPr>
        <w:t xml:space="preserve">Thus, </w:t>
      </w:r>
      <w:r w:rsidR="000E594F" w:rsidRPr="00972C7F">
        <w:rPr>
          <w:rFonts w:cstheme="minorHAnsi"/>
          <w:lang w:val="en-GB"/>
        </w:rPr>
        <w:t xml:space="preserve">small </w:t>
      </w:r>
      <w:r w:rsidR="00912DE5" w:rsidRPr="00972C7F">
        <w:rPr>
          <w:rFonts w:cstheme="minorHAnsi"/>
          <w:lang w:val="en-GB"/>
        </w:rPr>
        <w:t xml:space="preserve">individuals within a species </w:t>
      </w:r>
      <w:r w:rsidR="000E594F" w:rsidRPr="00972C7F">
        <w:rPr>
          <w:rFonts w:cstheme="minorHAnsi"/>
          <w:lang w:val="en-GB"/>
        </w:rPr>
        <w:t>will likely be able to increase their growth rates with initial warming</w:t>
      </w:r>
      <w:r w:rsidR="005D7FA3" w:rsidRPr="00A135C2">
        <w:rPr>
          <w:rFonts w:cstheme="minorHAnsi"/>
          <w:lang w:val="en-US"/>
        </w:rPr>
        <w:t xml:space="preserve"> and l</w:t>
      </w:r>
      <w:r w:rsidR="000E594F" w:rsidRPr="00972C7F">
        <w:rPr>
          <w:rFonts w:cstheme="minorHAnsi"/>
          <w:lang w:val="en-GB"/>
        </w:rPr>
        <w:t xml:space="preserve">arger individuals </w:t>
      </w:r>
      <w:r w:rsidR="00B85626" w:rsidRPr="00972C7F">
        <w:rPr>
          <w:rFonts w:cstheme="minorHAnsi"/>
          <w:lang w:val="en-GB"/>
        </w:rPr>
        <w:t xml:space="preserve">will </w:t>
      </w:r>
      <w:r w:rsidR="00620598" w:rsidRPr="00972C7F">
        <w:rPr>
          <w:rFonts w:cstheme="minorHAnsi"/>
          <w:lang w:val="en-GB"/>
        </w:rPr>
        <w:t xml:space="preserve">be the </w:t>
      </w:r>
      <w:r w:rsidR="00B85626" w:rsidRPr="00972C7F">
        <w:rPr>
          <w:rFonts w:cstheme="minorHAnsi"/>
          <w:lang w:val="en-GB"/>
        </w:rPr>
        <w:t xml:space="preserve">first </w:t>
      </w:r>
      <w:r w:rsidR="00620598" w:rsidRPr="00972C7F">
        <w:rPr>
          <w:rFonts w:cstheme="minorHAnsi"/>
          <w:lang w:val="en-GB"/>
        </w:rPr>
        <w:t xml:space="preserve">to </w:t>
      </w:r>
      <w:r w:rsidR="00B85626" w:rsidRPr="00972C7F">
        <w:rPr>
          <w:rFonts w:cstheme="minorHAnsi"/>
          <w:lang w:val="en-GB"/>
        </w:rPr>
        <w:t xml:space="preserve">experience </w:t>
      </w:r>
      <w:r w:rsidR="00AD3E75" w:rsidRPr="00972C7F">
        <w:rPr>
          <w:rFonts w:cstheme="minorHAnsi"/>
          <w:lang w:val="en-GB"/>
        </w:rPr>
        <w:t xml:space="preserve">negative </w:t>
      </w:r>
      <w:r w:rsidR="00B85626" w:rsidRPr="00972C7F">
        <w:rPr>
          <w:rFonts w:cstheme="minorHAnsi"/>
          <w:lang w:val="en-GB"/>
        </w:rPr>
        <w:t>effects of warming on growth</w:t>
      </w:r>
      <w:commentRangeEnd w:id="23"/>
      <w:r w:rsidR="00C205B8">
        <w:rPr>
          <w:rStyle w:val="Kommentarsreferens"/>
        </w:rPr>
        <w:commentReference w:id="23"/>
      </w:r>
      <w:r w:rsidR="000E594F" w:rsidRPr="00972C7F">
        <w:rPr>
          <w:rFonts w:cstheme="minorHAnsi"/>
          <w:lang w:val="en-GB"/>
        </w:rPr>
        <w:t xml:space="preserve">. </w:t>
      </w:r>
    </w:p>
    <w:p w14:paraId="35FFD3F6" w14:textId="415D2921" w:rsidR="00C205B8" w:rsidRPr="00284FB4" w:rsidDel="00C205B8" w:rsidRDefault="00C205B8" w:rsidP="00C205B8">
      <w:pPr>
        <w:pStyle w:val="Liststycke"/>
        <w:numPr>
          <w:ilvl w:val="0"/>
          <w:numId w:val="28"/>
        </w:numPr>
        <w:spacing w:line="480" w:lineRule="auto"/>
        <w:jc w:val="both"/>
        <w:rPr>
          <w:del w:id="24" w:author="Anna Gårdmark" w:date="2020-02-04T09:42:00Z"/>
          <w:rFonts w:cstheme="minorHAnsi"/>
          <w:lang w:val="en-GB"/>
        </w:rPr>
      </w:pPr>
      <w:ins w:id="25" w:author="Anna Gårdmark" w:date="2020-02-04T09:38:00Z">
        <w:r w:rsidRPr="00C205B8">
          <w:rPr>
            <w:rFonts w:cstheme="minorHAnsi"/>
            <w:lang w:val="en-GB"/>
          </w:rPr>
          <w:t xml:space="preserve">We argue that </w:t>
        </w:r>
      </w:ins>
      <w:ins w:id="26" w:author="Anna Gårdmark" w:date="2020-02-04T09:40:00Z">
        <w:r w:rsidRPr="00C205B8">
          <w:rPr>
            <w:rFonts w:cstheme="minorHAnsi"/>
            <w:lang w:val="en-GB"/>
          </w:rPr>
          <w:t>syntheses</w:t>
        </w:r>
      </w:ins>
      <w:ins w:id="27" w:author="Anna Gårdmark" w:date="2020-02-04T09:41:00Z">
        <w:r w:rsidRPr="00C205B8">
          <w:rPr>
            <w:rFonts w:cstheme="minorHAnsi"/>
            <w:lang w:val="en-GB"/>
          </w:rPr>
          <w:t>, such as herein,</w:t>
        </w:r>
      </w:ins>
      <w:ins w:id="28" w:author="Anna Gårdmark" w:date="2020-02-04T09:40:00Z">
        <w:r w:rsidRPr="00C205B8">
          <w:rPr>
            <w:rFonts w:eastAsiaTheme="minorEastAsia" w:cstheme="minorHAnsi"/>
            <w:lang w:val="en-GB"/>
          </w:rPr>
          <w:t xml:space="preserve"> of existing experimental data </w:t>
        </w:r>
        <w:r w:rsidRPr="00C205B8">
          <w:rPr>
            <w:rFonts w:eastAsiaTheme="minorEastAsia" w:cstheme="minorHAnsi"/>
            <w:lang w:val="en-GB"/>
          </w:rPr>
          <w:t xml:space="preserve">on intra-specific scaling of key physiological rates, </w:t>
        </w:r>
        <w:r w:rsidRPr="00C205B8">
          <w:rPr>
            <w:rFonts w:eastAsiaTheme="minorEastAsia" w:cstheme="minorHAnsi"/>
            <w:lang w:val="en-GB"/>
            <w:rPrChange w:id="29" w:author="Anna Gårdmark" w:date="2020-02-04T09:42:00Z">
              <w:rPr>
                <w:rFonts w:eastAsiaTheme="minorEastAsia"/>
                <w:lang w:val="en-GB"/>
              </w:rPr>
            </w:rPrChange>
          </w:rPr>
          <w:t>account</w:t>
        </w:r>
        <w:r w:rsidRPr="00C205B8">
          <w:rPr>
            <w:rFonts w:eastAsiaTheme="minorEastAsia" w:cstheme="minorHAnsi"/>
            <w:lang w:val="en-GB"/>
            <w:rPrChange w:id="30" w:author="Anna Gårdmark" w:date="2020-02-04T09:42:00Z">
              <w:rPr>
                <w:rFonts w:eastAsiaTheme="minorEastAsia"/>
                <w:lang w:val="en-GB"/>
              </w:rPr>
            </w:rPrChange>
          </w:rPr>
          <w:t>ing</w:t>
        </w:r>
        <w:r w:rsidRPr="00C205B8">
          <w:rPr>
            <w:rFonts w:eastAsiaTheme="minorEastAsia" w:cstheme="minorHAnsi"/>
            <w:lang w:val="en-GB"/>
            <w:rPrChange w:id="31" w:author="Anna Gårdmark" w:date="2020-02-04T09:42:00Z">
              <w:rPr>
                <w:rFonts w:eastAsiaTheme="minorEastAsia"/>
                <w:lang w:val="en-GB"/>
              </w:rPr>
            </w:rPrChange>
          </w:rPr>
          <w:t xml:space="preserve"> for uncertainty at </w:t>
        </w:r>
        <w:r w:rsidRPr="00C205B8">
          <w:rPr>
            <w:rFonts w:eastAsiaTheme="minorEastAsia" w:cstheme="minorHAnsi"/>
            <w:lang w:val="en-US"/>
            <w:rPrChange w:id="32" w:author="Anna Gårdmark" w:date="2020-02-04T09:42:00Z">
              <w:rPr>
                <w:rFonts w:eastAsiaTheme="minorEastAsia"/>
                <w:lang w:val="en-US"/>
              </w:rPr>
            </w:rPrChange>
          </w:rPr>
          <w:t xml:space="preserve">the </w:t>
        </w:r>
        <w:r w:rsidRPr="00C205B8">
          <w:rPr>
            <w:rFonts w:eastAsiaTheme="minorEastAsia" w:cstheme="minorHAnsi"/>
            <w:lang w:val="en-GB"/>
            <w:rPrChange w:id="33" w:author="Anna Gårdmark" w:date="2020-02-04T09:42:00Z">
              <w:rPr>
                <w:rFonts w:eastAsiaTheme="minorEastAsia"/>
                <w:lang w:val="en-GB"/>
              </w:rPr>
            </w:rPrChange>
          </w:rPr>
          <w:t>specie</w:t>
        </w:r>
        <w:r w:rsidRPr="00C205B8">
          <w:rPr>
            <w:rFonts w:eastAsiaTheme="minorEastAsia" w:cstheme="minorHAnsi"/>
            <w:lang w:val="en-US"/>
            <w:rPrChange w:id="34" w:author="Anna Gårdmark" w:date="2020-02-04T09:42:00Z">
              <w:rPr>
                <w:rFonts w:eastAsiaTheme="minorEastAsia"/>
                <w:lang w:val="en-US"/>
              </w:rPr>
            </w:rPrChange>
          </w:rPr>
          <w:t>s-level</w:t>
        </w:r>
        <w:r w:rsidRPr="00C205B8">
          <w:rPr>
            <w:rFonts w:eastAsiaTheme="minorEastAsia" w:cstheme="minorHAnsi"/>
            <w:lang w:val="en-US"/>
            <w:rPrChange w:id="35" w:author="Anna Gårdmark" w:date="2020-02-04T09:42:00Z">
              <w:rPr>
                <w:rFonts w:eastAsiaTheme="minorEastAsia"/>
                <w:lang w:val="en-US"/>
              </w:rPr>
            </w:rPrChange>
          </w:rPr>
          <w:t xml:space="preserve">, </w:t>
        </w:r>
      </w:ins>
      <w:ins w:id="36" w:author="Anna Gårdmark" w:date="2020-02-04T09:41:00Z">
        <w:r w:rsidRPr="00C205B8">
          <w:rPr>
            <w:rFonts w:cstheme="minorHAnsi"/>
            <w:lang w:val="en-GB"/>
            <w:rPrChange w:id="37" w:author="Anna Gårdmark" w:date="2020-02-04T09:42:00Z">
              <w:rPr>
                <w:lang w:val="en-GB"/>
              </w:rPr>
            </w:rPrChange>
          </w:rPr>
          <w:t>can help overcome</w:t>
        </w:r>
      </w:ins>
      <w:ins w:id="38" w:author="Anna Gårdmark" w:date="2020-02-04T09:38:00Z">
        <w:r w:rsidRPr="00C205B8">
          <w:rPr>
            <w:rFonts w:cstheme="minorHAnsi"/>
            <w:lang w:val="en-GB"/>
            <w:rPrChange w:id="39" w:author="Anna Gårdmark" w:date="2020-02-04T09:42:00Z">
              <w:rPr>
                <w:lang w:val="en-GB"/>
              </w:rPr>
            </w:rPrChange>
          </w:rPr>
          <w:t xml:space="preserve"> the mismatch between mechanistic</w:t>
        </w:r>
      </w:ins>
      <w:ins w:id="40" w:author="Anna Gårdmark" w:date="2020-02-04T09:44:00Z">
        <w:r w:rsidR="00284FB4">
          <w:rPr>
            <w:rFonts w:cstheme="minorHAnsi"/>
            <w:lang w:val="en-GB"/>
          </w:rPr>
          <w:t xml:space="preserve"> growth and food webs</w:t>
        </w:r>
      </w:ins>
      <w:ins w:id="41" w:author="Anna Gårdmark" w:date="2020-02-04T09:38:00Z">
        <w:r w:rsidRPr="00284FB4">
          <w:rPr>
            <w:rFonts w:cstheme="minorHAnsi"/>
            <w:lang w:val="en-GB"/>
          </w:rPr>
          <w:t xml:space="preserve"> models, general scaling theory, and </w:t>
        </w:r>
      </w:ins>
      <w:ins w:id="42" w:author="Anna Gårdmark" w:date="2020-02-04T09:41:00Z">
        <w:r w:rsidRPr="00284FB4">
          <w:rPr>
            <w:rFonts w:cstheme="minorHAnsi"/>
            <w:lang w:val="en-GB"/>
          </w:rPr>
          <w:t>observations.</w:t>
        </w:r>
      </w:ins>
      <w:ins w:id="43" w:author="Anna Gårdmark" w:date="2020-02-04T09:42:00Z">
        <w:r w:rsidRPr="00284FB4" w:rsidDel="00C205B8">
          <w:rPr>
            <w:rFonts w:cstheme="minorHAnsi"/>
            <w:lang w:val="en-GB"/>
          </w:rPr>
          <w:t xml:space="preserve"> </w:t>
        </w:r>
      </w:ins>
    </w:p>
    <w:p w14:paraId="73325576" w14:textId="054175BA" w:rsidR="0017726B" w:rsidRPr="00972C7F" w:rsidRDefault="0017726B" w:rsidP="002E3379">
      <w:pPr>
        <w:spacing w:line="480" w:lineRule="auto"/>
        <w:contextualSpacing/>
        <w:jc w:val="both"/>
        <w:rPr>
          <w:rFonts w:cstheme="minorHAnsi"/>
          <w:lang w:val="en-GB"/>
        </w:rPr>
      </w:pPr>
    </w:p>
    <w:p w14:paraId="3B4E1372" w14:textId="13AA6F45" w:rsidR="00563618" w:rsidRPr="00972C7F" w:rsidRDefault="00563618" w:rsidP="002E3379">
      <w:pPr>
        <w:spacing w:line="480" w:lineRule="auto"/>
        <w:contextualSpacing/>
        <w:jc w:val="both"/>
        <w:rPr>
          <w:rFonts w:cstheme="minorHAnsi"/>
          <w:lang w:val="en-GB"/>
        </w:rPr>
      </w:pPr>
    </w:p>
    <w:p w14:paraId="0C7B5454" w14:textId="725EDF13" w:rsidR="00CE4AB7" w:rsidRPr="00972C7F" w:rsidRDefault="00CE4AB7" w:rsidP="002E3379">
      <w:pPr>
        <w:spacing w:line="480" w:lineRule="auto"/>
        <w:contextualSpacing/>
        <w:jc w:val="both"/>
        <w:rPr>
          <w:rFonts w:cstheme="minorHAnsi"/>
          <w:lang w:val="en-GB"/>
        </w:rPr>
      </w:pPr>
    </w:p>
    <w:p w14:paraId="3CA0BD76" w14:textId="77777777" w:rsidR="00CE4AB7" w:rsidRPr="00972C7F" w:rsidRDefault="00CE4AB7" w:rsidP="002E3379">
      <w:pPr>
        <w:spacing w:line="480" w:lineRule="auto"/>
        <w:contextualSpacing/>
        <w:jc w:val="both"/>
        <w:rPr>
          <w:rFonts w:cstheme="minorHAnsi"/>
          <w:lang w:val="en-GB"/>
        </w:rPr>
      </w:pPr>
    </w:p>
    <w:p w14:paraId="2F080C49" w14:textId="77777777" w:rsidR="00C47512" w:rsidRPr="00972C7F" w:rsidRDefault="00C47512" w:rsidP="002E3379">
      <w:pPr>
        <w:spacing w:line="480" w:lineRule="auto"/>
        <w:contextualSpacing/>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49298948" w:rsidR="00F14013" w:rsidRPr="00972C7F" w:rsidRDefault="00C3781A" w:rsidP="002E3379">
      <w:pPr>
        <w:spacing w:line="480" w:lineRule="auto"/>
        <w:contextualSpacing/>
        <w:jc w:val="both"/>
        <w:rPr>
          <w:rFonts w:eastAsiaTheme="minorEastAsia" w:cstheme="minorHAnsi"/>
          <w:lang w:val="en-GB"/>
        </w:rPr>
      </w:pPr>
      <w:commentRangeStart w:id="44"/>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commentRangeEnd w:id="44"/>
      <w:r w:rsidR="007A7F58">
        <w:rPr>
          <w:rStyle w:val="Kommentarsreferens"/>
        </w:rPr>
        <w:commentReference w:id="44"/>
      </w:r>
      <w:r w:rsidR="007051E6" w:rsidRPr="00972C7F">
        <w:rPr>
          <w:rFonts w:eastAsiaTheme="minorEastAsia" w:cstheme="minorHAnsi"/>
          <w:lang w:val="en-GB"/>
        </w:rPr>
        <w:t>is a fundamental process</w:t>
      </w:r>
      <w:r w:rsidR="0063359D" w:rsidRPr="0063359D">
        <w:rPr>
          <w:rFonts w:eastAsiaTheme="minorEastAsia" w:cstheme="minorHAnsi"/>
          <w:lang w:val="en-US"/>
        </w:rPr>
        <w:t xml:space="preserve"> </w:t>
      </w:r>
      <w:r w:rsidR="000272BA" w:rsidRPr="000272BA">
        <w:rPr>
          <w:rFonts w:eastAsiaTheme="minorEastAsia" w:cstheme="minorHAnsi"/>
          <w:lang w:val="en-US"/>
        </w:rPr>
        <w:t xml:space="preserve">powered </w:t>
      </w:r>
      <w:r w:rsidR="000272BA">
        <w:rPr>
          <w:rFonts w:eastAsiaTheme="minorEastAsia" w:cstheme="minorHAnsi"/>
          <w:lang w:val="en-US"/>
        </w:rPr>
        <w:t>by metabolism</w:t>
      </w:r>
      <w:r w:rsidR="00151647">
        <w:rPr>
          <w:rFonts w:eastAsiaTheme="minorEastAsia" w:cstheme="minorHAnsi"/>
          <w:lang w:val="en-US"/>
        </w:rPr>
        <w:t xml:space="preserve">, </w:t>
      </w:r>
      <w:r w:rsidR="0063359D">
        <w:rPr>
          <w:rFonts w:eastAsiaTheme="minorEastAsia" w:cstheme="minorHAnsi"/>
          <w:lang w:val="en-US"/>
        </w:rPr>
        <w:t>and thus depends on</w:t>
      </w:r>
      <w:r w:rsidR="009B7285">
        <w:rPr>
          <w:rFonts w:eastAsiaTheme="minorEastAsia" w:cstheme="minorHAnsi"/>
          <w:lang w:val="en-US"/>
        </w:rPr>
        <w:t xml:space="preserve"> </w:t>
      </w:r>
      <w:r w:rsidR="0063359D">
        <w:rPr>
          <w:rFonts w:eastAsiaTheme="minorEastAsia" w:cstheme="minorHAnsi"/>
          <w:lang w:val="en-US"/>
        </w:rPr>
        <w:t>body size and temperature.</w:t>
      </w:r>
      <w:r w:rsidR="007051E6" w:rsidRPr="00972C7F">
        <w:rPr>
          <w:rFonts w:eastAsiaTheme="minorEastAsia" w:cstheme="minorHAnsi"/>
          <w:lang w:val="en-GB"/>
        </w:rPr>
        <w:t xml:space="preserve"> </w:t>
      </w:r>
      <w:r w:rsidR="00DB4B6E">
        <w:rPr>
          <w:rFonts w:eastAsiaTheme="minorEastAsia" w:cstheme="minorHAnsi"/>
          <w:lang w:val="en-US"/>
        </w:rPr>
        <w:t xml:space="preserve">It </w:t>
      </w:r>
      <w:r w:rsidR="007051E6" w:rsidRPr="00972C7F">
        <w:rPr>
          <w:rFonts w:eastAsiaTheme="minorEastAsia" w:cstheme="minorHAnsi"/>
          <w:lang w:val="en-GB"/>
        </w:rPr>
        <w:t>affects individuals’ fitness and life history traits</w:t>
      </w:r>
      <w:ins w:id="45" w:author="Anna Gårdmark" w:date="2020-02-03T15:41:00Z">
        <w:r w:rsidR="007C71CD">
          <w:rPr>
            <w:rFonts w:eastAsiaTheme="minorEastAsia" w:cstheme="minorHAnsi"/>
            <w:lang w:val="en-GB"/>
          </w:rPr>
          <w:t>,</w:t>
        </w:r>
      </w:ins>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EB6461" w:rsidRPr="00972C7F">
        <w:rPr>
          <w:rFonts w:eastAsiaTheme="minorEastAsia" w:cstheme="minorHAnsi"/>
          <w:lang w:val="en-GB"/>
        </w:rPr>
        <w:instrText xml:space="preserve"> ADDIN ZOTERO_ITEM CSL_CITATION {"citationID":"hNb1pqTJ","properties":{"formattedCitation":"(Savage {\\i{}et al.} 2004)","plainCitation":"(Savage et al. 2004)","noteIndex":0},"citationItems":[{"id":"DNCRBlrK/obtwfy6G","uris":["http://zotero.org/users/local/FTg3Qpza/items/5EKRHGLR"],"uri":["http://zotero.org/users/local/FTg3Qpza/items/5EKRHGLR"],"itemData":{"id":914,"type":"article-journal","title":"Effects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EB6461" w:rsidRPr="00972C7F">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DNCRBlrK/edFb1gAT","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w:instrText>
      </w:r>
      <w:r w:rsidR="00EB6461">
        <w:rPr>
          <w:rFonts w:eastAsiaTheme="minorEastAsia" w:cstheme="minorHAnsi"/>
        </w:rPr>
        <w:instrText>ﬂ</w:instrText>
      </w:r>
      <w:r w:rsidR="00EB6461" w:rsidRPr="00972C7F">
        <w:rPr>
          <w:rFonts w:eastAsiaTheme="minorEastAsia" w:cstheme="minorHAnsi"/>
          <w:lang w:val="en-GB"/>
        </w:rPr>
        <w:instrText xml:space="preserve">uences all levels of biological organisation. Here we use a </w:instrText>
      </w:r>
      <w:r w:rsidR="00EB6461">
        <w:rPr>
          <w:rFonts w:eastAsiaTheme="minorEastAsia" w:cstheme="minorHAnsi"/>
        </w:rPr>
        <w:instrText>ﬁ</w:instrText>
      </w:r>
      <w:r w:rsidR="00EB6461" w:rsidRPr="00972C7F">
        <w:rPr>
          <w:rFonts w:eastAsiaTheme="minorEastAsia" w:cstheme="minorHAnsi"/>
          <w:lang w:val="en-GB"/>
        </w:rPr>
        <w:instrText xml:space="preserve">rst-principles theoretical model to characterise the energetics of </w:instrText>
      </w:r>
      <w:r w:rsidR="00EB6461">
        <w:rPr>
          <w:rFonts w:eastAsiaTheme="minorEastAsia" w:cstheme="minorHAnsi"/>
        </w:rPr>
        <w:instrText>ﬁ</w:instrText>
      </w:r>
      <w:r w:rsidR="00EB6461" w:rsidRPr="00972C7F">
        <w:rPr>
          <w:rFonts w:eastAsiaTheme="minorEastAsia" w:cstheme="minorHAnsi"/>
          <w:lang w:val="en-GB"/>
        </w:rPr>
        <w:instrText xml:space="preserve">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w:instrText>
      </w:r>
      <w:r w:rsidR="00EB6461">
        <w:rPr>
          <w:rFonts w:eastAsiaTheme="minorEastAsia" w:cstheme="minorHAnsi"/>
        </w:rPr>
        <w:instrText>ﬁ</w:instrText>
      </w:r>
      <w:r w:rsidR="00EB6461" w:rsidRPr="00972C7F">
        <w:rPr>
          <w:rFonts w:eastAsiaTheme="minorEastAsia" w:cstheme="minorHAnsi"/>
          <w:lang w:val="en-GB"/>
        </w:rPr>
        <w:instrText>shes, and that it may increase with temperature, trophic level and le</w:instrText>
      </w:r>
      <w:r w:rsidR="00EB6461" w:rsidRPr="007C71CD">
        <w:rPr>
          <w:rFonts w:eastAsiaTheme="minorEastAsia" w:cstheme="minorHAnsi"/>
          <w:lang w:val="en-GB"/>
          <w:rPrChange w:id="46" w:author="Anna Gårdmark" w:date="2020-02-03T15:41:00Z">
            <w:rPr>
              <w:rFonts w:eastAsiaTheme="minorEastAsia" w:cstheme="minorHAnsi"/>
            </w:rPr>
          </w:rPrChange>
        </w:rPr>
        <w:instrText>vel of activity. Theoretically, we show that Em is a primary determinant of the ef</w:instrText>
      </w:r>
      <w:r w:rsidR="00EB6461">
        <w:rPr>
          <w:rFonts w:eastAsiaTheme="minorEastAsia" w:cstheme="minorHAnsi"/>
        </w:rPr>
        <w:instrText>ﬁ</w:instrText>
      </w:r>
      <w:r w:rsidR="00EB6461" w:rsidRPr="007C71CD">
        <w:rPr>
          <w:rFonts w:eastAsiaTheme="minorEastAsia" w:cstheme="minorHAnsi"/>
          <w:lang w:val="en-GB"/>
          <w:rPrChange w:id="47" w:author="Anna Gårdmark" w:date="2020-02-03T15:41:00Z">
            <w:rPr>
              <w:rFonts w:eastAsiaTheme="minorEastAsia" w:cstheme="minorHAnsi"/>
            </w:rPr>
          </w:rPrChange>
        </w:rPr>
        <w:instrText>ciency of energy transfer across trophic levels, and that energy is transferred more ef</w:instrText>
      </w:r>
      <w:r w:rsidR="00EB6461">
        <w:rPr>
          <w:rFonts w:eastAsiaTheme="minorEastAsia" w:cstheme="minorHAnsi"/>
        </w:rPr>
        <w:instrText>ﬁ</w:instrText>
      </w:r>
      <w:r w:rsidR="00EB6461" w:rsidRPr="007C71CD">
        <w:rPr>
          <w:rFonts w:eastAsiaTheme="minorEastAsia" w:cstheme="minorHAnsi"/>
          <w:lang w:val="en-GB"/>
          <w:rPrChange w:id="48" w:author="Anna Gårdmark" w:date="2020-02-03T15:41:00Z">
            <w:rPr>
              <w:rFonts w:eastAsiaTheme="minorEastAsia" w:cstheme="minorHAnsi"/>
            </w:rPr>
          </w:rPrChange>
        </w:rPr>
        <w:instrText xml:space="preserve">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7C71CD">
        <w:rPr>
          <w:rFonts w:eastAsiaTheme="minorEastAsia" w:cstheme="minorHAnsi"/>
          <w:lang w:val="en-GB"/>
          <w:rPrChange w:id="49" w:author="Anna Gårdmark" w:date="2020-02-03T15:41:00Z">
            <w:rPr>
              <w:rFonts w:eastAsiaTheme="minorEastAsia" w:cstheme="minorHAnsi"/>
            </w:rPr>
          </w:rPrChange>
        </w:rPr>
        <w:t xml:space="preserve">. </w:t>
      </w:r>
      <w:r w:rsidR="009F10F5">
        <w:rPr>
          <w:rFonts w:eastAsiaTheme="minorEastAsia" w:cstheme="minorHAnsi"/>
          <w:lang w:val="en-US"/>
        </w:rPr>
        <w:t xml:space="preserve">Therefore, </w:t>
      </w:r>
      <w:r w:rsidR="00FA72C9">
        <w:rPr>
          <w:rFonts w:eastAsiaTheme="minorEastAsia" w:cstheme="minorHAnsi"/>
          <w:lang w:val="en-US"/>
        </w:rPr>
        <w:t>u</w:t>
      </w:r>
      <w:r w:rsidR="0012082A" w:rsidRPr="00972C7F">
        <w:rPr>
          <w:rFonts w:eastAsiaTheme="minorEastAsia" w:cstheme="minorHAnsi"/>
          <w:lang w:val="en-GB"/>
        </w:rPr>
        <w:t xml:space="preserve">nderstanding how </w:t>
      </w:r>
      <w:r w:rsidR="00E616DD" w:rsidRPr="00274560">
        <w:rPr>
          <w:rFonts w:eastAsiaTheme="minorEastAsia" w:cstheme="minorHAnsi"/>
          <w:lang w:val="en-US"/>
        </w:rPr>
        <w:t xml:space="preserve">it </w:t>
      </w:r>
      <w:r w:rsidR="0012082A" w:rsidRPr="00972C7F">
        <w:rPr>
          <w:rFonts w:eastAsiaTheme="minorEastAsia" w:cstheme="minorHAnsi"/>
          <w:lang w:val="en-GB"/>
        </w:rPr>
        <w:t>scales with body size and temperature</w:t>
      </w:r>
      <w:r w:rsidR="00274560" w:rsidRPr="004D3477">
        <w:rPr>
          <w:rFonts w:eastAsiaTheme="minorEastAsia" w:cstheme="minorHAnsi"/>
          <w:lang w:val="en-US"/>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24340877" w:rsidR="00B11CDE" w:rsidRPr="00972C7F" w:rsidRDefault="00FE784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DF4D7A">
        <w:rPr>
          <w:rFonts w:eastAsiaTheme="minorEastAsia" w:cstheme="minorHAnsi"/>
          <w:lang w:val="en-GB"/>
          <w:rPrChange w:id="50" w:author="Anna Gårdmark" w:date="2020-02-03T21:52:00Z">
            <w:rPr>
              <w:rFonts w:eastAsiaTheme="minorEastAsia" w:cstheme="minorHAnsi"/>
            </w:rPr>
          </w:rPrChange>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DF4D7A">
        <w:rPr>
          <w:rFonts w:eastAsiaTheme="minorEastAsia" w:cstheme="minorHAnsi"/>
          <w:lang w:val="en-GB"/>
          <w:rPrChange w:id="51" w:author="Anna Gårdmark" w:date="2020-02-03T21:52:00Z">
            <w:rPr>
              <w:rFonts w:eastAsiaTheme="minorEastAsia" w:cstheme="minorHAnsi"/>
            </w:rPr>
          </w:rPrChange>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BC70AD">
        <w:rPr>
          <w:rFonts w:eastAsiaTheme="minorEastAsia" w:cstheme="minorHAnsi"/>
          <w:lang w:val="en-US"/>
        </w:rPr>
        <w:t xml:space="preserve"> </w:t>
      </w:r>
      <w:r w:rsidR="00BC70AD">
        <w:rPr>
          <w:rFonts w:eastAsiaTheme="minorEastAsia" w:cstheme="minorHAnsi"/>
          <w:lang w:val="en-US"/>
        </w:rPr>
        <w:fldChar w:fldCharType="begin"/>
      </w:r>
      <w:r w:rsidR="00E10450">
        <w:rPr>
          <w:rFonts w:eastAsiaTheme="minorEastAsia" w:cstheme="minorHAnsi"/>
          <w:lang w:val="en-US"/>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E10450">
        <w:rPr>
          <w:rFonts w:ascii="Cambria Math" w:eastAsiaTheme="minorEastAsia" w:hAnsi="Cambria Math" w:cs="Cambria Math"/>
          <w:lang w:val="en-US"/>
        </w:rPr>
        <w:instrText>∼</w:instrText>
      </w:r>
      <w:r w:rsidR="00E10450">
        <w:rPr>
          <w:rFonts w:eastAsiaTheme="minorEastAsia" w:cstheme="minorHAnsi"/>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lang w:val="en-US"/>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lang w:val="en-US"/>
        </w:rPr>
        <w:fldChar w:fldCharType="end"/>
      </w:r>
      <w:r w:rsidR="00130B48" w:rsidRPr="007C71CD">
        <w:rPr>
          <w:rFonts w:eastAsiaTheme="minorEastAsia" w:cstheme="minorHAnsi"/>
          <w:lang w:val="en-GB"/>
          <w:rPrChange w:id="52" w:author="Anna Gårdmark" w:date="2020-02-03T15:43:00Z">
            <w:rPr>
              <w:rFonts w:eastAsiaTheme="minorEastAsia" w:cstheme="minorHAnsi"/>
            </w:rPr>
          </w:rPrChange>
        </w:rPr>
        <w:t>.</w:t>
      </w:r>
      <w:r w:rsidR="007A54D2" w:rsidRPr="007C71CD">
        <w:rPr>
          <w:rFonts w:eastAsiaTheme="minorEastAsia" w:cstheme="minorHAnsi"/>
          <w:lang w:val="en-GB"/>
          <w:rPrChange w:id="53" w:author="Anna Gårdmark" w:date="2020-02-03T15:43:00Z">
            <w:rPr>
              <w:rFonts w:eastAsiaTheme="minorEastAsia" w:cstheme="minorHAnsi"/>
            </w:rPr>
          </w:rPrChange>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w:t>
      </w:r>
      <w:del w:id="54" w:author="Anna Gårdmark" w:date="2020-02-03T15:43:00Z">
        <w:r w:rsidR="00DE49F8" w:rsidRPr="00972C7F" w:rsidDel="007C71CD">
          <w:rPr>
            <w:rFonts w:eastAsiaTheme="minorEastAsia"/>
            <w:lang w:val="en-GB"/>
          </w:rPr>
          <w:delText xml:space="preserve">are </w:delText>
        </w:r>
      </w:del>
      <w:r w:rsidR="00DE49F8" w:rsidRPr="00972C7F">
        <w:rPr>
          <w:rFonts w:eastAsiaTheme="minorEastAsia"/>
          <w:lang w:val="en-GB"/>
        </w:rPr>
        <w:t xml:space="preserve">likely </w:t>
      </w:r>
      <w:r w:rsidR="002709C8" w:rsidRPr="00972C7F">
        <w:rPr>
          <w:rFonts w:eastAsiaTheme="minorEastAsia"/>
          <w:lang w:val="en-GB"/>
        </w:rPr>
        <w:t xml:space="preserve">results </w:t>
      </w:r>
      <w:ins w:id="55" w:author="Anna Gårdmark" w:date="2020-02-03T15:43:00Z">
        <w:r w:rsidR="007C71CD">
          <w:rPr>
            <w:rFonts w:eastAsiaTheme="minorEastAsia"/>
            <w:lang w:val="en-GB"/>
          </w:rPr>
          <w:t>from</w:t>
        </w:r>
      </w:ins>
      <w:del w:id="56" w:author="Anna Gårdmark" w:date="2020-02-03T15:43:00Z">
        <w:r w:rsidR="002709C8" w:rsidRPr="00972C7F" w:rsidDel="007C71CD">
          <w:rPr>
            <w:rFonts w:eastAsiaTheme="minorEastAsia"/>
            <w:lang w:val="en-GB"/>
          </w:rPr>
          <w:delText>of</w:delText>
        </w:r>
      </w:del>
      <w:r w:rsidR="002709C8" w:rsidRPr="00972C7F">
        <w:rPr>
          <w:rFonts w:eastAsiaTheme="minorEastAsia"/>
          <w:lang w:val="en-GB"/>
        </w:rPr>
        <w:t xml:space="preserve"> </w:t>
      </w:r>
      <w:r w:rsidR="003E7E69" w:rsidRPr="003E7E69">
        <w:rPr>
          <w:rFonts w:eastAsiaTheme="minorEastAsia"/>
          <w:lang w:val="en-US"/>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Pr>
          <w:rFonts w:eastAsiaTheme="minorEastAsia"/>
        </w:rPr>
        <w:instrText xml:space="preserve">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B4EFD">
        <w:rPr>
          <w:rFonts w:eastAsiaTheme="minorEastAsia"/>
        </w:rPr>
        <w:t>.</w:t>
      </w:r>
      <w:r w:rsidR="002709C8">
        <w:rPr>
          <w:rFonts w:eastAsiaTheme="minorEastAsia"/>
        </w:rPr>
        <w:t xml:space="preserve"> </w:t>
      </w:r>
      <w:r w:rsidR="003E7E69" w:rsidRPr="00696AD4">
        <w:rPr>
          <w:rFonts w:eastAsiaTheme="minorEastAsia"/>
          <w:lang w:val="en-US"/>
        </w:rPr>
        <w:t>How</w:t>
      </w:r>
      <w:r w:rsidR="00696AD4" w:rsidRPr="00696AD4">
        <w:rPr>
          <w:rFonts w:eastAsiaTheme="minorEastAsia"/>
          <w:lang w:val="en-US"/>
        </w:rPr>
        <w:t>e</w:t>
      </w:r>
      <w:r w:rsidR="00696AD4">
        <w:rPr>
          <w:rFonts w:eastAsiaTheme="minorEastAsia"/>
          <w:lang w:val="en-US"/>
        </w:rPr>
        <w:t>v</w:t>
      </w:r>
      <w:r w:rsidR="003E7E69" w:rsidRPr="00696AD4">
        <w:rPr>
          <w:rFonts w:eastAsiaTheme="minorEastAsia"/>
          <w:lang w:val="en-US"/>
        </w:rPr>
        <w:t>er, e</w:t>
      </w:r>
      <w:r w:rsidR="008C2D4A" w:rsidRPr="00972C7F">
        <w:rPr>
          <w:rFonts w:eastAsiaTheme="minorEastAsia"/>
          <w:lang w:val="en-GB"/>
        </w:rPr>
        <w:t xml:space="preserve">mpirical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EB6461" w:rsidRPr="00972C7F">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w:instrText>
      </w:r>
      <w:r w:rsidR="00EB6461">
        <w:rPr>
          <w:rFonts w:eastAsiaTheme="minorEastAsia" w:cstheme="minorHAnsi"/>
        </w:rPr>
        <w:instrText xml:space="preserve">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T"}],"issued":{"date-parts":[["2014"]]}}},{"id":"DNCRBlrK/42lHZ2iH","uris":["http://zotero.org/users/6116610/items/3XTZM82V"],"uri":["http://zotero.org/users/6116610/items/3XTZM82V"],"itemData":{"id":607,"type":"article-journal","abstract":"A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7351B1">
        <w:rPr>
          <w:rFonts w:eastAsiaTheme="minorEastAsia" w:cstheme="minorHAnsi"/>
          <w:lang w:val="en-US"/>
        </w:rPr>
        <w:t>, as w</w:t>
      </w:r>
      <w:r w:rsidR="007351B1">
        <w:rPr>
          <w:rFonts w:eastAsiaTheme="minorEastAsia" w:cstheme="minorHAnsi"/>
          <w:lang w:val="en-US"/>
        </w:rPr>
        <w:t>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6803CA">
        <w:rPr>
          <w:lang w:val="en-US"/>
        </w:rPr>
        <w:t>S</w:t>
      </w:r>
      <w:r w:rsidR="00E10450" w:rsidRPr="00972C7F">
        <w:rPr>
          <w:lang w:val="en-GB"/>
        </w:rPr>
        <w:t>ome studies have found negative correlations</w:t>
      </w:r>
      <w:r w:rsidR="00F303C9" w:rsidRPr="00F303C9">
        <w:rPr>
          <w:lang w:val="en-US"/>
        </w:rPr>
        <w:t xml:space="preserve"> between maximum</w:t>
      </w:r>
      <w:r w:rsidR="00F303C9">
        <w:rPr>
          <w:lang w:val="en-US"/>
        </w:rPr>
        <w:t xml:space="preserve"> or asymptotic body size and temperatures</w:t>
      </w:r>
      <w:r w:rsidR="00DA3836">
        <w:rPr>
          <w:lang w:val="en-US"/>
        </w:rPr>
        <w:t xml:space="preserve"> in commercially exploited fish species</w:t>
      </w:r>
      <w:r w:rsidR="00896A69">
        <w:rPr>
          <w:lang w:val="en-US"/>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6F53C1">
        <w:rPr>
          <w:lang w:val="en-US"/>
        </w:rPr>
        <w:t>large scale</w:t>
      </w:r>
      <w:r w:rsidR="006F53C1">
        <w:rPr>
          <w:lang w:val="en-US"/>
        </w:rPr>
        <w:t xml:space="preserve"> </w:t>
      </w:r>
      <w:r w:rsidR="00E10450" w:rsidRPr="002D70E2">
        <w:rPr>
          <w:lang w:val="en-GB"/>
        </w:rPr>
        <w:t>experiments</w:t>
      </w:r>
      <w:r w:rsidR="006F53C1" w:rsidRPr="006F53C1">
        <w:rPr>
          <w:lang w:val="en-US"/>
        </w:rPr>
        <w:t xml:space="preserve">, </w:t>
      </w:r>
      <w:r w:rsidR="001D73C3" w:rsidRPr="006F53C1">
        <w:rPr>
          <w:lang w:val="en-US"/>
        </w:rPr>
        <w:t>controlled</w:t>
      </w:r>
      <w:r w:rsidR="006F53C1" w:rsidRPr="006F53C1">
        <w:rPr>
          <w:lang w:val="en-US"/>
        </w:rPr>
        <w:t xml:space="preserve"> experiments and </w:t>
      </w:r>
      <w:r w:rsidR="001D73C3" w:rsidRPr="006F53C1">
        <w:rPr>
          <w:lang w:val="en-US"/>
        </w:rPr>
        <w:t>latitudinal</w:t>
      </w:r>
      <w:r w:rsidR="006F53C1" w:rsidRPr="006F53C1">
        <w:rPr>
          <w:lang w:val="en-US"/>
        </w:rPr>
        <w:t xml:space="preserve"> </w:t>
      </w:r>
      <w:r w:rsidR="006F53C1">
        <w:rPr>
          <w:lang w:val="en-US"/>
        </w:rPr>
        <w:t>studies</w:t>
      </w:r>
      <w:r w:rsidR="00E10450" w:rsidRPr="002D70E2">
        <w:rPr>
          <w:lang w:val="en-GB"/>
        </w:rPr>
        <w:t xml:space="preserve">, have failed to find </w:t>
      </w:r>
      <w:r w:rsidR="00563D4D" w:rsidRPr="00726D23">
        <w:rPr>
          <w:lang w:val="en-US"/>
        </w:rPr>
        <w:t xml:space="preserve">this </w:t>
      </w:r>
      <w:r w:rsidR="00E10450" w:rsidRPr="002D70E2">
        <w:rPr>
          <w:lang w:val="en-GB"/>
        </w:rPr>
        <w:t>relationship between maximum size</w:t>
      </w:r>
      <w:r w:rsidR="006F53C1" w:rsidRPr="006F53C1">
        <w:rPr>
          <w:lang w:val="en-US"/>
        </w:rPr>
        <w:t xml:space="preserve"> </w:t>
      </w:r>
      <w:commentRangeStart w:id="57"/>
      <w:r w:rsidR="003354C8">
        <w:rPr>
          <w:lang w:val="en-US"/>
        </w:rPr>
        <w:fldChar w:fldCharType="begin"/>
      </w:r>
      <w:r w:rsidR="00EB6461">
        <w:rPr>
          <w:lang w:val="en-US"/>
        </w:rPr>
        <w:instrText xml:space="preserve"> ADDIN ZOTERO_ITEM CSL_CITATION {"citationID":"abcl75al1t","properties":{"formattedCitation":"(Barneche {\\i{}et al.} 2019; Huss {\\i{}et al.} 2019; van Denderen {\\i{}et al.} 2019)","plainCitation":"(Barneche et al. 2019; Huss et al. 2019; van Denderen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DNCRBlrK/42lHZ2iH","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w:instrText>
      </w:r>
      <w:r w:rsidR="00EB6461" w:rsidRPr="00EB6461">
        <w:instrText xml:space="preserve">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3354C8">
        <w:rPr>
          <w:lang w:val="en-US"/>
        </w:rPr>
        <w:fldChar w:fldCharType="separate"/>
      </w:r>
      <w:r w:rsidR="008F2D15" w:rsidRPr="00AD0A46">
        <w:rPr>
          <w:rFonts w:ascii="Times New Roman" w:cs="Times New Roman"/>
        </w:rPr>
        <w:t xml:space="preserve">(Barneche </w:t>
      </w:r>
      <w:r w:rsidR="008F2D15" w:rsidRPr="00AD0A46">
        <w:rPr>
          <w:rFonts w:ascii="Times New Roman" w:cs="Times New Roman"/>
          <w:i/>
          <w:iCs/>
        </w:rPr>
        <w:t>et al.</w:t>
      </w:r>
      <w:r w:rsidR="008F2D15" w:rsidRPr="00AD0A46">
        <w:rPr>
          <w:rFonts w:ascii="Times New Roman" w:cs="Times New Roman"/>
        </w:rPr>
        <w:t xml:space="preserve"> 2019; Huss </w:t>
      </w:r>
      <w:r w:rsidR="008F2D15" w:rsidRPr="00AD0A46">
        <w:rPr>
          <w:rFonts w:ascii="Times New Roman" w:cs="Times New Roman"/>
          <w:i/>
          <w:iCs/>
        </w:rPr>
        <w:t>et al.</w:t>
      </w:r>
      <w:r w:rsidR="008F2D15" w:rsidRPr="00AD0A46">
        <w:rPr>
          <w:rFonts w:ascii="Times New Roman" w:cs="Times New Roman"/>
        </w:rPr>
        <w:t xml:space="preserve"> 2019; van Denderen </w:t>
      </w:r>
      <w:r w:rsidR="008F2D15" w:rsidRPr="00AD0A46">
        <w:rPr>
          <w:rFonts w:ascii="Times New Roman" w:cs="Times New Roman"/>
          <w:i/>
          <w:iCs/>
        </w:rPr>
        <w:t>et al.</w:t>
      </w:r>
      <w:r w:rsidR="008F2D15" w:rsidRPr="00AD0A46">
        <w:rPr>
          <w:rFonts w:ascii="Times New Roman" w:cs="Times New Roman"/>
        </w:rPr>
        <w:t xml:space="preserve"> 2019)</w:t>
      </w:r>
      <w:r w:rsidR="003354C8">
        <w:rPr>
          <w:lang w:val="en-US"/>
        </w:rPr>
        <w:fldChar w:fldCharType="end"/>
      </w:r>
      <w:r w:rsidR="00726D23" w:rsidRPr="003354C8">
        <w:t>.</w:t>
      </w:r>
      <w:commentRangeEnd w:id="57"/>
      <w:r w:rsidR="007C71CD">
        <w:rPr>
          <w:rStyle w:val="Kommentarsreferens"/>
        </w:rPr>
        <w:commentReference w:id="57"/>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1E7916">
        <w:rPr>
          <w:rFonts w:eastAsiaTheme="minorEastAsia" w:cstheme="minorHAnsi"/>
          <w:lang w:val="en-US"/>
        </w:rPr>
        <w:t xml:space="preserve">, </w:t>
      </w:r>
      <w:r w:rsidR="001E7916">
        <w:rPr>
          <w:rFonts w:eastAsiaTheme="minorEastAsia" w:cstheme="minorHAnsi"/>
          <w:lang w:val="en-US"/>
        </w:rPr>
        <w:t xml:space="preserve">and declines in optimum temperature for growth, </w:t>
      </w:r>
      <w:r w:rsidR="001D234D" w:rsidRPr="00972C7F">
        <w:rPr>
          <w:rFonts w:eastAsiaTheme="minorEastAsia" w:cstheme="minorHAnsi"/>
          <w:lang w:val="en-GB"/>
        </w:rPr>
        <w:t xml:space="preserve">have also been made </w:t>
      </w:r>
      <w:r w:rsidR="00C07692" w:rsidRPr="00972C7F">
        <w:rPr>
          <w:rFonts w:eastAsiaTheme="minorEastAsia" w:cstheme="minorHAnsi"/>
          <w:lang w:val="en-GB"/>
        </w:rPr>
        <w:t>from theoretical growth models</w:t>
      </w:r>
      <w:r w:rsidR="00105DE9" w:rsidRPr="00972C7F">
        <w:rPr>
          <w:rFonts w:eastAsiaTheme="minorEastAsia" w:cstheme="minorHAnsi"/>
          <w:lang w:val="en-GB"/>
        </w:rPr>
        <w:t xml:space="preserve"> </w:t>
      </w:r>
      <w:r w:rsidR="00105DE9">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{"citationID":"a228vmt00ce","properties":{"formattedCitation":"(Morita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w:instrText>
      </w:r>
      <w:r w:rsidR="001F613A" w:rsidRPr="007C71CD">
        <w:rPr>
          <w:rFonts w:eastAsiaTheme="minorEastAsia" w:cstheme="minorHAnsi"/>
          <w:lang w:val="en-GB"/>
          <w:rPrChange w:id="58" w:author="Anna Gårdmark" w:date="2020-02-03T15:47:00Z">
            <w:rPr>
              <w:rFonts w:eastAsiaTheme="minorEastAsia" w:cstheme="minorHAnsi"/>
            </w:rPr>
          </w:rPrChange>
        </w:rPr>
        <w:instrText xml:space="preserv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rPr>
        <w:fldChar w:fldCharType="separate"/>
      </w:r>
      <w:r w:rsidR="001F613A" w:rsidRPr="001F613A">
        <w:rPr>
          <w:rFonts w:ascii="Times New Roman" w:cs="Times New Roman"/>
          <w:lang w:val="en-GB"/>
        </w:rPr>
        <w:t xml:space="preserve">(Morita </w:t>
      </w:r>
      <w:r w:rsidR="001F613A" w:rsidRPr="001F613A">
        <w:rPr>
          <w:rFonts w:ascii="Times New Roman" w:cs="Times New Roman"/>
          <w:i/>
          <w:iCs/>
          <w:lang w:val="en-GB"/>
        </w:rPr>
        <w:t>et al.</w:t>
      </w:r>
      <w:r w:rsidR="001F613A" w:rsidRPr="001F613A">
        <w:rPr>
          <w:rFonts w:ascii="Times New Roman" w:cs="Times New Roman"/>
          <w:lang w:val="en-GB"/>
        </w:rPr>
        <w:t xml:space="preserve"> 2010; Pauly &amp; Cheung 2018b)</w:t>
      </w:r>
      <w:r w:rsidR="00105DE9">
        <w:rPr>
          <w:rFonts w:eastAsiaTheme="minorEastAsia" w:cstheme="minorHAnsi"/>
        </w:rPr>
        <w:fldChar w:fldCharType="end"/>
      </w:r>
      <w:r w:rsidR="00C07692" w:rsidRPr="007C71CD">
        <w:rPr>
          <w:rFonts w:eastAsiaTheme="minorEastAsia" w:cstheme="minorHAnsi"/>
          <w:lang w:val="en-GB"/>
          <w:rPrChange w:id="59" w:author="Anna Gårdmark" w:date="2020-02-03T15:47:00Z">
            <w:rPr>
              <w:rFonts w:eastAsiaTheme="minorEastAsia" w:cstheme="minorHAnsi"/>
            </w:rPr>
          </w:rPrChange>
        </w:rPr>
        <w:t xml:space="preserve">. </w:t>
      </w:r>
      <w:r w:rsidR="00C07692" w:rsidRPr="00972C7F">
        <w:rPr>
          <w:rFonts w:eastAsiaTheme="minorEastAsia" w:cstheme="minorHAnsi"/>
          <w:lang w:val="en-GB"/>
        </w:rPr>
        <w:t xml:space="preserve">However, the </w:t>
      </w:r>
      <w:r w:rsidR="002558CE" w:rsidRPr="00972C7F">
        <w:rPr>
          <w:rFonts w:eastAsiaTheme="minorEastAsia" w:cstheme="minorHAnsi"/>
          <w:lang w:val="en-GB"/>
        </w:rPr>
        <w:t xml:space="preserve">physiological </w:t>
      </w:r>
      <w:r w:rsidR="002B4C5E" w:rsidRPr="00945A0F">
        <w:rPr>
          <w:rFonts w:eastAsiaTheme="minorEastAsia"/>
          <w:lang w:val="en-US"/>
        </w:rPr>
        <w:t xml:space="preserve">basis </w:t>
      </w:r>
      <w:r w:rsidR="00D365C9" w:rsidRPr="00945A0F">
        <w:rPr>
          <w:rFonts w:eastAsiaTheme="minorEastAsia"/>
          <w:lang w:val="en-US"/>
        </w:rPr>
        <w:t xml:space="preserve">of </w:t>
      </w:r>
      <w:r w:rsidR="006136E0" w:rsidRPr="00972C7F">
        <w:rPr>
          <w:rFonts w:eastAsiaTheme="minorEastAsia"/>
          <w:lang w:val="en-GB"/>
        </w:rPr>
        <w:t xml:space="preserve">these models </w:t>
      </w:r>
      <w:r w:rsidR="00945A0F" w:rsidRPr="007B14CE">
        <w:rPr>
          <w:rFonts w:eastAsiaTheme="minorEastAsia"/>
          <w:lang w:val="en-US"/>
        </w:rPr>
        <w:t>has</w:t>
      </w:r>
      <w:r w:rsidR="00943A13" w:rsidRPr="00972C7F">
        <w:rPr>
          <w:rFonts w:eastAsiaTheme="minorEastAsia"/>
          <w:lang w:val="en-GB"/>
        </w:rPr>
        <w:t xml:space="preserve"> been question</w:t>
      </w:r>
      <w:r w:rsidR="00BD3AD9" w:rsidRPr="00972C7F">
        <w:rPr>
          <w:rFonts w:eastAsiaTheme="minorEastAsia"/>
          <w:lang w:val="en-GB"/>
        </w:rPr>
        <w:t>ed</w:t>
      </w:r>
      <w:r w:rsidR="00871072" w:rsidRPr="00871072">
        <w:rPr>
          <w:rFonts w:eastAsiaTheme="minorEastAsia"/>
          <w:lang w:val="en-US"/>
        </w:rPr>
        <w:t xml:space="preserve"> for multiple reasons</w:t>
      </w:r>
      <w:r w:rsidR="00871072">
        <w:rPr>
          <w:rFonts w:eastAsiaTheme="minorEastAsia"/>
          <w:lang w:val="en-US"/>
        </w:rPr>
        <w:t>,</w:t>
      </w:r>
      <w:r w:rsidR="006533C4">
        <w:rPr>
          <w:rFonts w:eastAsiaTheme="minorEastAsia"/>
          <w:lang w:val="en-US"/>
        </w:rPr>
        <w:t xml:space="preserve"> </w:t>
      </w:r>
      <w:commentRangeStart w:id="60"/>
      <w:commentRangeStart w:id="61"/>
      <w:commentRangeStart w:id="62"/>
      <w:r w:rsidR="00931C82" w:rsidRPr="00972C7F">
        <w:rPr>
          <w:rFonts w:eastAsiaTheme="minorEastAsia"/>
          <w:lang w:val="en-GB"/>
        </w:rPr>
        <w:t xml:space="preserve">both </w:t>
      </w:r>
      <w:r w:rsidR="00E1705C" w:rsidRPr="00972C7F">
        <w:rPr>
          <w:rFonts w:eastAsiaTheme="minorEastAsia"/>
          <w:lang w:val="en-GB"/>
        </w:rPr>
        <w:t xml:space="preserve">for the </w:t>
      </w:r>
      <w:r w:rsidR="007B14CE" w:rsidRPr="007B14CE">
        <w:rPr>
          <w:rFonts w:eastAsiaTheme="minorEastAsia"/>
          <w:lang w:val="en-US"/>
        </w:rPr>
        <w:t>mechanism</w:t>
      </w:r>
      <w:r w:rsidR="007B14CE">
        <w:rPr>
          <w:rFonts w:eastAsiaTheme="minorEastAsia"/>
          <w:lang w:val="en-US"/>
        </w:rPr>
        <w:t xml:space="preserve"> leading to </w:t>
      </w:r>
      <w:r w:rsidR="00931C82" w:rsidRPr="00972C7F">
        <w:rPr>
          <w:rFonts w:eastAsiaTheme="minorEastAsia"/>
          <w:lang w:val="en-GB"/>
        </w:rPr>
        <w:t xml:space="preserve">asymptotic growth </w:t>
      </w:r>
      <w:r w:rsidR="0077378A" w:rsidRPr="00972C7F">
        <w:rPr>
          <w:rFonts w:eastAsiaTheme="minorEastAsia"/>
          <w:lang w:val="en-GB"/>
        </w:rPr>
        <w:t xml:space="preserve">(resource </w:t>
      </w:r>
      <w:r w:rsidR="00006AB6" w:rsidRPr="00972C7F">
        <w:rPr>
          <w:rFonts w:eastAsiaTheme="minorEastAsia"/>
          <w:lang w:val="en-GB"/>
        </w:rPr>
        <w:t>limitation</w:t>
      </w:r>
      <w:commentRangeEnd w:id="60"/>
      <w:r w:rsidR="000A6647">
        <w:rPr>
          <w:rStyle w:val="Kommentarsreferens"/>
        </w:rPr>
        <w:commentReference w:id="60"/>
      </w:r>
      <w:commentRangeEnd w:id="61"/>
      <w:r w:rsidR="004A4675">
        <w:rPr>
          <w:rStyle w:val="Kommentarsreferens"/>
        </w:rPr>
        <w:commentReference w:id="61"/>
      </w:r>
      <w:commentRangeEnd w:id="62"/>
      <w:r w:rsidR="007C71CD">
        <w:rPr>
          <w:rStyle w:val="Kommentarsreferens"/>
        </w:rPr>
        <w:commentReference w:id="62"/>
      </w:r>
      <w:r w:rsidR="0077378A" w:rsidRPr="00972C7F">
        <w:rPr>
          <w:rFonts w:eastAsiaTheme="minorEastAsia"/>
          <w:lang w:val="en-GB"/>
        </w:rPr>
        <w:t>)</w:t>
      </w:r>
      <w:r w:rsidR="001F05EC" w:rsidRPr="00972C7F">
        <w:rPr>
          <w:rFonts w:eastAsiaTheme="minorEastAsia"/>
          <w:lang w:val="en-GB"/>
        </w:rPr>
        <w:t xml:space="preserve"> </w:t>
      </w:r>
      <w:r w:rsidR="001169B8">
        <w:rPr>
          <w:rFonts w:eastAsiaTheme="minorEastAsia"/>
        </w:rPr>
        <w:fldChar w:fldCharType="begin"/>
      </w:r>
      <w:r w:rsidR="001169B8" w:rsidRPr="00972C7F">
        <w:rPr>
          <w:rFonts w:eastAsiaTheme="minorEastAsia"/>
          <w:lang w:val="en-GB"/>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rPr>
        <w:fldChar w:fldCharType="separate"/>
      </w:r>
      <w:r w:rsidR="0044238B" w:rsidRPr="00972C7F">
        <w:rPr>
          <w:rFonts w:eastAsiaTheme="minorEastAsia"/>
          <w:noProof/>
          <w:lang w:val="en-GB"/>
        </w:rPr>
        <w:t>(Marshall &amp; White 2019a)</w:t>
      </w:r>
      <w:r w:rsidR="001169B8">
        <w:rPr>
          <w:rFonts w:eastAsiaTheme="minorEastAsia"/>
        </w:rPr>
        <w:fldChar w:fldCharType="end"/>
      </w:r>
      <w:r w:rsidR="00931C82" w:rsidRPr="00972C7F">
        <w:rPr>
          <w:rFonts w:eastAsiaTheme="minorEastAsia"/>
          <w:lang w:val="en-GB"/>
        </w:rPr>
        <w:t xml:space="preserve"> </w:t>
      </w:r>
      <w:r w:rsidR="00BC266C" w:rsidRPr="00BC266C">
        <w:rPr>
          <w:rFonts w:eastAsiaTheme="minorEastAsia"/>
          <w:lang w:val="en-US"/>
        </w:rPr>
        <w:t xml:space="preserve">as well as the </w:t>
      </w:r>
      <w:r w:rsidR="00051383" w:rsidRPr="00972C7F">
        <w:rPr>
          <w:rFonts w:eastAsiaTheme="minorEastAsia"/>
          <w:lang w:val="en-GB"/>
        </w:rPr>
        <w:t xml:space="preserve">mechanism </w:t>
      </w:r>
      <w:r w:rsidR="001572DE" w:rsidRPr="001572DE">
        <w:rPr>
          <w:rFonts w:eastAsiaTheme="minorEastAsia"/>
          <w:lang w:val="en-US"/>
        </w:rPr>
        <w:t>causing the asymptote to declin</w:t>
      </w:r>
      <w:r w:rsidR="001572DE">
        <w:rPr>
          <w:rFonts w:eastAsiaTheme="minorEastAsia"/>
          <w:lang w:val="en-US"/>
        </w:rPr>
        <w:t xml:space="preserve">e with </w:t>
      </w:r>
      <w:r w:rsidR="00051383" w:rsidRPr="00972C7F">
        <w:rPr>
          <w:rFonts w:eastAsiaTheme="minorEastAsia"/>
          <w:lang w:val="en-GB"/>
        </w:rPr>
        <w:t xml:space="preserve">warming </w:t>
      </w:r>
      <w:r w:rsidR="001169B8">
        <w:rPr>
          <w:rFonts w:eastAsiaTheme="minorEastAsia"/>
        </w:rPr>
        <w:fldChar w:fldCharType="begin"/>
      </w:r>
      <w:r w:rsidR="001169B8" w:rsidRPr="00972C7F">
        <w:rPr>
          <w:rFonts w:eastAsiaTheme="minorEastAsia"/>
          <w:lang w:val="en-GB"/>
        </w:rPr>
        <w:instrText xml:space="preserve"> ADDIN ZOTERO_ITEM CSL_CITATION {"citationID":"Lo92sLoM","properties":{"formattedCitation":"(Lefevre {\\i{}et al.} 2017)","plainCitation":"(Lefevre et al. 2017)","noteIndex":0},"citationItems":[{"id":581,"uris":["http://zotero.org/users/6116610/items/ZL6K8JKB"],"uri":["http://zotero.org/users/6116610/it</w:instrText>
      </w:r>
      <w:r w:rsidR="001169B8">
        <w:rPr>
          <w:rFonts w:eastAsiaTheme="minorEastAsia"/>
        </w:rPr>
        <w:instrText xml:space="preserve">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rPr>
        <w:fldChar w:fldCharType="separate"/>
      </w:r>
      <w:r w:rsidR="0044238B" w:rsidRPr="0044238B">
        <w:rPr>
          <w:lang w:val="en-GB"/>
        </w:rPr>
        <w:t xml:space="preserve">(Lefevre </w:t>
      </w:r>
      <w:r w:rsidR="0044238B" w:rsidRPr="0044238B">
        <w:rPr>
          <w:i/>
          <w:iCs/>
          <w:lang w:val="en-GB"/>
        </w:rPr>
        <w:t>et al.</w:t>
      </w:r>
      <w:r w:rsidR="0044238B" w:rsidRPr="0044238B">
        <w:rPr>
          <w:lang w:val="en-GB"/>
        </w:rPr>
        <w:t xml:space="preserve"> 2017)</w:t>
      </w:r>
      <w:r w:rsidR="001169B8">
        <w:rPr>
          <w:rFonts w:eastAsiaTheme="minorEastAsia"/>
        </w:rPr>
        <w:fldChar w:fldCharType="end"/>
      </w:r>
      <w:r w:rsidR="00931C82">
        <w:rPr>
          <w:rFonts w:eastAsiaTheme="minorEastAsia"/>
        </w:rPr>
        <w:t>.</w:t>
      </w:r>
      <w:r w:rsidR="0083110F">
        <w:rPr>
          <w:rFonts w:eastAsiaTheme="minorEastAsia"/>
        </w:rPr>
        <w:t xml:space="preserve"> </w:t>
      </w:r>
      <w:r w:rsidR="0017062E" w:rsidRPr="00972C7F">
        <w:rPr>
          <w:rFonts w:eastAsiaTheme="minorEastAsia"/>
          <w:lang w:val="en-GB"/>
        </w:rPr>
        <w:t xml:space="preserve">As </w:t>
      </w:r>
      <w:r w:rsidR="00293233" w:rsidRPr="00972C7F">
        <w:rPr>
          <w:rFonts w:eastAsiaTheme="minorEastAsia"/>
          <w:lang w:val="en-GB"/>
        </w:rPr>
        <w:t xml:space="preserve">empirical findings </w:t>
      </w:r>
      <w:r w:rsidR="004507B0" w:rsidRPr="00972C7F">
        <w:rPr>
          <w:rFonts w:eastAsiaTheme="minorEastAsia"/>
          <w:lang w:val="en-GB"/>
        </w:rPr>
        <w:t>vary</w:t>
      </w:r>
      <w:r w:rsidR="00293233" w:rsidRPr="00972C7F">
        <w:rPr>
          <w:rFonts w:eastAsiaTheme="minorEastAsia"/>
          <w:lang w:val="en-GB"/>
        </w:rPr>
        <w:t xml:space="preserve"> and theoretical predictions</w:t>
      </w:r>
      <w:r w:rsidR="00A0241D" w:rsidRPr="00972C7F">
        <w:rPr>
          <w:rFonts w:eastAsiaTheme="minorEastAsia"/>
          <w:lang w:val="en-GB"/>
        </w:rPr>
        <w:t xml:space="preserve"> </w:t>
      </w:r>
      <w:r w:rsidR="00854E89" w:rsidRPr="00972C7F">
        <w:rPr>
          <w:rFonts w:eastAsiaTheme="minorEastAsia"/>
          <w:lang w:val="en-GB"/>
        </w:rPr>
        <w:t xml:space="preserve">are questioned, </w:t>
      </w:r>
      <w:r w:rsidR="00ED3B77" w:rsidRPr="00972C7F">
        <w:rPr>
          <w:rFonts w:eastAsiaTheme="minorEastAsia"/>
          <w:lang w:val="en-GB"/>
        </w:rPr>
        <w:t xml:space="preserve">it </w:t>
      </w:r>
      <w:r w:rsidR="00854E89" w:rsidRPr="00972C7F">
        <w:rPr>
          <w:rFonts w:eastAsiaTheme="minorEastAsia"/>
          <w:lang w:val="en-GB"/>
        </w:rPr>
        <w:t xml:space="preserve">remains unclear to which extent the growth of large fish within </w:t>
      </w:r>
      <w:r w:rsidR="00322AFB" w:rsidRPr="00972C7F">
        <w:rPr>
          <w:rFonts w:eastAsiaTheme="minorEastAsia"/>
          <w:lang w:val="en-GB"/>
        </w:rPr>
        <w:t>population</w:t>
      </w:r>
      <w:r w:rsidR="000A6647" w:rsidRPr="00972C7F">
        <w:rPr>
          <w:rFonts w:eastAsiaTheme="minorEastAsia"/>
          <w:lang w:val="en-GB"/>
        </w:rPr>
        <w:t>s</w:t>
      </w:r>
      <w:r w:rsidR="00854E89" w:rsidRPr="00972C7F">
        <w:rPr>
          <w:rFonts w:eastAsiaTheme="minorEastAsia"/>
          <w:lang w:val="en-GB"/>
        </w:rPr>
        <w:t xml:space="preserve"> is limited by </w:t>
      </w:r>
      <w:r w:rsidR="002F5EAC" w:rsidRPr="002F5EAC">
        <w:rPr>
          <w:rFonts w:eastAsiaTheme="minorEastAsia"/>
          <w:lang w:val="en-US"/>
        </w:rPr>
        <w:t>temper</w:t>
      </w:r>
      <w:r w:rsidR="002F5EAC">
        <w:rPr>
          <w:rFonts w:eastAsiaTheme="minorEastAsia"/>
          <w:lang w:val="en-US"/>
        </w:rPr>
        <w:t>ature</w:t>
      </w:r>
      <w:r w:rsidR="00C56C63" w:rsidRPr="00972C7F">
        <w:rPr>
          <w:rFonts w:eastAsiaTheme="minorEastAsia"/>
          <w:lang w:val="en-GB"/>
        </w:rPr>
        <w:t xml:space="preserve">. </w:t>
      </w:r>
    </w:p>
    <w:p w14:paraId="4DEBBDBB" w14:textId="387CB126" w:rsidR="00F261A4" w:rsidRPr="00972C7F" w:rsidRDefault="00967649" w:rsidP="002E3379">
      <w:pPr>
        <w:spacing w:line="480" w:lineRule="auto"/>
        <w:ind w:firstLine="284"/>
        <w:contextualSpacing/>
        <w:jc w:val="both"/>
        <w:rPr>
          <w:rFonts w:eastAsiaTheme="minorEastAsia"/>
          <w:lang w:val="en-GB"/>
        </w:rPr>
      </w:pPr>
      <w:r w:rsidRPr="00972C7F">
        <w:rPr>
          <w:rFonts w:eastAsiaTheme="minorEastAsia"/>
          <w:lang w:val="en-GB"/>
        </w:rPr>
        <w:t>T</w:t>
      </w:r>
      <w:r w:rsidR="00FF088C" w:rsidRPr="00972C7F">
        <w:rPr>
          <w:rFonts w:eastAsiaTheme="minorEastAsia"/>
          <w:lang w:val="en-GB"/>
        </w:rPr>
        <w:t xml:space="preserve">he specific </w:t>
      </w:r>
      <w:r w:rsidR="00DF5EF8" w:rsidRPr="00EA5756">
        <w:rPr>
          <w:rFonts w:eastAsiaTheme="minorEastAsia"/>
          <w:lang w:val="en-US"/>
        </w:rPr>
        <w:t xml:space="preserve">somatic </w:t>
      </w:r>
      <w:r w:rsidR="00FF088C" w:rsidRPr="00972C7F">
        <w:rPr>
          <w:rFonts w:eastAsiaTheme="minorEastAsia"/>
          <w:lang w:val="en-GB"/>
        </w:rPr>
        <w:t xml:space="preserve">growth rate </w:t>
      </w:r>
      <w:r w:rsidR="00B27638" w:rsidRPr="003C3C85">
        <w:rPr>
          <w:rFonts w:eastAsiaTheme="minorEastAsia"/>
          <w:lang w:val="en-US"/>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Pr="00972C7F">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5A1690">
        <w:rPr>
          <w:rFonts w:eastAsiaTheme="minorEastAsia"/>
          <w:lang w:val="en-US"/>
        </w:rPr>
        <w:t>. Arou</w:t>
      </w:r>
      <w:r w:rsidR="005A1690">
        <w:rPr>
          <w:rFonts w:eastAsiaTheme="minorEastAsia"/>
          <w:lang w:val="en-US"/>
        </w:rPr>
        <w:t xml:space="preserve">nd the maturation size, </w:t>
      </w:r>
      <w:r w:rsidR="009930B4">
        <w:rPr>
          <w:rFonts w:eastAsiaTheme="minorEastAsia"/>
          <w:lang w:val="en-US"/>
        </w:rPr>
        <w:t xml:space="preserve">the remaining excess energy is partitioned between somatic growth and </w:t>
      </w:r>
      <w:r w:rsidR="00711D60">
        <w:rPr>
          <w:rFonts w:eastAsiaTheme="minorEastAsia"/>
          <w:lang w:val="en-US"/>
        </w:rPr>
        <w:t>gonads</w:t>
      </w:r>
      <w:r w:rsidR="003A69D1">
        <w:rPr>
          <w:rFonts w:eastAsiaTheme="minorEastAsia"/>
          <w:lang w:val="en-US"/>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available in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 xml:space="preserve">biomass dynamics </w:t>
      </w:r>
      <w:r w:rsidR="000C7B69" w:rsidRPr="00972C7F">
        <w:rPr>
          <w:rFonts w:eastAsiaTheme="minorEastAsia"/>
          <w:lang w:val="en-GB"/>
        </w:rPr>
        <w:t xml:space="preserve">of </w:t>
      </w:r>
      <w:r w:rsidR="00067BF2" w:rsidRPr="00972C7F">
        <w:rPr>
          <w:rFonts w:eastAsiaTheme="minorEastAsia"/>
          <w:lang w:val="en-GB"/>
        </w:rPr>
        <w:t xml:space="preserve">growth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r w:rsidR="002E398D" w:rsidRPr="00972C7F">
        <w:rPr>
          <w:rFonts w:eastAsiaTheme="minorEastAsia"/>
          <w:lang w:val="en-GB"/>
        </w:rPr>
        <w:t xml:space="preserve">Pütter-type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Bertalanffy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8D3594" w:rsidRPr="00972C7F">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w:instrText>
      </w:r>
      <w:r w:rsidR="008D3594" w:rsidRPr="008D3594">
        <w:rPr>
          <w:rFonts w:eastAsiaTheme="minorEastAsia"/>
        </w:rPr>
        <w:instrText xml:space="preserve">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w:instrText>
      </w:r>
      <w:r w:rsidR="008D3594" w:rsidRPr="002D70E2">
        <w:rPr>
          <w:rFonts w:eastAsiaTheme="minorEastAsia"/>
          <w:lang w:val="en-GB"/>
        </w:rPr>
        <w:instrText xml:space="preserve">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D95EC5" w:rsidRPr="002D70E2">
        <w:rPr>
          <w:rFonts w:eastAsiaTheme="minorEastAsia"/>
          <w:lang w:val="en-GB"/>
        </w:rPr>
        <w:t xml:space="preserve">multispecies dynamics models </w:t>
      </w:r>
      <w:r w:rsidR="00A51043" w:rsidRPr="002D70E2">
        <w:rPr>
          <w:rFonts w:eastAsiaTheme="minorEastAsia"/>
          <w:lang w:val="en-GB"/>
        </w:rPr>
        <w:t xml:space="preserve">such as physiologically structured population models (PSPMs) </w:t>
      </w:r>
      <w:r w:rsidR="00A51043">
        <w:rPr>
          <w:rFonts w:eastAsiaTheme="minorEastAsia"/>
        </w:rPr>
        <w:fldChar w:fldCharType="begin"/>
      </w:r>
      <w:r w:rsidR="00A51043" w:rsidRPr="002D70E2">
        <w:rPr>
          <w:rFonts w:eastAsiaTheme="minorEastAsia"/>
          <w:lang w:val="en-GB"/>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w:instrText>
      </w:r>
      <w:r w:rsidR="00A51043" w:rsidRPr="00584B66">
        <w:rPr>
          <w:rFonts w:eastAsiaTheme="minorEastAsia"/>
          <w:lang w:val="en-GB"/>
          <w:rPrChange w:id="63" w:author="Anna Gårdmark" w:date="2020-02-03T19:59:00Z">
            <w:rPr>
              <w:rFonts w:eastAsiaTheme="minorEastAsia"/>
            </w:rPr>
          </w:rPrChange>
        </w:rPr>
        <w:instrText>e conclude that single generation cycles as a result</w:instrText>
      </w:r>
      <w:r w:rsidR="00A51043">
        <w:rPr>
          <w:rFonts w:eastAsiaTheme="minorEastAsia"/>
        </w:rPr>
        <w:instrText xml:space="preserve">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rPr>
        <w:fldChar w:fldCharType="separate"/>
      </w:r>
      <w:r w:rsidR="0044238B">
        <w:rPr>
          <w:rFonts w:eastAsiaTheme="minorEastAsia"/>
          <w:noProof/>
        </w:rPr>
        <w:t>(Roos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404F83">
        <w:rPr>
          <w:rFonts w:eastAsiaTheme="minorEastAsia"/>
          <w:lang w:val="en-GB"/>
          <w:rPrChange w:id="64" w:author="Anna Gårdmark" w:date="2020-02-03T17:27:00Z">
            <w:rPr>
              <w:rFonts w:eastAsiaTheme="minorEastAsia"/>
            </w:rPr>
          </w:rPrChange>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404F83">
        <w:rPr>
          <w:rFonts w:eastAsiaTheme="minorEastAsia"/>
          <w:lang w:val="en-GB"/>
          <w:rPrChange w:id="65" w:author="Anna Gårdmark" w:date="2020-02-03T17:27:00Z">
            <w:rPr>
              <w:rFonts w:eastAsiaTheme="minorEastAsia"/>
            </w:rPr>
          </w:rPrChange>
        </w:rPr>
        <w:t>.</w:t>
      </w:r>
      <w:r w:rsidR="00BC4180" w:rsidRPr="00404F83">
        <w:rPr>
          <w:rFonts w:eastAsiaTheme="minorEastAsia"/>
          <w:lang w:val="en-GB"/>
          <w:rPrChange w:id="66" w:author="Anna Gårdmark" w:date="2020-02-03T17:27:00Z">
            <w:rPr>
              <w:rFonts w:eastAsiaTheme="minorEastAsia"/>
            </w:rPr>
          </w:rPrChange>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6AD25872"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E957DE">
        <w:rPr>
          <w:rFonts w:eastAsiaTheme="minorEastAsia"/>
          <w:lang w:val="en-US"/>
        </w:rPr>
        <w:t xml:space="preserve"> le</w:t>
      </w:r>
      <w:r w:rsidR="00E957DE">
        <w:rPr>
          <w:rFonts w:eastAsiaTheme="minorEastAsia"/>
          <w:lang w:val="en-US"/>
        </w:rPr>
        <w:t>vel</w:t>
      </w:r>
      <w:r w:rsidR="006C45BE" w:rsidRPr="00972C7F">
        <w:rPr>
          <w:rFonts w:eastAsiaTheme="minorEastAsia"/>
          <w:lang w:val="en-GB"/>
        </w:rPr>
        <w:t>,</w:t>
      </w:r>
      <w:r w:rsidR="00952B25" w:rsidRPr="00972C7F">
        <w:rPr>
          <w:rFonts w:eastAsiaTheme="minorEastAsia"/>
          <w:lang w:val="en-GB"/>
        </w:rPr>
        <w:t xml:space="preserve"> rather than interspecific</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as </w:t>
      </w:r>
      <w:r w:rsidR="008847F6" w:rsidRPr="002934AD">
        <w:rPr>
          <w:rFonts w:eastAsiaTheme="minorEastAsia"/>
          <w:lang w:val="en-US"/>
        </w:rPr>
        <w:t>scaling</w:t>
      </w:r>
      <w:r w:rsidRPr="00972C7F">
        <w:rPr>
          <w:rFonts w:eastAsiaTheme="minorEastAsia"/>
          <w:lang w:val="en-GB"/>
        </w:rPr>
        <w:t xml:space="preserve"> within and between species</w:t>
      </w:r>
      <w:r w:rsidR="00CE74D2" w:rsidRPr="00972C7F">
        <w:rPr>
          <w:rFonts w:eastAsiaTheme="minorEastAsia"/>
          <w:lang w:val="en-GB"/>
        </w:rPr>
        <w:t xml:space="preserve"> can differ</w:t>
      </w:r>
      <w:r w:rsidR="000F5D28" w:rsidRPr="000F5D28">
        <w:rPr>
          <w:rFonts w:eastAsiaTheme="minorEastAsia"/>
          <w:lang w:val="en-US"/>
        </w:rPr>
        <w:t xml:space="preserve"> </w:t>
      </w:r>
      <w:r w:rsidR="000F5D28">
        <w:rPr>
          <w:rFonts w:eastAsiaTheme="minorEastAsia"/>
          <w:lang w:val="en-US"/>
        </w:rPr>
        <w:fldChar w:fldCharType="begin"/>
      </w:r>
      <w:r w:rsidR="00EB6461">
        <w:rPr>
          <w:rFonts w:eastAsiaTheme="minorEastAsia"/>
          <w:lang w:val="en-US"/>
        </w:rPr>
        <w:instrText xml:space="preserve"> ADDIN ZOTERO_ITEM CSL_CITATION {"citationID":"aubna1ccsv","properties":{"formattedCitation":"(Glazier 2005; Jerde {\\i{}et al.} 2019)","plainCitation":"(Glazier 2005;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lang w:val="en-US"/>
        </w:rPr>
        <w:fldChar w:fldCharType="separate"/>
      </w:r>
      <w:r w:rsidR="00EB6461" w:rsidRPr="00EB6461">
        <w:rPr>
          <w:rFonts w:ascii="Times New Roman" w:cs="Times New Roman"/>
          <w:lang w:val="en-GB"/>
        </w:rPr>
        <w:t xml:space="preserve">(Glazier 2005; Jerde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0F5D28">
        <w:rPr>
          <w:rFonts w:eastAsiaTheme="minorEastAsia"/>
          <w:lang w:val="en-US"/>
        </w:rPr>
        <w:fldChar w:fldCharType="end"/>
      </w:r>
      <w:r w:rsidR="00CE74D2">
        <w:rPr>
          <w:rFonts w:eastAsiaTheme="minorEastAsia"/>
        </w:rPr>
        <w:t>.</w:t>
      </w:r>
      <w:r w:rsidR="00EE0226">
        <w:rPr>
          <w:rFonts w:eastAsiaTheme="minorEastAsia"/>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1253B5" w:rsidRPr="001253B5">
        <w:rPr>
          <w:rFonts w:eastAsiaTheme="minorEastAsia"/>
          <w:lang w:val="en-US"/>
        </w:rPr>
        <w:t xml:space="preserve">, in </w:t>
      </w:r>
      <w:r w:rsidR="007204B5" w:rsidRPr="001253B5">
        <w:rPr>
          <w:rFonts w:eastAsiaTheme="minorEastAsia"/>
          <w:lang w:val="en-US"/>
        </w:rPr>
        <w:t>w</w:t>
      </w:r>
      <w:r w:rsidR="007204B5">
        <w:rPr>
          <w:rFonts w:eastAsiaTheme="minorEastAsia"/>
          <w:lang w:val="en-US"/>
        </w:rPr>
        <w:t>hich</w:t>
      </w:r>
      <w:r w:rsidR="001253B5">
        <w:rPr>
          <w:rFonts w:eastAsiaTheme="minorEastAsia"/>
          <w:lang w:val="en-US"/>
        </w:rPr>
        <w:t xml:space="preserve"> case body size is a trait of an individual rather than a species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F4313B" w:rsidRPr="00972C7F">
        <w:rPr>
          <w:rFonts w:eastAsiaTheme="minorEastAsia"/>
          <w:lang w:val="en-GB"/>
        </w:rPr>
        <w:t>Arrhenius fractal supply model (AFS)</w:t>
      </w:r>
      <w:r w:rsidR="006902B8" w:rsidRPr="00972C7F">
        <w:rPr>
          <w:rFonts w:eastAsiaTheme="minorEastAsia"/>
          <w:lang w:val="en-GB"/>
        </w:rPr>
        <w:t xml:space="preserve"> 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DC4E27">
        <w:rPr>
          <w:rFonts w:eastAsiaTheme="minorEastAsia"/>
          <w:lang w:val="en-GB"/>
          <w:rPrChange w:id="67" w:author="Anna Gårdmark" w:date="2020-02-03T15:57:00Z">
            <w:rPr>
              <w:rFonts w:eastAsiaTheme="minorEastAsia"/>
            </w:rPr>
          </w:rPrChange>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DC4E27">
        <w:rPr>
          <w:rFonts w:eastAsiaTheme="minorEastAsia"/>
          <w:lang w:val="en-GB"/>
          <w:rPrChange w:id="68" w:author="Anna Gårdmark" w:date="2020-02-03T15:57:00Z">
            <w:rPr>
              <w:rFonts w:eastAsiaTheme="minorEastAsia"/>
            </w:rPr>
          </w:rPrChange>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DD3995" w:rsidRPr="00972C7F">
        <w:rPr>
          <w:rFonts w:eastAsiaTheme="minorEastAsia"/>
          <w:lang w:val="en-GB"/>
        </w:rPr>
        <w:t xml:space="preserve">individual </w:t>
      </w:r>
      <w:r w:rsidR="00731E47" w:rsidRPr="00972C7F">
        <w:rPr>
          <w:rFonts w:eastAsiaTheme="minorEastAsia"/>
          <w:lang w:val="en-GB"/>
        </w:rPr>
        <w:t>growth</w:t>
      </w:r>
      <w:r w:rsidR="00DD3995" w:rsidRPr="00972C7F">
        <w:rPr>
          <w:rFonts w:eastAsiaTheme="minorEastAsia"/>
          <w:lang w:val="en-GB"/>
        </w:rPr>
        <w:t>, metabolism and consumption</w:t>
      </w:r>
      <w:r w:rsidR="00941DB4" w:rsidRPr="00972C7F">
        <w:rPr>
          <w:rFonts w:eastAsiaTheme="minorEastAsia"/>
          <w:lang w:val="en-GB"/>
        </w:rPr>
        <w:t>)</w:t>
      </w:r>
      <w:del w:id="69" w:author="Anna Gårdmark" w:date="2020-02-03T15:57:00Z">
        <w:r w:rsidR="00DD3995" w:rsidRPr="00972C7F" w:rsidDel="00DC4E27">
          <w:rPr>
            <w:rFonts w:eastAsiaTheme="minorEastAsia"/>
            <w:lang w:val="en-GB"/>
          </w:rPr>
          <w:delText xml:space="preserve">, </w:delText>
        </w:r>
      </w:del>
      <w:del w:id="70" w:author="Anna Gårdmark" w:date="2020-02-03T15:56:00Z">
        <w:r w:rsidR="000D3A14" w:rsidRPr="00972C7F" w:rsidDel="00DC4E27">
          <w:rPr>
            <w:rFonts w:eastAsiaTheme="minorEastAsia"/>
            <w:lang w:val="en-GB"/>
          </w:rPr>
          <w:delText xml:space="preserve">to </w:delText>
        </w:r>
      </w:del>
      <w:ins w:id="71" w:author="Anna Gårdmark" w:date="2020-02-03T15:57:00Z">
        <w:r w:rsidR="00DC4E27">
          <w:rPr>
            <w:rFonts w:eastAsiaTheme="minorEastAsia"/>
            <w:lang w:val="en-GB"/>
          </w:rPr>
          <w:t xml:space="preserve"> </w:t>
        </w:r>
      </w:ins>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E70FE5" w:rsidRPr="00972C7F">
        <w:rPr>
          <w:rFonts w:eastAsiaTheme="minorEastAsia"/>
          <w:lang w:val="en-GB"/>
        </w:rPr>
        <w:t>¾</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404F83">
        <w:rPr>
          <w:rFonts w:eastAsiaTheme="minorEastAsia"/>
          <w:lang w:val="en-GB"/>
          <w:rPrChange w:id="72" w:author="Anna Gårdmark" w:date="2020-02-03T17:27:00Z">
            <w:rPr>
              <w:rFonts w:eastAsiaTheme="minorEastAsia"/>
            </w:rPr>
          </w:rPrChange>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404F83">
        <w:rPr>
          <w:rFonts w:eastAsiaTheme="minorEastAsia"/>
          <w:lang w:val="en-GB"/>
          <w:rPrChange w:id="73" w:author="Anna Gårdmark" w:date="2020-02-03T17:27:00Z">
            <w:rPr>
              <w:rFonts w:eastAsiaTheme="minorEastAsia"/>
            </w:rPr>
          </w:rPrChange>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584B66">
        <w:rPr>
          <w:rFonts w:cstheme="minorHAnsi"/>
          <w:lang w:val="en-GB"/>
          <w:rPrChange w:id="74" w:author="Anna Gårdmark" w:date="2020-02-03T19:59:00Z">
            <w:rPr>
              <w:rFonts w:cstheme="minorHAnsi"/>
            </w:rPr>
          </w:rPrChange>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 </w:t>
      </w:r>
      <w:r w:rsidR="009223C1">
        <w:rPr>
          <w:rFonts w:cstheme="minorHAnsi"/>
        </w:rPr>
        <w:fldChar w:fldCharType="begin"/>
      </w:r>
      <w:r w:rsidR="008F2D15" w:rsidRPr="00592C85">
        <w:rPr>
          <w:rFonts w:cstheme="minorHAnsi"/>
        </w:rPr>
        <w:instrText xml:space="preserve"> ADDIN ZOTERO_ITEM CSL_CITATION {"citationID":"am5dp7ggft","properties":{"formattedCitation":"(Jerde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223C1">
        <w:rPr>
          <w:rFonts w:cstheme="minorHAnsi"/>
        </w:rPr>
        <w:fldChar w:fldCharType="separate"/>
      </w:r>
      <w:r w:rsidR="008F2D15" w:rsidRPr="00592C85">
        <w:rPr>
          <w:rFonts w:ascii="Times New Roman" w:cs="Times New Roman"/>
        </w:rPr>
        <w:t xml:space="preserve">(Jerde </w:t>
      </w:r>
      <w:r w:rsidR="008F2D15" w:rsidRPr="00592C85">
        <w:rPr>
          <w:rFonts w:ascii="Times New Roman" w:cs="Times New Roman"/>
          <w:i/>
          <w:iCs/>
        </w:rPr>
        <w:t>et al.</w:t>
      </w:r>
      <w:r w:rsidR="008F2D15" w:rsidRPr="00592C85">
        <w:rPr>
          <w:rFonts w:ascii="Times New Roman" w:cs="Times New Roman"/>
        </w:rPr>
        <w:t xml:space="preserve"> 2019)</w:t>
      </w:r>
      <w:r w:rsidR="009223C1">
        <w:rPr>
          <w:rFonts w:cstheme="minorHAnsi"/>
        </w:rPr>
        <w:fldChar w:fldCharType="end"/>
      </w:r>
      <w:r w:rsidR="009223C1" w:rsidRPr="00592C85">
        <w:rPr>
          <w:rFonts w:cstheme="minorHAnsi"/>
        </w:rPr>
        <w:t>)</w:t>
      </w:r>
      <w:r w:rsidR="00EB7199" w:rsidRPr="00592C85">
        <w:rPr>
          <w:rFonts w:cstheme="minorHAnsi"/>
        </w:rPr>
        <w:t>.</w:t>
      </w:r>
      <w:r w:rsidR="00FA11B2" w:rsidRPr="00592C85">
        <w:rPr>
          <w:rFonts w:cstheme="minorHAnsi"/>
        </w:rPr>
        <w:t xml:space="preserve"> </w:t>
      </w:r>
      <w:r w:rsidR="00636995" w:rsidRPr="00DF4D7A">
        <w:rPr>
          <w:rFonts w:cstheme="minorHAnsi"/>
          <w:rPrChange w:id="75" w:author="Anna Gårdmark" w:date="2020-02-03T21:52:00Z">
            <w:rPr>
              <w:rFonts w:cstheme="minorHAnsi"/>
              <w:lang w:val="en-GB"/>
            </w:rPr>
          </w:rPrChange>
        </w:rPr>
        <w:t xml:space="preserve">Moreover, while </w:t>
      </w:r>
      <w:r w:rsidR="00636995" w:rsidRPr="00DF4D7A">
        <w:rPr>
          <w:rFonts w:eastAsiaTheme="minorEastAsia"/>
          <w:rPrChange w:id="76" w:author="Anna Gårdmark" w:date="2020-02-03T21:52:00Z">
            <w:rPr>
              <w:rFonts w:eastAsiaTheme="minorEastAsia"/>
              <w:lang w:val="en-GB"/>
            </w:rPr>
          </w:rPrChange>
        </w:rPr>
        <w:t>the AFS tend</w:t>
      </w:r>
      <w:r w:rsidR="005C1289" w:rsidRPr="00DF4D7A">
        <w:rPr>
          <w:rFonts w:eastAsiaTheme="minorEastAsia"/>
          <w:rPrChange w:id="77" w:author="Anna Gårdmark" w:date="2020-02-03T21:52:00Z">
            <w:rPr>
              <w:rFonts w:eastAsiaTheme="minorEastAsia"/>
              <w:lang w:val="en-GB"/>
            </w:rPr>
          </w:rPrChange>
        </w:rPr>
        <w:t>s</w:t>
      </w:r>
      <w:r w:rsidR="00636995" w:rsidRPr="00DF4D7A">
        <w:rPr>
          <w:rFonts w:eastAsiaTheme="minorEastAsia"/>
          <w:rPrChange w:id="78" w:author="Anna Gårdmark" w:date="2020-02-03T21:52:00Z">
            <w:rPr>
              <w:rFonts w:eastAsiaTheme="minorEastAsia"/>
              <w:lang w:val="en-GB"/>
            </w:rPr>
          </w:rPrChange>
        </w:rPr>
        <w:t xml:space="preserve"> to </w:t>
      </w:r>
      <w:r w:rsidR="003D4E1C" w:rsidRPr="00DF4D7A">
        <w:rPr>
          <w:rFonts w:eastAsiaTheme="minorEastAsia"/>
          <w:rPrChange w:id="79" w:author="Anna Gårdmark" w:date="2020-02-03T21:52:00Z">
            <w:rPr>
              <w:rFonts w:eastAsiaTheme="minorEastAsia"/>
              <w:lang w:val="en-GB"/>
            </w:rPr>
          </w:rPrChange>
        </w:rPr>
        <w:t>provide good statistical fits to</w:t>
      </w:r>
      <w:r w:rsidR="00636995" w:rsidRPr="00DF4D7A">
        <w:rPr>
          <w:rFonts w:eastAsiaTheme="minorEastAsia"/>
          <w:rPrChange w:id="80" w:author="Anna Gårdmark" w:date="2020-02-03T21:52:00Z">
            <w:rPr>
              <w:rFonts w:eastAsiaTheme="minorEastAsia"/>
              <w:lang w:val="en-GB"/>
            </w:rPr>
          </w:rPrChange>
        </w:rPr>
        <w:t xml:space="preserve"> interspecific data </w:t>
      </w:r>
      <w:r w:rsidR="00D454D2">
        <w:rPr>
          <w:rFonts w:eastAsiaTheme="minorEastAsia"/>
        </w:rPr>
        <w:fldChar w:fldCharType="begin"/>
      </w:r>
      <w:r w:rsidR="00D454D2" w:rsidRPr="00DF4D7A">
        <w:rPr>
          <w:rFonts w:eastAsiaTheme="minorEastAsia"/>
          <w:rPrChange w:id="81" w:author="Anna Gårdmark" w:date="2020-02-03T21:52:00Z">
            <w:rPr>
              <w:rFonts w:eastAsiaTheme="minorEastAsia"/>
              <w:lang w:val="en-GB"/>
            </w:rPr>
          </w:rPrChange>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DF4D7A">
        <w:rPr>
          <w:rFonts w:eastAsiaTheme="minorEastAsia"/>
          <w:noProof/>
          <w:rPrChange w:id="82" w:author="Anna Gårdmark" w:date="2020-02-03T21:52:00Z">
            <w:rPr>
              <w:rFonts w:eastAsiaTheme="minorEastAsia"/>
              <w:noProof/>
              <w:lang w:val="en-GB"/>
            </w:rPr>
          </w:rPrChange>
        </w:rPr>
        <w:t>(Clarke 2004)</w:t>
      </w:r>
      <w:r w:rsidR="00D454D2">
        <w:rPr>
          <w:rFonts w:eastAsiaTheme="minorEastAsia"/>
        </w:rPr>
        <w:fldChar w:fldCharType="end"/>
      </w:r>
      <w:r w:rsidR="00933FBE" w:rsidRPr="00DF4D7A">
        <w:rPr>
          <w:rFonts w:eastAsiaTheme="minorEastAsia"/>
          <w:rPrChange w:id="83" w:author="Anna Gårdmark" w:date="2020-02-03T21:52:00Z">
            <w:rPr>
              <w:rFonts w:eastAsiaTheme="minorEastAsia"/>
              <w:lang w:val="en-GB"/>
            </w:rPr>
          </w:rPrChange>
        </w:rPr>
        <w:t xml:space="preserve">, </w:t>
      </w:r>
      <w:r w:rsidR="00636995" w:rsidRPr="00DF4D7A">
        <w:rPr>
          <w:rFonts w:eastAsiaTheme="minorEastAsia"/>
          <w:rPrChange w:id="84" w:author="Anna Gårdmark" w:date="2020-02-03T21:52:00Z">
            <w:rPr>
              <w:rFonts w:eastAsiaTheme="minorEastAsia"/>
              <w:lang w:val="en-GB"/>
            </w:rPr>
          </w:rPrChange>
        </w:rPr>
        <w:t xml:space="preserve">and could also fit intraspecific data depending on the temperature range </w:t>
      </w:r>
      <w:r w:rsidR="00636995">
        <w:rPr>
          <w:rFonts w:eastAsiaTheme="minorEastAsia"/>
        </w:rPr>
        <w:fldChar w:fldCharType="begin"/>
      </w:r>
      <w:r w:rsidR="00D51F00" w:rsidRPr="00DF4D7A">
        <w:rPr>
          <w:rFonts w:eastAsiaTheme="minorEastAsia"/>
          <w:rPrChange w:id="85" w:author="Anna Gårdmark" w:date="2020-02-03T21:52:00Z">
            <w:rPr>
              <w:rFonts w:eastAsiaTheme="minorEastAsia"/>
              <w:lang w:val="en-GB"/>
            </w:rPr>
          </w:rPrChange>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DF4D7A">
        <w:rPr>
          <w:rFonts w:eastAsiaTheme="minorEastAsia"/>
          <w:rPrChange w:id="86" w:author="Anna Gårdmark" w:date="2020-02-03T21:52:00Z">
            <w:rPr>
              <w:rFonts w:eastAsiaTheme="minorEastAsia"/>
              <w:lang w:val="en-GB"/>
            </w:rPr>
          </w:rPrChange>
        </w:rPr>
        <w:instrText xml:space="preserve">rst principles of physics, chemistry, and biology to link the biology of individual organisms to the ecology of populations, communities, and ecosystems. Metabolic rate, the rate at which organisms take up, transform, and expend </w:instrText>
      </w:r>
      <w:r w:rsidR="00D51F00">
        <w:rPr>
          <w:rFonts w:eastAsiaTheme="minorEastAsia"/>
        </w:rPr>
        <w:instrText>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w:instrText>
      </w:r>
      <w:r w:rsidR="00D51F00" w:rsidRPr="002D70E2">
        <w:rPr>
          <w:rFonts w:eastAsiaTheme="minorEastAsia"/>
          <w:lang w:val="en-GB"/>
        </w:rPr>
        <w:instrText xml:space="preserve">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 Clarke 2004)</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584B66">
        <w:rPr>
          <w:rFonts w:eastAsiaTheme="minorEastAsia"/>
          <w:lang w:val="en-GB"/>
          <w:rPrChange w:id="87" w:author="Anna Gårdmark" w:date="2020-02-03T19:59:00Z">
            <w:rPr>
              <w:rFonts w:eastAsiaTheme="minorEastAsia"/>
            </w:rPr>
          </w:rPrChange>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404F83">
        <w:rPr>
          <w:rFonts w:eastAsiaTheme="minorEastAsia"/>
          <w:lang w:val="en-GB"/>
          <w:rPrChange w:id="88" w:author="Anna Gårdmark" w:date="2020-02-03T17:27:00Z">
            <w:rPr>
              <w:rFonts w:eastAsiaTheme="minorEastAsia"/>
            </w:rPr>
          </w:rPrChange>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404F83">
        <w:rPr>
          <w:rFonts w:cstheme="minorHAnsi"/>
          <w:lang w:val="en-GB"/>
          <w:rPrChange w:id="89" w:author="Anna Gårdmark" w:date="2020-02-03T17:27:00Z">
            <w:rPr>
              <w:rFonts w:cstheme="minorHAnsi"/>
            </w:rPr>
          </w:rPrChange>
        </w:rPr>
        <w:t xml:space="preserve">. </w:t>
      </w:r>
      <w:r w:rsidR="00EB7199" w:rsidRPr="00972C7F">
        <w:rPr>
          <w:rFonts w:cstheme="minorHAnsi"/>
          <w:lang w:val="en-GB"/>
        </w:rPr>
        <w:t>These</w:t>
      </w:r>
      <w:r w:rsidR="00730BF0" w:rsidRPr="00972C7F">
        <w:rPr>
          <w:rFonts w:cstheme="minorHAnsi"/>
          <w:lang w:val="en-GB"/>
        </w:rPr>
        <w:t xml:space="preserve"> </w:t>
      </w:r>
      <w:r w:rsidR="00EB7199" w:rsidRPr="00972C7F">
        <w:rPr>
          <w:rFonts w:cstheme="minorHAnsi"/>
          <w:lang w:val="en-GB"/>
        </w:rPr>
        <w:t>assumption-</w:t>
      </w:r>
      <w:r w:rsidR="00730BF0" w:rsidRPr="00972C7F">
        <w:rPr>
          <w:rFonts w:cstheme="minorHAnsi"/>
          <w:lang w:val="en-GB"/>
        </w:rPr>
        <w:t>violat</w:t>
      </w:r>
      <w:r w:rsidR="00EB7199" w:rsidRPr="00972C7F">
        <w:rPr>
          <w:rFonts w:cstheme="minorHAnsi"/>
          <w:lang w:val="en-GB"/>
        </w:rPr>
        <w:t>ions</w:t>
      </w:r>
      <w:r w:rsidR="00E06819" w:rsidRPr="00972C7F">
        <w:rPr>
          <w:rFonts w:cstheme="minorHAnsi"/>
          <w:lang w:val="en-GB"/>
        </w:rPr>
        <w:t xml:space="preserve">, and model </w:t>
      </w:r>
      <w:r w:rsidR="009223C1" w:rsidRPr="009223C1">
        <w:rPr>
          <w:rFonts w:cstheme="minorHAnsi"/>
          <w:lang w:val="en-US"/>
        </w:rPr>
        <w:t>oversimplificati</w:t>
      </w:r>
      <w:r w:rsidR="009223C1">
        <w:rPr>
          <w:rFonts w:cstheme="minorHAnsi"/>
          <w:lang w:val="en-US"/>
        </w:rPr>
        <w:t>ons</w:t>
      </w:r>
      <w:r w:rsidR="00E06819" w:rsidRPr="00972C7F">
        <w:rPr>
          <w:rFonts w:cstheme="minorHAnsi"/>
          <w:lang w:val="en-GB"/>
        </w:rPr>
        <w:t xml:space="preserve">, </w:t>
      </w:r>
      <w:r w:rsidR="006F31A3" w:rsidRPr="001409CE">
        <w:rPr>
          <w:rFonts w:cstheme="minorHAnsi"/>
          <w:lang w:val="en-US"/>
        </w:rPr>
        <w:t xml:space="preserve">are likely to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temperature-dependencies</w:t>
      </w:r>
      <w:r w:rsidR="00F9796D" w:rsidRPr="001409CE">
        <w:rPr>
          <w:rFonts w:cstheme="minorHAnsi"/>
          <w:lang w:val="en-US"/>
        </w:rPr>
        <w:t xml:space="preserve"> </w:t>
      </w:r>
      <w:r w:rsidR="001409CE">
        <w:rPr>
          <w:rFonts w:cstheme="minorHAnsi"/>
        </w:rPr>
        <w:fldChar w:fldCharType="begin"/>
      </w:r>
      <w:r w:rsidR="008F2D15">
        <w:rPr>
          <w:rFonts w:cstheme="minorHAnsi"/>
          <w:lang w:val="en-US"/>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90"/>
      <w:r w:rsidR="003E6041" w:rsidRPr="002D70E2">
        <w:rPr>
          <w:rFonts w:cstheme="minorHAnsi"/>
          <w:lang w:val="en-GB"/>
        </w:rPr>
        <w:t xml:space="preserve">mass-correcting </w:t>
      </w:r>
      <w:commentRangeEnd w:id="90"/>
      <w:r w:rsidR="000772A5">
        <w:rPr>
          <w:rStyle w:val="Kommentarsreferens"/>
        </w:rPr>
        <w:commentReference w:id="90"/>
      </w:r>
      <w:r w:rsidR="00EE009B" w:rsidRPr="002D70E2">
        <w:rPr>
          <w:rFonts w:cstheme="minorHAnsi"/>
          <w:lang w:val="en-GB"/>
        </w:rPr>
        <w:t>according to the AFS</w:t>
      </w:r>
      <w:r w:rsidR="001409CE" w:rsidRPr="001409CE">
        <w:rPr>
          <w:rFonts w:cstheme="minorHAnsi"/>
          <w:lang w:val="en-US"/>
        </w:rPr>
        <w:t xml:space="preserve"> </w:t>
      </w:r>
      <w:r w:rsidR="001409CE">
        <w:rPr>
          <w:rFonts w:cstheme="minorHAnsi"/>
          <w:lang w:val="en-US"/>
        </w:rPr>
        <w:fldChar w:fldCharType="begin"/>
      </w:r>
      <w:r w:rsidR="008F2D15">
        <w:rPr>
          <w:rFonts w:cstheme="minorHAnsi"/>
          <w:lang w:val="en-US"/>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lang w:val="en-US"/>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lang w:val="en-US"/>
        </w:rPr>
        <w:fldChar w:fldCharType="end"/>
      </w:r>
      <w:r w:rsidR="00EE009B" w:rsidRPr="002D70E2">
        <w:rPr>
          <w:rFonts w:cstheme="minorHAnsi"/>
          <w:lang w:val="en-GB"/>
        </w:rPr>
        <w:t>,</w:t>
      </w:r>
      <w:r w:rsidR="00C701A0" w:rsidRPr="002D70E2">
        <w:rPr>
          <w:rFonts w:cstheme="minorHAnsi"/>
          <w:lang w:val="en-GB"/>
        </w:rPr>
        <w:t xml:space="preserve"> it could be more appropriate to fit </w:t>
      </w:r>
      <w:commentRangeStart w:id="91"/>
      <w:commentRangeStart w:id="92"/>
      <w:commentRangeStart w:id="93"/>
      <w:r w:rsidR="000A467D" w:rsidRPr="002D70E2">
        <w:rPr>
          <w:rFonts w:cstheme="minorHAnsi"/>
          <w:lang w:val="en-GB"/>
        </w:rPr>
        <w:t>multivariate models where coefficients are estimated jointly</w:t>
      </w:r>
      <w:r w:rsidR="00FC70D6" w:rsidRPr="002D70E2">
        <w:rPr>
          <w:rFonts w:cstheme="minorHAnsi"/>
          <w:lang w:val="en-GB"/>
        </w:rPr>
        <w:t xml:space="preserve"> </w:t>
      </w:r>
      <w:commentRangeEnd w:id="91"/>
      <w:r w:rsidR="002A05AA">
        <w:rPr>
          <w:rStyle w:val="Kommentarsreferens"/>
        </w:rPr>
        <w:commentReference w:id="91"/>
      </w:r>
      <w:commentRangeEnd w:id="92"/>
      <w:r w:rsidR="00780BAA">
        <w:rPr>
          <w:rStyle w:val="Kommentarsreferens"/>
        </w:rPr>
        <w:commentReference w:id="92"/>
      </w:r>
      <w:commentRangeEnd w:id="93"/>
      <w:r w:rsidR="000772A5">
        <w:rPr>
          <w:rStyle w:val="Kommentarsreferens"/>
        </w:rPr>
        <w:commentReference w:id="93"/>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0772A5">
        <w:rPr>
          <w:rFonts w:cstheme="minorHAnsi"/>
          <w:lang w:val="en-GB"/>
          <w:rPrChange w:id="94" w:author="Anna Gårdmark" w:date="2020-02-03T15:59:00Z">
            <w:rPr>
              <w:rFonts w:cstheme="minorHAnsi"/>
            </w:rPr>
          </w:rPrChange>
        </w:rPr>
        <w:instrText>ss to nine da</w:instrText>
      </w:r>
      <w:r w:rsidR="00FC70D6" w:rsidRPr="00584B66">
        <w:rPr>
          <w:rFonts w:cstheme="minorHAnsi"/>
          <w:lang w:val="en-GB"/>
          <w:rPrChange w:id="95" w:author="Anna Gårdmark" w:date="2020-02-03T19:59:00Z">
            <w:rPr>
              <w:rFonts w:cstheme="minorHAnsi"/>
            </w:rPr>
          </w:rPrChange>
        </w:rPr>
        <w:instrText>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33323E">
        <w:rPr>
          <w:rFonts w:cstheme="minorHAnsi"/>
          <w:lang w:val="en-US"/>
        </w:rPr>
        <w:t xml:space="preserve">as well as </w:t>
      </w:r>
      <w:r w:rsidR="001409CE" w:rsidRPr="001409CE">
        <w:rPr>
          <w:rFonts w:cstheme="minorHAnsi"/>
          <w:lang w:val="en-US"/>
        </w:rPr>
        <w:t>f</w:t>
      </w:r>
      <w:r w:rsidR="001409CE">
        <w:rPr>
          <w:rFonts w:cstheme="minorHAnsi"/>
          <w:lang w:val="en-US"/>
        </w:rPr>
        <w:t xml:space="preserve">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78762B">
        <w:rPr>
          <w:rFonts w:cstheme="minorHAnsi"/>
          <w:lang w:val="en-US"/>
        </w:rPr>
        <w:t>de</w:t>
      </w:r>
      <w:r w:rsidR="0078762B">
        <w:rPr>
          <w:rFonts w:cstheme="minorHAnsi"/>
          <w:lang w:val="en-US"/>
        </w:rPr>
        <w:t xml:space="preserve">-activation of biological </w:t>
      </w:r>
      <w:r w:rsidR="00F703F2" w:rsidRPr="002D70E2">
        <w:rPr>
          <w:rFonts w:cstheme="minorHAnsi"/>
          <w:lang w:val="en-GB"/>
        </w:rPr>
        <w:t>rate</w:t>
      </w:r>
      <w:r w:rsidR="0078762B" w:rsidRPr="0078762B">
        <w:rPr>
          <w:rFonts w:cstheme="minorHAnsi"/>
          <w:lang w:val="en-US"/>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584B66">
        <w:rPr>
          <w:rFonts w:cstheme="minorHAnsi"/>
          <w:lang w:val="en-GB"/>
          <w:rPrChange w:id="96" w:author="Anna Gårdmark" w:date="2020-02-03T19:59:00Z">
            <w:rPr>
              <w:rFonts w:cstheme="minorHAnsi"/>
            </w:rPr>
          </w:rPrChange>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14D2B41C"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DC7BC2">
        <w:rPr>
          <w:rFonts w:eastAsiaTheme="minorEastAsia"/>
          <w:lang w:val="en-US"/>
        </w:rPr>
        <w:t>gene</w:t>
      </w:r>
      <w:r w:rsidR="00DC7BC2">
        <w:rPr>
          <w:rFonts w:eastAsiaTheme="minorEastAsia"/>
          <w:lang w:val="en-US"/>
        </w:rPr>
        <w:t>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3E1D22">
        <w:rPr>
          <w:rFonts w:eastAsiaTheme="minorEastAsia"/>
          <w:lang w:val="en-US"/>
        </w:rPr>
        <w:t xml:space="preserve"> </w:t>
      </w:r>
      <w:r w:rsidR="00B84A42">
        <w:rPr>
          <w:rFonts w:eastAsiaTheme="minorEastAsia"/>
          <w:lang w:val="en-US"/>
        </w:rPr>
        <w:t xml:space="preserve">However, it is important </w:t>
      </w:r>
      <w:r w:rsidR="00B84A42" w:rsidRPr="00AA1650">
        <w:rPr>
          <w:rFonts w:eastAsiaTheme="minorEastAsia"/>
          <w:lang w:val="en-US"/>
        </w:rPr>
        <w:t>to</w:t>
      </w:r>
      <w:r w:rsidR="00B84A42">
        <w:rPr>
          <w:rFonts w:eastAsiaTheme="minorEastAsia"/>
          <w:lang w:val="en-US"/>
        </w:rPr>
        <w:t xml:space="preserve"> understand both general tendencies and variability of intraspecific body mass</w:t>
      </w:r>
      <w:ins w:id="97" w:author="Anna Gårdmark" w:date="2020-02-03T16:05:00Z">
        <w:r w:rsidR="000772A5">
          <w:rPr>
            <w:rFonts w:eastAsiaTheme="minorEastAsia"/>
            <w:lang w:val="en-US"/>
          </w:rPr>
          <w:t>-</w:t>
        </w:r>
      </w:ins>
      <w:r w:rsidR="00B84A42">
        <w:rPr>
          <w:rFonts w:eastAsiaTheme="minorEastAsia"/>
          <w:lang w:val="en-US"/>
        </w:rPr>
        <w:t xml:space="preserve"> and temperature-scaling</w:t>
      </w:r>
      <w:ins w:id="98" w:author="Anna Gårdmark" w:date="2020-02-03T16:04:00Z">
        <w:r w:rsidR="000772A5">
          <w:rPr>
            <w:rFonts w:eastAsiaTheme="minorEastAsia"/>
            <w:lang w:val="en-US"/>
          </w:rPr>
          <w:t xml:space="preserve"> across species</w:t>
        </w:r>
      </w:ins>
      <w:r w:rsidR="0058454E">
        <w:rPr>
          <w:rFonts w:eastAsiaTheme="minorEastAsia"/>
          <w:lang w:val="en-US"/>
        </w:rPr>
        <w:t xml:space="preserve">, </w:t>
      </w:r>
      <w:r w:rsidR="00494E32">
        <w:rPr>
          <w:rFonts w:eastAsiaTheme="minorEastAsia"/>
          <w:lang w:val="en-US"/>
        </w:rPr>
        <w:t>giv</w:t>
      </w:r>
      <w:r w:rsidR="00262541">
        <w:rPr>
          <w:rFonts w:eastAsiaTheme="minorEastAsia"/>
          <w:lang w:val="en-US"/>
        </w:rPr>
        <w:t>en</w:t>
      </w:r>
      <w:r w:rsidR="0058454E">
        <w:rPr>
          <w:rFonts w:eastAsiaTheme="minorEastAsia"/>
          <w:lang w:val="en-US"/>
        </w:rPr>
        <w:t xml:space="preserve"> the importance of intraspecific trait variation as a driver of ecological dynamics</w:t>
      </w:r>
      <w:r w:rsidR="001774CB">
        <w:rPr>
          <w:rFonts w:eastAsiaTheme="minorEastAsia"/>
          <w:lang w:val="en-US"/>
        </w:rPr>
        <w:t xml:space="preserve">, and that body size is as much a trait of an individual as it </w:t>
      </w:r>
      <w:del w:id="99" w:author="Anna Gårdmark" w:date="2020-02-03T16:04:00Z">
        <w:r w:rsidR="001774CB" w:rsidDel="000772A5">
          <w:rPr>
            <w:rFonts w:eastAsiaTheme="minorEastAsia"/>
            <w:lang w:val="en-US"/>
          </w:rPr>
          <w:delText xml:space="preserve">of </w:delText>
        </w:r>
      </w:del>
      <w:r w:rsidR="001774CB">
        <w:rPr>
          <w:rFonts w:eastAsiaTheme="minorEastAsia"/>
          <w:lang w:val="en-US"/>
        </w:rPr>
        <w:t>a</w:t>
      </w:r>
      <w:ins w:id="100" w:author="Anna Gårdmark" w:date="2020-02-03T16:04:00Z">
        <w:r w:rsidR="000772A5">
          <w:rPr>
            <w:rFonts w:eastAsiaTheme="minorEastAsia"/>
            <w:lang w:val="en-US"/>
          </w:rPr>
          <w:t xml:space="preserve"> characteristic of</w:t>
        </w:r>
      </w:ins>
      <w:r w:rsidR="001774CB">
        <w:rPr>
          <w:rFonts w:eastAsiaTheme="minorEastAsia"/>
          <w:lang w:val="en-US"/>
        </w:rPr>
        <w:t xml:space="preserve"> species</w:t>
      </w:r>
      <w:r w:rsidR="0058454E">
        <w:rPr>
          <w:rFonts w:eastAsiaTheme="minorEastAsia"/>
          <w:lang w:val="en-US"/>
        </w:rPr>
        <w:t xml:space="preserve"> </w:t>
      </w:r>
      <w:r w:rsidR="0058454E">
        <w:rPr>
          <w:rFonts w:eastAsiaTheme="minorEastAsia"/>
          <w:lang w:val="en-US"/>
        </w:rPr>
        <w:fldChar w:fldCharType="begin"/>
      </w:r>
      <w:r w:rsidR="00EB6461">
        <w:rPr>
          <w:rFonts w:eastAsiaTheme="minorEastAsia"/>
          <w:lang w:val="en-US"/>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lang w:val="en-US"/>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lang w:val="en-US"/>
        </w:rPr>
        <w:fldChar w:fldCharType="end"/>
      </w:r>
      <w:r w:rsidR="0058454E" w:rsidRPr="00126103">
        <w:rPr>
          <w:rFonts w:eastAsiaTheme="minorEastAsia"/>
        </w:rPr>
        <w:t>.</w:t>
      </w:r>
      <w:r w:rsidR="00877665" w:rsidRPr="00126103">
        <w:rPr>
          <w:rFonts w:eastAsiaTheme="minorEastAsia"/>
        </w:rPr>
        <w:t xml:space="preserve"> </w:t>
      </w:r>
      <w:r w:rsidR="0048240B" w:rsidRPr="0037558A">
        <w:rPr>
          <w:rFonts w:eastAsiaTheme="minorEastAsia"/>
          <w:lang w:val="en-US"/>
        </w:rPr>
        <w:t>T</w:t>
      </w:r>
      <w:r w:rsidR="0048240B" w:rsidRPr="00972C7F">
        <w:rPr>
          <w:rFonts w:eastAsiaTheme="minorEastAsia"/>
          <w:lang w:val="en-GB"/>
        </w:rPr>
        <w:t xml:space="preserve">herefore, overcoming the knowledge gap about intraspecific </w:t>
      </w:r>
      <w:commentRangeStart w:id="101"/>
      <w:commentRangeStart w:id="102"/>
      <w:r w:rsidR="0048240B" w:rsidRPr="00972C7F">
        <w:rPr>
          <w:rFonts w:eastAsiaTheme="minorEastAsia"/>
          <w:lang w:val="en-GB"/>
        </w:rPr>
        <w:t>scaling</w:t>
      </w:r>
      <w:commentRangeStart w:id="103"/>
      <w:r w:rsidR="0048240B" w:rsidRPr="00972C7F">
        <w:rPr>
          <w:rFonts w:eastAsiaTheme="minorEastAsia"/>
          <w:lang w:val="en-GB"/>
        </w:rPr>
        <w:t xml:space="preserve"> </w:t>
      </w:r>
      <w:commentRangeEnd w:id="101"/>
      <w:commentRangeEnd w:id="103"/>
      <w:r w:rsidR="000772A5">
        <w:rPr>
          <w:rStyle w:val="Kommentarsreferens"/>
        </w:rPr>
        <w:commentReference w:id="103"/>
      </w:r>
      <w:r w:rsidR="0048240B">
        <w:rPr>
          <w:rStyle w:val="Kommentarsreferens"/>
        </w:rPr>
        <w:commentReference w:id="101"/>
      </w:r>
      <w:commentRangeEnd w:id="102"/>
      <w:r w:rsidR="00092F61" w:rsidRPr="00092F61">
        <w:rPr>
          <w:rFonts w:eastAsiaTheme="minorEastAsia"/>
          <w:lang w:val="en-US"/>
        </w:rPr>
        <w:t>is important</w:t>
      </w:r>
      <w:r w:rsidR="0048240B">
        <w:rPr>
          <w:rStyle w:val="Kommentarsreferens"/>
        </w:rPr>
        <w:commentReference w:id="102"/>
      </w:r>
      <w:r w:rsidR="00092F61">
        <w:rPr>
          <w:rFonts w:eastAsiaTheme="minorEastAsia"/>
          <w:lang w:val="en-US"/>
        </w:rPr>
        <w:t xml:space="preserve"> </w:t>
      </w:r>
      <w:r w:rsidR="00D84B69">
        <w:rPr>
          <w:rFonts w:eastAsiaTheme="minorEastAsia"/>
          <w:lang w:val="en-US"/>
        </w:rPr>
        <w:t>for advancing trait-based approaches to ecology</w:t>
      </w:r>
      <w:commentRangeStart w:id="104"/>
      <w:r w:rsidR="009C5D01">
        <w:rPr>
          <w:rFonts w:eastAsiaTheme="minorEastAsia"/>
          <w:lang w:val="en-US"/>
        </w:rPr>
        <w:t>.</w:t>
      </w:r>
      <w:commentRangeEnd w:id="104"/>
      <w:r w:rsidR="000772A5">
        <w:rPr>
          <w:rStyle w:val="Kommentarsreferens"/>
        </w:rPr>
        <w:commentReference w:id="104"/>
      </w:r>
    </w:p>
    <w:p w14:paraId="36E0967B" w14:textId="1D2013E9" w:rsidR="00B1601D" w:rsidRPr="00972C7F"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individual growth</w:t>
      </w:r>
      <w:r w:rsidR="00126103" w:rsidRPr="00126103">
        <w:rPr>
          <w:rFonts w:eastAsiaTheme="minorEastAsia"/>
          <w:lang w:val="en-US"/>
        </w:rPr>
        <w:t>-</w:t>
      </w:r>
      <w:r w:rsidR="00D03096" w:rsidRPr="00972C7F">
        <w:rPr>
          <w:rFonts w:eastAsiaTheme="minorEastAsia"/>
          <w:lang w:val="en-GB"/>
        </w:rPr>
        <w:t xml:space="preserve">, </w:t>
      </w:r>
      <w:r w:rsidR="00A436C2" w:rsidRPr="00972C7F">
        <w:rPr>
          <w:rFonts w:eastAsiaTheme="minorEastAsia"/>
          <w:lang w:val="en-GB"/>
        </w:rPr>
        <w:t>consumption</w:t>
      </w:r>
      <w:r w:rsidR="002A05AA" w:rsidRPr="00972C7F">
        <w:rPr>
          <w:rFonts w:eastAsiaTheme="minorEastAsia"/>
          <w:lang w:val="en-GB"/>
        </w:rPr>
        <w:t>-</w:t>
      </w:r>
      <w:r w:rsidR="00A436C2" w:rsidRPr="00972C7F">
        <w:rPr>
          <w:rFonts w:eastAsiaTheme="minorEastAsia"/>
          <w:lang w:val="en-GB"/>
        </w:rPr>
        <w:t xml:space="preserve">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ins w:id="105" w:author="Anna Gårdmark" w:date="2020-02-03T16:08:00Z">
        <w:r w:rsidR="000772A5">
          <w:rPr>
            <w:rFonts w:eastAsiaTheme="minorEastAsia"/>
            <w:lang w:val="en-GB"/>
          </w:rPr>
          <w:t xml:space="preserve">to each of these three data sets </w:t>
        </w:r>
      </w:ins>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34381F">
        <w:rPr>
          <w:rFonts w:eastAsiaTheme="minorEastAsia"/>
          <w:lang w:val="en-US"/>
        </w:rPr>
        <w:t xml:space="preserve">scaling </w:t>
      </w:r>
      <w:commentRangeStart w:id="106"/>
      <w:r w:rsidR="00C9538E" w:rsidRPr="00972C7F">
        <w:rPr>
          <w:rFonts w:eastAsiaTheme="minorEastAsia"/>
          <w:lang w:val="en-GB"/>
        </w:rPr>
        <w:t>predictions</w:t>
      </w:r>
      <w:r w:rsidR="003D71AF" w:rsidRPr="002D1860">
        <w:rPr>
          <w:rFonts w:eastAsiaTheme="minorEastAsia"/>
          <w:lang w:val="en-US"/>
        </w:rPr>
        <w:t xml:space="preserve"> </w:t>
      </w:r>
      <w:commentRangeEnd w:id="106"/>
      <w:r w:rsidR="00216BC9">
        <w:rPr>
          <w:rStyle w:val="Kommentarsreferens"/>
        </w:rPr>
        <w:commentReference w:id="106"/>
      </w:r>
      <w:r w:rsidR="00572FC7">
        <w:rPr>
          <w:rFonts w:eastAsiaTheme="minorEastAsia"/>
          <w:lang w:val="en-US"/>
        </w:rPr>
        <w:t xml:space="preserve">through partial pooling </w:t>
      </w:r>
      <w:r w:rsidR="00126103" w:rsidRPr="004B6D8D">
        <w:rPr>
          <w:rFonts w:eastAsiaTheme="minorEastAsia"/>
          <w:lang w:val="en-US"/>
        </w:rPr>
        <w:t xml:space="preserve">while </w:t>
      </w:r>
      <w:r w:rsidR="00572FC7">
        <w:rPr>
          <w:rFonts w:eastAsiaTheme="minorEastAsia"/>
          <w:lang w:val="en-US"/>
        </w:rPr>
        <w:t xml:space="preserve">also </w:t>
      </w:r>
      <w:r w:rsidR="00126103" w:rsidRPr="00972C7F">
        <w:rPr>
          <w:rFonts w:eastAsiaTheme="minorEastAsia"/>
          <w:lang w:val="en-GB"/>
        </w:rPr>
        <w:t>account</w:t>
      </w:r>
      <w:r w:rsidR="00126103" w:rsidRPr="004B6D8D">
        <w:rPr>
          <w:rFonts w:eastAsiaTheme="minorEastAsia"/>
          <w:lang w:val="en-US"/>
        </w:rPr>
        <w:t>ing</w:t>
      </w:r>
      <w:r w:rsidR="00126103" w:rsidRPr="00972C7F">
        <w:rPr>
          <w:rFonts w:eastAsiaTheme="minorEastAsia"/>
          <w:lang w:val="en-GB"/>
        </w:rPr>
        <w:t xml:space="preserve"> for variation between species</w:t>
      </w:r>
      <w:r w:rsidR="002F0271">
        <w:rPr>
          <w:rFonts w:eastAsiaTheme="minorEastAsia"/>
          <w:lang w:val="en-US"/>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6C25DE">
        <w:rPr>
          <w:rFonts w:eastAsiaTheme="minorEastAsia"/>
          <w:lang w:val="en-US"/>
        </w:rPr>
        <w:t xml:space="preserve">that </w:t>
      </w:r>
      <w:r w:rsidR="009946FF" w:rsidRPr="006C25DE">
        <w:rPr>
          <w:rFonts w:eastAsiaTheme="minorEastAsia"/>
          <w:lang w:val="en-US"/>
        </w:rPr>
        <w:t xml:space="preserve">the </w:t>
      </w:r>
      <w:r w:rsidR="007F141C" w:rsidRPr="00972C7F">
        <w:rPr>
          <w:rFonts w:eastAsiaTheme="minorEastAsia"/>
          <w:lang w:val="en-GB"/>
        </w:rPr>
        <w:t xml:space="preserve">temperature-dependence of </w:t>
      </w:r>
      <w:r w:rsidR="004A4061" w:rsidRPr="006C25DE">
        <w:rPr>
          <w:rFonts w:eastAsiaTheme="minorEastAsia"/>
          <w:lang w:val="en-US"/>
        </w:rPr>
        <w:t xml:space="preserve">growth, consumption and metabolism </w:t>
      </w:r>
      <w:r w:rsidR="00722A05">
        <w:rPr>
          <w:rFonts w:eastAsiaTheme="minorEastAsia"/>
          <w:lang w:val="en-US"/>
        </w:rPr>
        <w:t xml:space="preserve">at below-peak temperatures </w:t>
      </w:r>
      <w:r w:rsidR="00272963">
        <w:rPr>
          <w:rFonts w:eastAsiaTheme="minorEastAsia"/>
          <w:lang w:val="en-US"/>
        </w:rPr>
        <w:t xml:space="preserve">is </w:t>
      </w:r>
      <w:r w:rsidR="004A4061" w:rsidRPr="006C25DE">
        <w:rPr>
          <w:rFonts w:eastAsiaTheme="minorEastAsia"/>
          <w:lang w:val="en-US"/>
        </w:rPr>
        <w:t xml:space="preserve">close to average intraspecific predictions (activation energies approximately 0.6 </w:t>
      </w:r>
      <m:oMath>
        <m:r>
          <m:rPr>
            <m:sty m:val="p"/>
          </m:rPr>
          <w:rPr>
            <w:rFonts w:ascii="Cambria Math" w:eastAsiaTheme="minorEastAsia" w:hAnsi="Cambria Math"/>
            <w:lang w:val="en-US"/>
          </w:rPr>
          <m:t>eV</m:t>
        </m:r>
      </m:oMath>
      <w:r w:rsidR="004A4061" w:rsidRPr="006C25DE">
        <w:rPr>
          <w:rFonts w:eastAsiaTheme="minorEastAsia"/>
          <w:lang w:val="en-US"/>
        </w:rPr>
        <w:t>)</w:t>
      </w:r>
      <w:r w:rsidR="00093FB5" w:rsidRPr="006C25DE">
        <w:rPr>
          <w:rFonts w:eastAsiaTheme="minorEastAsia"/>
          <w:lang w:val="en-US"/>
        </w:rPr>
        <w:t xml:space="preserve">, whereas </w:t>
      </w:r>
      <w:r w:rsidR="006C25DE" w:rsidRPr="006C25DE">
        <w:rPr>
          <w:rFonts w:eastAsiaTheme="minorEastAsia"/>
          <w:lang w:val="en-US"/>
        </w:rPr>
        <w:t xml:space="preserve">the </w:t>
      </w:r>
      <w:r w:rsidR="00093FB5" w:rsidRPr="006C25DE">
        <w:rPr>
          <w:rFonts w:eastAsiaTheme="minorEastAsia"/>
          <w:lang w:val="en-US"/>
        </w:rPr>
        <w:t>mass</w:t>
      </w:r>
      <w:r w:rsidR="00435490" w:rsidRPr="006C25DE">
        <w:rPr>
          <w:rFonts w:eastAsiaTheme="minorEastAsia"/>
          <w:lang w:val="en-US"/>
        </w:rPr>
        <w:t>-exponent</w:t>
      </w:r>
      <w:r w:rsidR="003F463C">
        <w:rPr>
          <w:rFonts w:eastAsiaTheme="minorEastAsia"/>
          <w:lang w:val="en-US"/>
        </w:rPr>
        <w:t xml:space="preserve"> of maximum consumption is </w:t>
      </w:r>
      <w:r w:rsidR="002A6C12">
        <w:rPr>
          <w:rFonts w:eastAsiaTheme="minorEastAsia"/>
          <w:lang w:val="en-US"/>
        </w:rPr>
        <w:t xml:space="preserve">smaller </w:t>
      </w:r>
      <w:r w:rsidR="003F463C">
        <w:rPr>
          <w:rFonts w:eastAsiaTheme="minorEastAsia"/>
          <w:lang w:val="en-US"/>
        </w:rPr>
        <w:t xml:space="preserve">than </w:t>
      </w:r>
      <w:r w:rsidR="00435490" w:rsidRPr="006C25DE">
        <w:rPr>
          <w:rFonts w:eastAsiaTheme="minorEastAsia"/>
          <w:lang w:val="en-US"/>
        </w:rPr>
        <w:t xml:space="preserve">the predicted </w:t>
      </w:r>
      <w:r w:rsidR="00272265">
        <w:rPr>
          <w:rFonts w:eastAsiaTheme="minorEastAsia"/>
          <w:lang w:val="en-US"/>
        </w:rPr>
        <w:t>3/4</w:t>
      </w:r>
      <w:r w:rsidR="00435490" w:rsidRPr="006C25DE">
        <w:rPr>
          <w:rFonts w:eastAsiaTheme="minorEastAsia"/>
          <w:lang w:val="en-US"/>
        </w:rPr>
        <w:t>.</w:t>
      </w:r>
      <w:r w:rsidR="005A5A64">
        <w:rPr>
          <w:rFonts w:eastAsiaTheme="minorEastAsia"/>
          <w:lang w:val="en-US"/>
        </w:rPr>
        <w:t xml:space="preserve"> Over the full temperature range, consumption rates are unimodal</w:t>
      </w:r>
      <w:r w:rsidR="00F50D8B">
        <w:rPr>
          <w:rFonts w:eastAsiaTheme="minorEastAsia"/>
          <w:lang w:val="en-US"/>
        </w:rPr>
        <w:t>, and w</w:t>
      </w:r>
      <w:r w:rsidR="00B113E3">
        <w:rPr>
          <w:rFonts w:eastAsiaTheme="minorEastAsia"/>
          <w:lang w:val="en-US"/>
        </w:rPr>
        <w:t xml:space="preserve">e find indications of consumption rates being maximized at similar </w:t>
      </w:r>
      <w:r w:rsidR="00574C4D">
        <w:rPr>
          <w:rFonts w:eastAsiaTheme="minorEastAsia"/>
          <w:lang w:val="en-US"/>
        </w:rPr>
        <w:t xml:space="preserve">relative </w:t>
      </w:r>
      <w:r w:rsidR="00B113E3">
        <w:rPr>
          <w:rFonts w:eastAsiaTheme="minorEastAsia"/>
          <w:lang w:val="en-US"/>
        </w:rPr>
        <w:t>temperatures as growth</w:t>
      </w:r>
      <w:r w:rsidR="00892B00">
        <w:rPr>
          <w:rFonts w:eastAsiaTheme="minorEastAsia"/>
          <w:lang w:val="en-US"/>
        </w:rPr>
        <w:t xml:space="preserve">. </w:t>
      </w:r>
      <w:r w:rsidR="00C37957">
        <w:rPr>
          <w:rFonts w:eastAsiaTheme="minorEastAsia"/>
          <w:lang w:val="en-US"/>
        </w:rPr>
        <w:t xml:space="preserve">Unimodal growth curves are predicted to </w:t>
      </w:r>
      <w:r w:rsidR="009F395E">
        <w:rPr>
          <w:rFonts w:eastAsiaTheme="minorEastAsia"/>
          <w:lang w:val="en-US"/>
        </w:rPr>
        <w:t xml:space="preserve">cause declines in optimum growth curves with body mass, which </w:t>
      </w:r>
      <w:r w:rsidR="00973D53">
        <w:rPr>
          <w:rFonts w:eastAsiaTheme="minorEastAsia"/>
          <w:lang w:val="en-US"/>
        </w:rPr>
        <w:t xml:space="preserve">we </w:t>
      </w:r>
      <w:del w:id="107" w:author="Anna Gårdmark" w:date="2020-02-03T16:10:00Z">
        <w:r w:rsidR="00973D53" w:rsidDel="008940BB">
          <w:rPr>
            <w:rFonts w:eastAsiaTheme="minorEastAsia"/>
            <w:lang w:val="en-US"/>
          </w:rPr>
          <w:delText xml:space="preserve">can </w:delText>
        </w:r>
      </w:del>
      <w:r w:rsidR="00973D53">
        <w:rPr>
          <w:rFonts w:eastAsiaTheme="minorEastAsia"/>
          <w:lang w:val="en-US"/>
        </w:rPr>
        <w:t>demonstrate clearly in an independent data s</w:t>
      </w:r>
      <w:r w:rsidR="00F16E3D">
        <w:rPr>
          <w:rFonts w:eastAsiaTheme="minorEastAsia"/>
          <w:lang w:val="en-US"/>
        </w:rPr>
        <w:t>et</w:t>
      </w:r>
      <w:r w:rsidR="00973D53">
        <w:rPr>
          <w:rFonts w:eastAsiaTheme="minorEastAsia"/>
          <w:lang w:val="en-US"/>
        </w:rPr>
        <w:t>.</w:t>
      </w:r>
    </w:p>
    <w:p w14:paraId="7ABDF969" w14:textId="77777777" w:rsidR="00D00BD9" w:rsidRPr="00972C7F" w:rsidRDefault="00D00BD9"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ins w:id="108" w:author="Anna Gårdmark" w:date="2020-02-03T16:10:00Z">
        <w:r w:rsidR="008940BB">
          <w:rPr>
            <w:rFonts w:cstheme="minorHAnsi"/>
            <w:lang w:val="en-GB"/>
          </w:rPr>
          <w:t>-</w:t>
        </w:r>
      </w:ins>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093C2D">
        <w:rPr>
          <w:rFonts w:cstheme="minorHAnsi"/>
        </w:rPr>
        <w:instrText xml:space="preserve">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r w:rsidR="00550D11">
        <w:rPr>
          <w:rFonts w:eastAsiaTheme="minorEastAsia" w:cstheme="minorHAnsi"/>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the Web of Science Core Collection</w:t>
      </w:r>
      <w:commentRangeStart w:id="109"/>
      <w:commentRangeStart w:id="110"/>
      <w:commentRangeStart w:id="111"/>
      <w:r w:rsidRPr="00972C7F">
        <w:rPr>
          <w:rFonts w:cstheme="minorHAnsi"/>
          <w:lang w:val="en-GB"/>
        </w:rPr>
        <w:t>.</w:t>
      </w:r>
      <w:commentRangeEnd w:id="109"/>
      <w:r w:rsidR="007F141C">
        <w:rPr>
          <w:rStyle w:val="Kommentarsreferens"/>
        </w:rPr>
        <w:commentReference w:id="109"/>
      </w:r>
      <w:commentRangeEnd w:id="110"/>
      <w:r w:rsidR="00550D11">
        <w:rPr>
          <w:rStyle w:val="Kommentarsreferens"/>
        </w:rPr>
        <w:commentReference w:id="110"/>
      </w:r>
      <w:commentRangeEnd w:id="111"/>
      <w:r w:rsidR="0091508C">
        <w:rPr>
          <w:rStyle w:val="Kommentarsreferens"/>
        </w:rPr>
        <w:commentReference w:id="111"/>
      </w:r>
      <w:r w:rsidRPr="00972C7F">
        <w:rPr>
          <w:rFonts w:cstheme="minorHAnsi"/>
          <w:lang w:val="en-GB"/>
        </w:rPr>
        <w:t xml:space="preserve"> </w:t>
      </w:r>
      <w:r w:rsidR="008D54E8" w:rsidRPr="008D54E8">
        <w:rPr>
          <w:rFonts w:cstheme="minorHAnsi"/>
          <w:lang w:val="en-US"/>
        </w:rPr>
        <w:t>For growth rate</w:t>
      </w:r>
      <w:r w:rsidR="008D54E8">
        <w:rPr>
          <w:rFonts w:cstheme="minorHAnsi"/>
          <w:lang w:val="en-US"/>
        </w:rPr>
        <w:t xml:space="preserve">, we used the following topic terms: </w:t>
      </w:r>
      <w:r w:rsidR="0010402F" w:rsidRPr="0010402F">
        <w:rPr>
          <w:rFonts w:cstheme="minorHAnsi"/>
          <w:lang w:val="en-US"/>
        </w:rPr>
        <w:t>(growth) AND (mass OR weight OR size) AND (temperature*) AND (optimum)</w:t>
      </w:r>
      <w:r w:rsidR="00637D70">
        <w:rPr>
          <w:rFonts w:cstheme="minorHAnsi"/>
          <w:lang w:val="en-US"/>
        </w:rPr>
        <w:t xml:space="preserve">, as well as: </w:t>
      </w:r>
      <w:r w:rsidR="00835DC4" w:rsidRPr="00835DC4">
        <w:rPr>
          <w:rFonts w:cstheme="minorHAnsi"/>
          <w:lang w:val="en-US"/>
        </w:rPr>
        <w:t>(growth) AND (mass OR weight OR size) AND (temperature*) AND (optim*)</w:t>
      </w:r>
      <w:r w:rsidR="00515C37">
        <w:rPr>
          <w:rFonts w:cstheme="minorHAnsi"/>
          <w:lang w:val="en-US"/>
        </w:rPr>
        <w:t>. F</w:t>
      </w:r>
      <w:r w:rsidR="00155EDF">
        <w:rPr>
          <w:rFonts w:cstheme="minorHAnsi"/>
          <w:lang w:val="en-US"/>
        </w:rPr>
        <w:t>or metabolic rate we used:</w:t>
      </w:r>
      <w:r w:rsidR="00515C37">
        <w:rPr>
          <w:rFonts w:cstheme="minorHAnsi"/>
          <w:lang w:val="en-US"/>
        </w:rPr>
        <w:t xml:space="preserve"> </w:t>
      </w:r>
      <w:r w:rsidR="00155EDF" w:rsidRPr="00155EDF">
        <w:rPr>
          <w:rFonts w:cstheme="minorHAnsi"/>
          <w:lang w:val="en-US"/>
        </w:rPr>
        <w:t>(metabolism OR "oxygen-consumption" OR "oxygen consumption") AND (mass OR weight OR size) AND (temperature*)</w:t>
      </w:r>
      <w:r w:rsidR="005834F1">
        <w:rPr>
          <w:rFonts w:cstheme="minorHAnsi"/>
          <w:lang w:val="en-US"/>
        </w:rPr>
        <w:t>. F</w:t>
      </w:r>
      <w:r w:rsidR="006B6462">
        <w:rPr>
          <w:rFonts w:cstheme="minorHAnsi"/>
          <w:lang w:val="en-US"/>
        </w:rPr>
        <w:t>or maximum consumption we used:</w:t>
      </w:r>
      <w:r w:rsidR="00887694" w:rsidRPr="00887694">
        <w:rPr>
          <w:rFonts w:cstheme="minorHAnsi"/>
          <w:lang w:val="en-US"/>
        </w:rPr>
        <w:t xml:space="preserve"> (consumption or feeding$rate or food$intake or bio$energ* or ingestion or food-intake) AND (mass or weight or size) AND (temperature*)</w:t>
      </w:r>
      <w:r w:rsidR="00A51164">
        <w:rPr>
          <w:rFonts w:cstheme="minorHAnsi"/>
          <w:lang w:val="en-US"/>
        </w:rPr>
        <w:t xml:space="preserve">, as well as: </w:t>
      </w:r>
      <w:r w:rsidR="00171FE8" w:rsidRPr="00171FE8">
        <w:rPr>
          <w:rFonts w:cstheme="minorHAnsi"/>
          <w:lang w:val="en-US"/>
        </w:rPr>
        <w:t>(feeding-rate or bio-energ*) AND</w:t>
      </w:r>
      <w:r w:rsidR="004A1511">
        <w:rPr>
          <w:rFonts w:cstheme="minorHAnsi"/>
          <w:lang w:val="en-US"/>
        </w:rPr>
        <w:t xml:space="preserve"> </w:t>
      </w:r>
      <w:r w:rsidR="00171FE8" w:rsidRPr="00171FE8">
        <w:rPr>
          <w:rFonts w:cstheme="minorHAnsi"/>
          <w:lang w:val="en-US"/>
        </w:rPr>
        <w:t>(mass or weight or size) AND</w:t>
      </w:r>
      <w:r w:rsidR="00CE311D">
        <w:rPr>
          <w:rFonts w:cstheme="minorHAnsi"/>
          <w:lang w:val="en-US"/>
        </w:rPr>
        <w:t xml:space="preserve"> </w:t>
      </w:r>
      <w:r w:rsidR="00171FE8" w:rsidRPr="00171FE8">
        <w:rPr>
          <w:rFonts w:cstheme="minorHAnsi"/>
          <w:lang w:val="en-US"/>
        </w:rPr>
        <w:t>(temperature*)</w:t>
      </w:r>
      <w:r w:rsidR="00887694" w:rsidRPr="00887694">
        <w:rPr>
          <w:rFonts w:cstheme="minorHAnsi"/>
          <w:lang w:val="en-US"/>
        </w:rPr>
        <w:t>.</w:t>
      </w:r>
      <w:r w:rsidR="00893FB8">
        <w:rPr>
          <w:rFonts w:cstheme="minorHAnsi"/>
          <w:lang w:val="en-US"/>
        </w:rPr>
        <w:t xml:space="preserve"> </w:t>
      </w:r>
      <w:r w:rsidR="00F46964" w:rsidRPr="00A261CD">
        <w:rPr>
          <w:rFonts w:cstheme="minorHAnsi"/>
          <w:lang w:val="en-GB"/>
        </w:rPr>
        <w:t>We also applied additional filters on subject</w:t>
      </w:r>
      <w:r w:rsidR="00F46964">
        <w:rPr>
          <w:rFonts w:cstheme="minorHAnsi"/>
          <w:lang w:val="en-US"/>
        </w:rPr>
        <w:t xml:space="preserve">: </w:t>
      </w:r>
      <w:r w:rsidR="00F46964" w:rsidRPr="00F46964">
        <w:rPr>
          <w:rFonts w:cstheme="minorHAnsi"/>
          <w:lang w:val="en-US"/>
        </w:rPr>
        <w:t>‘marine freshwater biology’, ‘fisheries’, ‘ecology’, ‘zoology’, ‘biology’, ‘physiology</w:t>
      </w:r>
      <w:r w:rsidR="00EC56CF">
        <w:rPr>
          <w:rFonts w:cstheme="minorHAnsi"/>
          <w:lang w:val="en-US"/>
        </w:rPr>
        <w:t xml:space="preserve">’. For growth rates, we in </w:t>
      </w:r>
      <w:r w:rsidR="00EC56CF" w:rsidRPr="00EC56CF">
        <w:rPr>
          <w:rFonts w:cstheme="minorHAnsi"/>
          <w:lang w:val="en-US"/>
        </w:rPr>
        <w:t>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ins w:id="112" w:author="Anna Gårdmark" w:date="2020-02-03T16:11:00Z">
        <w:r w:rsidR="008940BB">
          <w:rPr>
            <w:rFonts w:cstheme="minorHAnsi"/>
            <w:lang w:val="en-GB"/>
          </w:rPr>
          <w:t xml:space="preserve"> compared to metabolism</w:t>
        </w:r>
      </w:ins>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7B9E9322" w:rsidR="000F1792" w:rsidRPr="00972C7F" w:rsidRDefault="006C7AAB" w:rsidP="002E3379">
      <w:pPr>
        <w:tabs>
          <w:tab w:val="center" w:pos="4513"/>
        </w:tabs>
        <w:spacing w:line="480" w:lineRule="auto"/>
        <w:ind w:firstLine="284"/>
        <w:contextualSpacing/>
        <w:jc w:val="both"/>
        <w:rPr>
          <w:rFonts w:cstheme="minorHAnsi"/>
          <w:lang w:val="en-GB"/>
        </w:rPr>
      </w:pPr>
      <w:r>
        <w:rPr>
          <w:rFonts w:cstheme="minorHAnsi"/>
          <w:lang w:val="en-US"/>
        </w:rPr>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8F1CA0">
        <w:rPr>
          <w:rFonts w:cstheme="minorHAnsi"/>
          <w:lang w:val="en-US"/>
        </w:rPr>
        <w:t>se</w:t>
      </w:r>
      <w:r w:rsidR="007F141C" w:rsidRPr="00972C7F">
        <w:rPr>
          <w:rFonts w:cstheme="minorHAnsi"/>
          <w:lang w:val="en-GB"/>
        </w:rPr>
        <w:t xml:space="preserve"> </w:t>
      </w:r>
      <w:r w:rsidR="000F1792" w:rsidRPr="00972C7F">
        <w:rPr>
          <w:rFonts w:cstheme="minorHAnsi"/>
          <w:lang w:val="en-GB"/>
        </w:rPr>
        <w:t xml:space="preserve">rates depend on </w:t>
      </w:r>
      <w:ins w:id="113" w:author="Anna Gårdmark" w:date="2020-02-03T16:12:00Z">
        <w:r w:rsidR="008940BB">
          <w:rPr>
            <w:rFonts w:cstheme="minorHAnsi"/>
            <w:lang w:val="en-GB"/>
          </w:rPr>
          <w:t xml:space="preserve">both </w:t>
        </w:r>
      </w:ins>
      <w:r w:rsidR="000F1792" w:rsidRPr="00972C7F">
        <w:rPr>
          <w:rFonts w:cstheme="minorHAnsi"/>
          <w:lang w:val="en-GB"/>
        </w:rPr>
        <w:t xml:space="preserve">body size and temperature </w:t>
      </w:r>
      <w:r w:rsidR="00AB3806" w:rsidRPr="00972C7F">
        <w:rPr>
          <w:rFonts w:cstheme="minorHAnsi"/>
          <w:lang w:val="en-GB"/>
        </w:rPr>
        <w:t>within species. While this reduces the number of data points available in the literature (as most experimental studies only use size</w:t>
      </w:r>
      <w:ins w:id="114" w:author="Anna Gårdmark" w:date="2020-02-03T16:12:00Z">
        <w:r w:rsidR="008940BB">
          <w:rPr>
            <w:rFonts w:cstheme="minorHAnsi"/>
            <w:lang w:val="en-GB"/>
          </w:rPr>
          <w:t>,</w:t>
        </w:r>
      </w:ins>
      <w:r w:rsidR="00AB3806" w:rsidRPr="00972C7F">
        <w:rPr>
          <w:rFonts w:cstheme="minorHAnsi"/>
          <w:lang w:val="en-GB"/>
        </w:rPr>
        <w:t xml:space="preserv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multivariate 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commentRangeStart w:id="115"/>
      <w:commentRangeStart w:id="116"/>
      <w:commentRangeEnd w:id="115"/>
      <w:commentRangeEnd w:id="116"/>
      <w:r w:rsidR="00B11254">
        <w:rPr>
          <w:rStyle w:val="Kommentarsreferens"/>
        </w:rPr>
        <w:commentReference w:id="115"/>
      </w:r>
      <w:r w:rsidR="00AB1119">
        <w:rPr>
          <w:rStyle w:val="Kommentarsreferens"/>
        </w:rPr>
        <w:commentReference w:id="116"/>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8D1C8C">
        <w:rPr>
          <w:rFonts w:eastAsiaTheme="minorEastAsia" w:cstheme="minorHAnsi"/>
          <w:lang w:val="en-US"/>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CA6861">
        <w:rPr>
          <w:rFonts w:eastAsiaTheme="minorEastAsia" w:cstheme="minorHAnsi"/>
          <w:lang w:val="en-US"/>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ins w:id="117" w:author="Anna Gårdmark" w:date="2020-02-03T16:13:00Z">
        <w:r w:rsidR="008940BB">
          <w:rPr>
            <w:rFonts w:eastAsiaTheme="minorEastAsia" w:cstheme="minorHAnsi"/>
            <w:lang w:val="en-GB"/>
          </w:rPr>
          <w:t>u</w:t>
        </w:r>
      </w:ins>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118"/>
      <w:commentRangeStart w:id="119"/>
      <w:r w:rsidR="000F1792" w:rsidRPr="00972C7F">
        <w:rPr>
          <w:rFonts w:eastAsiaTheme="minorEastAsia" w:cstheme="minorHAnsi"/>
          <w:lang w:val="en-GB"/>
        </w:rPr>
        <w:t>We used only one study per species</w:t>
      </w:r>
      <w:commentRangeEnd w:id="118"/>
      <w:r w:rsidR="00A06A32">
        <w:rPr>
          <w:rStyle w:val="Kommentarsreferens"/>
        </w:rPr>
        <w:commentReference w:id="118"/>
      </w:r>
      <w:commentRangeEnd w:id="119"/>
      <w:r w:rsidR="00296320">
        <w:rPr>
          <w:rStyle w:val="Kommentarsreferens"/>
        </w:rPr>
        <w:commentReference w:id="119"/>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296320">
        <w:rPr>
          <w:rFonts w:eastAsiaTheme="minorEastAsia" w:cstheme="minorHAnsi"/>
          <w:lang w:val="en-GB"/>
          <w:rPrChange w:id="120" w:author="Anna Gårdmark" w:date="2020-02-03T17:38:00Z">
            <w:rPr>
              <w:rFonts w:eastAsiaTheme="minorEastAsia" w:cstheme="minorHAnsi"/>
            </w:rPr>
          </w:rPrChange>
        </w:rPr>
        <w:instrText>ther consideration. We found strong evidence for a metabolic scaling coef</w:instrText>
      </w:r>
      <w:r w:rsidR="000F1792" w:rsidRPr="000308A8">
        <w:rPr>
          <w:rFonts w:eastAsiaTheme="minorEastAsia" w:cstheme="minorHAnsi"/>
        </w:rPr>
        <w:instrText>ﬁ</w:instrText>
      </w:r>
      <w:r w:rsidR="000F1792" w:rsidRPr="00296320">
        <w:rPr>
          <w:rFonts w:eastAsiaTheme="minorEastAsia" w:cstheme="minorHAnsi"/>
          <w:lang w:val="en-GB"/>
          <w:rPrChange w:id="121" w:author="Anna Gårdmark" w:date="2020-02-03T17:38:00Z">
            <w:rPr>
              <w:rFonts w:eastAsiaTheme="minorEastAsia" w:cstheme="minorHAnsi"/>
            </w:rPr>
          </w:rPrChange>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296320">
        <w:rPr>
          <w:rFonts w:eastAsiaTheme="minorEastAsia" w:cstheme="minorHAnsi"/>
          <w:lang w:val="en-GB"/>
          <w:rPrChange w:id="122" w:author="Anna Gårdmark" w:date="2020-02-03T17:38:00Z">
            <w:rPr>
              <w:rFonts w:eastAsiaTheme="minorEastAsia" w:cstheme="minorHAnsi"/>
            </w:rPr>
          </w:rPrChange>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296320">
        <w:rPr>
          <w:rFonts w:eastAsiaTheme="minorEastAsia" w:cstheme="minorHAnsi"/>
          <w:lang w:val="en-GB"/>
          <w:rPrChange w:id="123" w:author="Anna Gårdmark" w:date="2020-02-03T17:38:00Z">
            <w:rPr>
              <w:rFonts w:eastAsiaTheme="minorEastAsia" w:cstheme="minorHAnsi"/>
            </w:rPr>
          </w:rPrChange>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296320">
        <w:rPr>
          <w:rFonts w:eastAsiaTheme="minorEastAsia" w:cstheme="minorHAnsi"/>
          <w:lang w:val="en-GB"/>
          <w:rPrChange w:id="124" w:author="Anna Gårdmark" w:date="2020-02-03T17:38:00Z">
            <w:rPr>
              <w:rFonts w:eastAsiaTheme="minorEastAsia" w:cstheme="minorHAnsi"/>
            </w:rPr>
          </w:rPrChange>
        </w:rPr>
        <w:t xml:space="preserve">. </w:t>
      </w:r>
      <w:r w:rsidR="000F1792" w:rsidRPr="00972C7F">
        <w:rPr>
          <w:rFonts w:eastAsiaTheme="minorEastAsia" w:cstheme="minorHAnsi"/>
          <w:lang w:val="en-GB"/>
        </w:rPr>
        <w:t xml:space="preserve">In cases where we found more than one study for a species, we selected the study we found most suitable, </w:t>
      </w:r>
      <w:commentRangeStart w:id="125"/>
      <w:commentRangeStart w:id="126"/>
      <w:r w:rsidR="000F1792" w:rsidRPr="00972C7F">
        <w:rPr>
          <w:rFonts w:eastAsiaTheme="minorEastAsia" w:cstheme="minorHAnsi"/>
          <w:lang w:val="en-GB"/>
        </w:rPr>
        <w:t>based on how well it fit with our pre-defined criteria</w:t>
      </w:r>
      <w:r w:rsidR="001E06F7" w:rsidRPr="00972C7F">
        <w:rPr>
          <w:rFonts w:eastAsiaTheme="minorEastAsia" w:cstheme="minorHAnsi"/>
          <w:lang w:val="en-GB"/>
        </w:rPr>
        <w:t xml:space="preserve"> (Appendix S1)</w:t>
      </w:r>
      <w:r w:rsidR="000F1792" w:rsidRPr="00972C7F">
        <w:rPr>
          <w:rFonts w:eastAsiaTheme="minorEastAsia" w:cstheme="minorHAnsi"/>
          <w:lang w:val="en-GB"/>
        </w:rPr>
        <w:t xml:space="preserve">. </w:t>
      </w:r>
      <w:commentRangeEnd w:id="125"/>
      <w:r w:rsidR="00366CF2">
        <w:rPr>
          <w:rStyle w:val="Kommentarsreferens"/>
        </w:rPr>
        <w:commentReference w:id="125"/>
      </w:r>
      <w:commentRangeEnd w:id="126"/>
      <w:r w:rsidR="000E0EF1">
        <w:rPr>
          <w:rStyle w:val="Kommentarsreferens"/>
        </w:rPr>
        <w:commentReference w:id="126"/>
      </w:r>
      <w:r w:rsidR="000F1792" w:rsidRPr="00972C7F">
        <w:rPr>
          <w:rFonts w:cstheme="minorHAnsi"/>
          <w:lang w:val="en-GB"/>
        </w:rPr>
        <w:t xml:space="preserve">A more detailed description of the search protocol, criteria to select data, data acquisition procedure, quality control, collation of </w:t>
      </w:r>
      <w:r w:rsidR="006A61DB" w:rsidRPr="006A61DB">
        <w:rPr>
          <w:rFonts w:cstheme="minorHAnsi"/>
          <w:lang w:val="en-US"/>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508FDBA5" w:rsidR="00255656" w:rsidRPr="00972C7F" w:rsidRDefault="00E904F5" w:rsidP="002E3379">
      <w:pPr>
        <w:tabs>
          <w:tab w:val="center" w:pos="4513"/>
        </w:tabs>
        <w:spacing w:line="480" w:lineRule="auto"/>
        <w:ind w:firstLine="284"/>
        <w:contextualSpacing/>
        <w:jc w:val="both"/>
        <w:rPr>
          <w:rFonts w:cstheme="minorHAnsi"/>
          <w:lang w:val="en-GB"/>
        </w:rPr>
      </w:pPr>
      <w:r>
        <w:rPr>
          <w:rFonts w:cstheme="minorHAnsi"/>
          <w:lang w:val="en-US"/>
        </w:rPr>
        <w:t xml:space="preserve">We compiled four datasets: growth-, </w:t>
      </w:r>
      <w:r w:rsidR="00861FA8">
        <w:rPr>
          <w:rFonts w:cstheme="minorHAnsi"/>
          <w:lang w:val="en-US"/>
        </w:rPr>
        <w:t>metabolic</w:t>
      </w:r>
      <w:r w:rsidR="003A4655">
        <w:rPr>
          <w:rFonts w:cstheme="minorHAnsi"/>
          <w:lang w:val="en-US"/>
        </w:rPr>
        <w:t>-,</w:t>
      </w:r>
      <w:r w:rsidR="0049249C">
        <w:rPr>
          <w:rFonts w:cstheme="minorHAnsi"/>
          <w:lang w:val="en-US"/>
        </w:rPr>
        <w:t xml:space="preserve"> </w:t>
      </w:r>
      <w:r>
        <w:rPr>
          <w:rFonts w:cstheme="minorHAnsi"/>
          <w:lang w:val="en-US"/>
        </w:rPr>
        <w:t xml:space="preserve">and </w:t>
      </w:r>
      <w:r w:rsidR="00B604C4">
        <w:rPr>
          <w:rFonts w:cstheme="minorHAnsi"/>
          <w:lang w:val="en-US"/>
        </w:rPr>
        <w:t xml:space="preserve">maximum </w:t>
      </w:r>
      <w:r>
        <w:rPr>
          <w:rFonts w:cstheme="minorHAnsi"/>
          <w:lang w:val="en-US"/>
        </w:rPr>
        <w:t>consumption</w:t>
      </w:r>
      <w:r w:rsidR="00556CD7" w:rsidRPr="00E904F5">
        <w:rPr>
          <w:rFonts w:cstheme="minorHAnsi"/>
          <w:lang w:val="en-US"/>
        </w:rPr>
        <w:t xml:space="preserve"> </w:t>
      </w:r>
      <w:r>
        <w:rPr>
          <w:rFonts w:cstheme="minorHAnsi"/>
          <w:lang w:val="en-US"/>
        </w:rPr>
        <w:t xml:space="preserve">rate, and </w:t>
      </w:r>
      <w:r w:rsidR="00AC08C7">
        <w:rPr>
          <w:rFonts w:cstheme="minorHAnsi"/>
          <w:lang w:val="en-US"/>
        </w:rPr>
        <w:t xml:space="preserve">the </w:t>
      </w:r>
      <w:r w:rsidR="001F203A" w:rsidRPr="00972C7F">
        <w:rPr>
          <w:rFonts w:cstheme="minorHAnsi"/>
          <w:lang w:val="en-GB"/>
        </w:rPr>
        <w:t>optimum growth rate temperature for each combination of body mass group and species.</w:t>
      </w:r>
      <w:r w:rsidR="001F203A" w:rsidRPr="001F203A">
        <w:rPr>
          <w:rFonts w:cstheme="minorHAnsi"/>
          <w:lang w:val="en-US"/>
        </w:rPr>
        <w:t xml:space="preserve"> </w:t>
      </w:r>
      <w:r w:rsidR="00255656" w:rsidRPr="00972C7F">
        <w:rPr>
          <w:rFonts w:cstheme="minorHAnsi"/>
          <w:lang w:val="en-GB"/>
        </w:rPr>
        <w:t xml:space="preserve">We compiled in </w:t>
      </w:r>
      <w:commentRangeStart w:id="127"/>
      <w:r w:rsidR="00255656" w:rsidRPr="00972C7F">
        <w:rPr>
          <w:rFonts w:cstheme="minorHAnsi"/>
          <w:lang w:val="en-GB"/>
        </w:rPr>
        <w:t>total 154, 2790 and 626 data points from published articles</w:t>
      </w:r>
      <w:r w:rsidR="001258FE" w:rsidRPr="00436FED">
        <w:rPr>
          <w:rFonts w:cstheme="minorHAnsi"/>
          <w:lang w:val="en-US"/>
        </w:rPr>
        <w:t xml:space="preserve"> for each rate</w:t>
      </w:r>
      <w:r w:rsidR="00EB6461" w:rsidRPr="00EB6461">
        <w:rPr>
          <w:rFonts w:cstheme="minorHAnsi"/>
          <w:lang w:val="en-US"/>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w:t>
      </w:r>
      <w:commentRangeEnd w:id="127"/>
      <w:r w:rsidR="008940BB">
        <w:rPr>
          <w:rStyle w:val="Kommentarsreferens"/>
        </w:rPr>
        <w:commentReference w:id="127"/>
      </w:r>
      <w:r w:rsidR="00255656" w:rsidRPr="00972C7F">
        <w:rPr>
          <w:rFonts w:eastAsiaTheme="minorEastAsia" w:cstheme="minorHAnsi"/>
          <w:lang w:val="en-GB"/>
        </w:rPr>
        <w:t xml:space="preserve">respectively, representing a diverse range of taxonomic groups, habitats and lifestyles (Appendix S1). </w:t>
      </w:r>
      <w:commentRangeStart w:id="128"/>
      <w:commentRangeStart w:id="129"/>
      <w:r w:rsidR="00255656" w:rsidRPr="00972C7F">
        <w:rPr>
          <w:rFonts w:eastAsiaTheme="minorEastAsia" w:cstheme="minorHAnsi"/>
          <w:lang w:val="en-GB"/>
        </w:rPr>
        <w:t xml:space="preserve">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commentRangeEnd w:id="128"/>
      <w:r w:rsidR="00255656">
        <w:rPr>
          <w:rStyle w:val="Kommentarsreferens"/>
        </w:rPr>
        <w:commentReference w:id="128"/>
      </w:r>
      <w:commentRangeEnd w:id="129"/>
      <w:r w:rsidR="00255656" w:rsidRPr="00972C7F">
        <w:rPr>
          <w:rFonts w:cstheme="minorHAnsi"/>
          <w:lang w:val="en-GB"/>
        </w:rPr>
        <w:t xml:space="preserve"> </w:t>
      </w:r>
    </w:p>
    <w:p w14:paraId="6AD230C7" w14:textId="434C06AC" w:rsidR="003E256F" w:rsidRPr="006446C9" w:rsidRDefault="00BD2FAB" w:rsidP="002E3379">
      <w:pPr>
        <w:tabs>
          <w:tab w:val="center" w:pos="4513"/>
        </w:tabs>
        <w:spacing w:line="480" w:lineRule="auto"/>
        <w:ind w:firstLine="284"/>
        <w:contextualSpacing/>
        <w:jc w:val="both"/>
        <w:rPr>
          <w:rFonts w:cstheme="minorHAnsi"/>
          <w:b/>
          <w:lang w:val="en-US"/>
        </w:rPr>
      </w:pPr>
      <w:r w:rsidRPr="00BD2FAB">
        <w:rPr>
          <w:rFonts w:eastAsiaTheme="minorEastAsia" w:cstheme="minorHAnsi"/>
          <w:bCs/>
          <w:iCs/>
          <w:lang w:val="en-US"/>
        </w:rPr>
        <w:t xml:space="preserve">Between experiments, </w:t>
      </w:r>
      <w:r w:rsidR="00255656">
        <w:rPr>
          <w:rStyle w:val="Kommentarsreferens"/>
        </w:rPr>
        <w:commentReference w:id="129"/>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9D3B3A">
        <w:rPr>
          <w:rFonts w:eastAsiaTheme="minorEastAsia" w:cstheme="minorHAnsi"/>
          <w:bCs/>
          <w:iCs/>
          <w:lang w:val="en-US"/>
        </w:rPr>
        <w:t xml:space="preserve">. </w:t>
      </w:r>
      <w:r w:rsidR="009D3B3A">
        <w:rPr>
          <w:rFonts w:eastAsiaTheme="minorEastAsia" w:cstheme="minorHAnsi"/>
          <w:bCs/>
          <w:iCs/>
          <w:lang w:val="en-US"/>
        </w:rPr>
        <w:t xml:space="preserve">Experimental temperatures also varied in relation to the species </w:t>
      </w:r>
      <w:r w:rsidR="00784A3E">
        <w:rPr>
          <w:rFonts w:eastAsiaTheme="minorEastAsia" w:cstheme="minorHAnsi"/>
          <w:bCs/>
          <w:iCs/>
          <w:lang w:val="en-US"/>
        </w:rPr>
        <w:t>normal temperature-range</w:t>
      </w:r>
      <w:r w:rsidR="00833C86">
        <w:rPr>
          <w:rFonts w:eastAsiaTheme="minorEastAsia" w:cstheme="minorHAnsi"/>
          <w:bCs/>
          <w:iCs/>
          <w:lang w:val="en-US"/>
        </w:rPr>
        <w:t xml:space="preserve"> </w:t>
      </w:r>
      <w:r w:rsidR="009D3B3A">
        <w:rPr>
          <w:rFonts w:eastAsiaTheme="minorEastAsia" w:cstheme="minorHAnsi"/>
          <w:bCs/>
          <w:iCs/>
          <w:lang w:val="en-US"/>
        </w:rPr>
        <w:t>between studies</w:t>
      </w:r>
      <w:r w:rsidR="00CE265C">
        <w:rPr>
          <w:rFonts w:eastAsiaTheme="minorEastAsia" w:cstheme="minorHAnsi"/>
          <w:bCs/>
          <w:iCs/>
          <w:lang w:val="en-US"/>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153D1C">
        <w:rPr>
          <w:rFonts w:eastAsiaTheme="minorEastAsia" w:cstheme="minorHAnsi"/>
          <w:bCs/>
          <w:iCs/>
          <w:lang w:val="en-US"/>
        </w:rPr>
        <w:t xml:space="preserve">For the analysis of </w:t>
      </w:r>
      <w:r w:rsidR="00153D1C">
        <w:rPr>
          <w:rFonts w:eastAsiaTheme="minorEastAsia" w:cstheme="minorHAnsi"/>
          <w:bCs/>
          <w:iCs/>
          <w:lang w:val="en-US"/>
        </w:rPr>
        <w:t>optimum growth temperature, we therefore</w:t>
      </w:r>
      <w:r w:rsidR="001800B3" w:rsidRPr="00972C7F">
        <w:rPr>
          <w:rFonts w:eastAsiaTheme="minorEastAsia" w:cstheme="minorHAnsi"/>
          <w:bCs/>
          <w:iCs/>
          <w:lang w:val="en-GB"/>
        </w:rPr>
        <w:t xml:space="preserve"> </w:t>
      </w:r>
      <w:r w:rsidR="00B96B59" w:rsidRPr="00153D1C">
        <w:rPr>
          <w:rFonts w:eastAsiaTheme="minorEastAsia" w:cstheme="minorHAnsi"/>
          <w:bCs/>
          <w:iCs/>
          <w:lang w:val="en-US"/>
        </w:rPr>
        <w:t xml:space="preserve">rescaled </w:t>
      </w:r>
      <w:r w:rsidR="00974468" w:rsidRPr="00974468">
        <w:rPr>
          <w:rFonts w:eastAsiaTheme="minorEastAsia" w:cstheme="minorHAnsi"/>
          <w:bCs/>
          <w:iCs/>
          <w:lang w:val="en-US"/>
        </w:rPr>
        <w:t xml:space="preserve">body mass and </w:t>
      </w:r>
      <w:r w:rsidR="00974468">
        <w:rPr>
          <w:rFonts w:eastAsiaTheme="minorEastAsia" w:cstheme="minorHAnsi"/>
          <w:bCs/>
          <w:iCs/>
          <w:lang w:val="en-US"/>
        </w:rPr>
        <w:t xml:space="preserve">temperature to </w:t>
      </w:r>
      <w:r w:rsidR="00974468" w:rsidRPr="00974468">
        <w:rPr>
          <w:rFonts w:eastAsiaTheme="minorEastAsia" w:cstheme="minorHAnsi"/>
          <w:bCs/>
          <w:iCs/>
          <w:lang w:val="en-US"/>
        </w:rPr>
        <w:t>relative</w:t>
      </w:r>
      <w:r w:rsidR="00974468">
        <w:rPr>
          <w:rFonts w:eastAsiaTheme="minorEastAsia" w:cstheme="minorHAnsi"/>
          <w:bCs/>
          <w:iCs/>
          <w:lang w:val="en-US"/>
        </w:rPr>
        <w:t xml:space="preserve"> </w:t>
      </w:r>
      <w:r w:rsidR="00655919" w:rsidRPr="00972C7F">
        <w:rPr>
          <w:rFonts w:eastAsiaTheme="minorEastAsia" w:cstheme="minorHAnsi"/>
          <w:bCs/>
          <w:iCs/>
          <w:lang w:val="en-GB"/>
        </w:rPr>
        <w:t>variables</w:t>
      </w:r>
      <w:r w:rsidR="00974468">
        <w:rPr>
          <w:rFonts w:eastAsiaTheme="minorEastAsia" w:cstheme="minorHAnsi"/>
          <w:bCs/>
          <w:iCs/>
          <w:lang w:val="en-US"/>
        </w:rPr>
        <w:t xml:space="preserve">, </w:t>
      </w:r>
      <w:r w:rsidR="00946F03">
        <w:rPr>
          <w:rFonts w:eastAsiaTheme="minorEastAsia" w:cstheme="minorHAnsi"/>
          <w:bCs/>
          <w:iCs/>
          <w:lang w:val="en-US"/>
        </w:rPr>
        <w:t>by species</w:t>
      </w:r>
      <w:r w:rsidR="00BA1466" w:rsidRPr="00972C7F">
        <w:rPr>
          <w:rFonts w:eastAsiaTheme="minorEastAsia" w:cstheme="minorHAnsi"/>
          <w:bCs/>
          <w:iCs/>
          <w:lang w:val="en-GB"/>
        </w:rPr>
        <w:t>.</w:t>
      </w:r>
      <w:r w:rsidR="00946F03" w:rsidRPr="00946F03">
        <w:rPr>
          <w:rFonts w:eastAsiaTheme="minorEastAsia" w:cstheme="minorHAnsi"/>
          <w:bCs/>
          <w:iCs/>
          <w:lang w:val="en-US"/>
        </w:rPr>
        <w:t xml:space="preserve"> Relative </w:t>
      </w:r>
      <w:r w:rsidR="000D3D07">
        <w:rPr>
          <w:rFonts w:eastAsiaTheme="minorEastAsia" w:cstheme="minorHAnsi"/>
          <w:bCs/>
          <w:iCs/>
          <w:lang w:val="en-US"/>
        </w:rPr>
        <w:t xml:space="preserve">body mass is defined as </w:t>
      </w:r>
      <w:r w:rsidR="000D3D07" w:rsidRPr="00972C7F">
        <w:rPr>
          <w:rFonts w:eastAsiaTheme="minorEastAsia" w:cstheme="minorHAnsi"/>
          <w:lang w:val="en-GB"/>
        </w:rPr>
        <w:t xml:space="preserve">mass relative to maximum mass (based on literature estimates taken from FishBase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D01BF5">
        <w:rPr>
          <w:rFonts w:eastAsiaTheme="minorEastAsia" w:cstheme="minorHAnsi"/>
          <w:lang w:val="en-US"/>
        </w:rPr>
        <w:t xml:space="preserve"> </w:t>
      </w:r>
      <w:r w:rsidR="000D3D07" w:rsidRPr="00972C7F">
        <w:rPr>
          <w:rFonts w:eastAsiaTheme="minorEastAsia" w:cstheme="minorHAnsi"/>
          <w:lang w:val="en-GB"/>
        </w:rPr>
        <w:t xml:space="preserve">between </w:t>
      </w:r>
      <w:commentRangeStart w:id="130"/>
      <w:commentRangeStart w:id="131"/>
      <w:r w:rsidR="000D3D07" w:rsidRPr="00972C7F">
        <w:rPr>
          <w:rFonts w:eastAsiaTheme="minorEastAsia" w:cstheme="minorHAnsi"/>
          <w:lang w:val="en-GB"/>
        </w:rPr>
        <w:t>2019</w:t>
      </w:r>
      <w:r w:rsidR="000D3D07" w:rsidRPr="003E26BA">
        <w:rPr>
          <w:rFonts w:eastAsiaTheme="minorEastAsia" w:cstheme="minorHAnsi"/>
          <w:lang w:val="en-US"/>
        </w:rPr>
        <w:t>-</w:t>
      </w:r>
      <w:r w:rsidR="000D3D07" w:rsidRPr="00972C7F">
        <w:rPr>
          <w:rFonts w:eastAsiaTheme="minorEastAsia" w:cstheme="minorHAnsi"/>
          <w:lang w:val="en-GB"/>
        </w:rPr>
        <w:t>06</w:t>
      </w:r>
      <w:r w:rsidR="000D3D07" w:rsidRPr="003E26BA">
        <w:rPr>
          <w:rFonts w:eastAsiaTheme="minorEastAsia" w:cstheme="minorHAnsi"/>
          <w:lang w:val="en-US"/>
        </w:rPr>
        <w:t>-</w:t>
      </w:r>
      <w:r w:rsidR="000D3D07" w:rsidRPr="00972C7F">
        <w:rPr>
          <w:rFonts w:eastAsiaTheme="minorEastAsia" w:cstheme="minorHAnsi"/>
          <w:lang w:val="en-GB"/>
        </w:rPr>
        <w:t>01</w:t>
      </w:r>
      <w:r w:rsidR="000D3D07" w:rsidRPr="003E26BA">
        <w:rPr>
          <w:rFonts w:eastAsiaTheme="minorEastAsia" w:cstheme="minorHAnsi"/>
          <w:lang w:val="en-US"/>
        </w:rPr>
        <w:t xml:space="preserve"> and </w:t>
      </w:r>
      <w:r w:rsidR="000D3D07" w:rsidRPr="00972C7F">
        <w:rPr>
          <w:rFonts w:eastAsiaTheme="minorEastAsia" w:cstheme="minorHAnsi"/>
          <w:lang w:val="en-GB"/>
        </w:rPr>
        <w:t>2019</w:t>
      </w:r>
      <w:r w:rsidR="000D3D07" w:rsidRPr="003E26BA">
        <w:rPr>
          <w:rFonts w:eastAsiaTheme="minorEastAsia" w:cstheme="minorHAnsi"/>
          <w:lang w:val="en-US"/>
        </w:rPr>
        <w:t>-</w:t>
      </w:r>
      <w:r w:rsidR="000D3D07" w:rsidRPr="00972C7F">
        <w:rPr>
          <w:rFonts w:eastAsiaTheme="minorEastAsia" w:cstheme="minorHAnsi"/>
          <w:lang w:val="en-GB"/>
        </w:rPr>
        <w:t>12</w:t>
      </w:r>
      <w:r w:rsidR="000D3D07" w:rsidRPr="003E26BA">
        <w:rPr>
          <w:rFonts w:eastAsiaTheme="minorEastAsia" w:cstheme="minorHAnsi"/>
          <w:lang w:val="en-US"/>
        </w:rPr>
        <w:t>-</w:t>
      </w:r>
      <w:r w:rsidR="000D3D07" w:rsidRPr="00972C7F">
        <w:rPr>
          <w:rFonts w:eastAsiaTheme="minorEastAsia" w:cstheme="minorHAnsi"/>
          <w:lang w:val="en-GB"/>
        </w:rPr>
        <w:t>01</w:t>
      </w:r>
      <w:commentRangeEnd w:id="130"/>
      <w:r w:rsidR="000D3D07">
        <w:rPr>
          <w:rStyle w:val="Kommentarsreferens"/>
        </w:rPr>
        <w:commentReference w:id="130"/>
      </w:r>
      <w:commentRangeEnd w:id="131"/>
      <w:r w:rsidR="000D3D07">
        <w:rPr>
          <w:rStyle w:val="Kommentarsreferens"/>
        </w:rPr>
        <w:commentReference w:id="131"/>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83119B">
        <w:rPr>
          <w:rFonts w:eastAsiaTheme="minorEastAsia" w:cstheme="minorHAnsi"/>
          <w:lang w:val="en-US"/>
        </w:rPr>
        <w:t xml:space="preserve">, and </w:t>
      </w:r>
      <w:r w:rsidR="0083119B">
        <w:rPr>
          <w:rFonts w:eastAsiaTheme="minorEastAsia" w:cstheme="minorHAnsi"/>
          <w:lang w:val="en-US"/>
        </w:rPr>
        <w:t>because we assume there is no interspecific relationship between optimum growth temperature and body mass</w:t>
      </w:r>
      <w:r w:rsidR="000D3D07" w:rsidRPr="00972C7F">
        <w:rPr>
          <w:rFonts w:eastAsiaTheme="minorEastAsia" w:cstheme="minorHAnsi"/>
          <w:lang w:val="en-GB"/>
        </w:rPr>
        <w:t>.</w:t>
      </w:r>
      <w:r w:rsidR="00AE0982" w:rsidRPr="00AE0982">
        <w:rPr>
          <w:rFonts w:eastAsiaTheme="minorEastAsia" w:cstheme="minorHAnsi"/>
          <w:lang w:val="en-US"/>
        </w:rPr>
        <w:t xml:space="preserve"> </w:t>
      </w:r>
      <w:r w:rsidR="00ED2707">
        <w:rPr>
          <w:rFonts w:eastAsiaTheme="minorEastAsia" w:cstheme="minorHAnsi"/>
          <w:lang w:val="en-US"/>
        </w:rPr>
        <w:t xml:space="preserve">We expressed optimum growth temperature as </w:t>
      </w:r>
      <w:r w:rsidR="00812BDB">
        <w:rPr>
          <w:rFonts w:eastAsiaTheme="minorEastAsia" w:cstheme="minorHAnsi"/>
          <w:lang w:val="en-US"/>
        </w:rPr>
        <w:t xml:space="preserve">mean-centered within species </w:t>
      </w:r>
      <w:r w:rsidR="00EB3B4F">
        <w:rPr>
          <w:rFonts w:eastAsiaTheme="minorEastAsia" w:cstheme="minorHAnsi"/>
          <w:lang w:val="en-US"/>
        </w:rPr>
        <w:t>(</w:t>
      </w:r>
      <w:commentRangeStart w:id="132"/>
      <w:r w:rsidR="00EB3B4F">
        <w:rPr>
          <w:rFonts w:eastAsiaTheme="minorEastAsia" w:cstheme="minorHAnsi"/>
          <w:lang w:val="en-US"/>
        </w:rPr>
        <w:t xml:space="preserve">of different </w:t>
      </w:r>
      <w:commentRangeEnd w:id="132"/>
      <w:r w:rsidR="008940BB">
        <w:rPr>
          <w:rStyle w:val="Kommentarsreferens"/>
        </w:rPr>
        <w:commentReference w:id="132"/>
      </w:r>
      <w:r w:rsidR="00EB3B4F">
        <w:rPr>
          <w:rFonts w:eastAsiaTheme="minorEastAsia" w:cstheme="minorHAnsi"/>
          <w:lang w:val="en-US"/>
        </w:rPr>
        <w:t>size-classes)</w:t>
      </w:r>
      <w:r w:rsidR="00B638AE">
        <w:rPr>
          <w:rFonts w:eastAsiaTheme="minorEastAsia" w:cstheme="minorHAnsi"/>
          <w:lang w:val="en-US"/>
        </w:rPr>
        <w:t>, to control for species having different thermal optima</w:t>
      </w:r>
      <w:r w:rsidR="00252CD7">
        <w:rPr>
          <w:rFonts w:eastAsiaTheme="minorEastAsia" w:cstheme="minorHAnsi"/>
          <w:lang w:val="en-US"/>
        </w:rPr>
        <w:t xml:space="preserve">. </w:t>
      </w:r>
      <w:r w:rsidR="006648DB">
        <w:rPr>
          <w:rFonts w:eastAsiaTheme="minorEastAsia" w:cstheme="minorHAnsi"/>
          <w:lang w:val="en-US"/>
        </w:rPr>
        <w:t>The o</w:t>
      </w:r>
      <w:r w:rsidR="00252CD7">
        <w:rPr>
          <w:rFonts w:eastAsiaTheme="minorEastAsia" w:cstheme="minorHAnsi"/>
          <w:lang w:val="en-US"/>
        </w:rPr>
        <w:t xml:space="preserve">ptimum growth </w:t>
      </w:r>
      <w:r w:rsidR="00864706">
        <w:rPr>
          <w:rFonts w:eastAsiaTheme="minorEastAsia" w:cstheme="minorHAnsi"/>
          <w:lang w:val="en-US"/>
        </w:rPr>
        <w:t xml:space="preserve">and consumption </w:t>
      </w:r>
      <w:r w:rsidR="00252CD7">
        <w:rPr>
          <w:rFonts w:eastAsiaTheme="minorEastAsia" w:cstheme="minorHAnsi"/>
          <w:lang w:val="en-US"/>
        </w:rPr>
        <w:t>temperature</w:t>
      </w:r>
      <w:r w:rsidR="00C05C3F">
        <w:rPr>
          <w:rFonts w:eastAsiaTheme="minorEastAsia" w:cstheme="minorHAnsi"/>
          <w:lang w:val="en-US"/>
        </w:rPr>
        <w:t>s</w:t>
      </w:r>
      <w:r w:rsidR="00252CD7">
        <w:rPr>
          <w:rFonts w:eastAsiaTheme="minorEastAsia" w:cstheme="minorHAnsi"/>
          <w:lang w:val="en-US"/>
        </w:rPr>
        <w:t xml:space="preserve"> were also evaluated in relation to </w:t>
      </w:r>
      <w:r w:rsidR="00B42FE0">
        <w:rPr>
          <w:rFonts w:eastAsiaTheme="minorEastAsia" w:cstheme="minorHAnsi"/>
          <w:lang w:val="en-US"/>
        </w:rPr>
        <w:t>the</w:t>
      </w:r>
      <w:r w:rsidR="00BF5D22">
        <w:rPr>
          <w:rFonts w:eastAsiaTheme="minorEastAsia" w:cstheme="minorHAnsi"/>
          <w:lang w:val="en-US"/>
        </w:rPr>
        <w:t xml:space="preserve"> minimu</w:t>
      </w:r>
      <w:r w:rsidR="00E55392">
        <w:rPr>
          <w:rFonts w:eastAsiaTheme="minorEastAsia" w:cstheme="minorHAnsi"/>
          <w:lang w:val="en-US"/>
        </w:rPr>
        <w:t>m</w:t>
      </w:r>
      <w:r w:rsidR="00BF5D22">
        <w:rPr>
          <w:rFonts w:eastAsiaTheme="minorEastAsia" w:cstheme="minorHAnsi"/>
          <w:lang w:val="en-US"/>
        </w:rPr>
        <w:t xml:space="preserve">, </w:t>
      </w:r>
      <w:r w:rsidR="00F7433D">
        <w:rPr>
          <w:rFonts w:eastAsiaTheme="minorEastAsia" w:cstheme="minorHAnsi"/>
          <w:lang w:val="en-US"/>
        </w:rPr>
        <w:t>mid-point</w:t>
      </w:r>
      <w:r w:rsidR="00BF5D22">
        <w:rPr>
          <w:rFonts w:eastAsiaTheme="minorEastAsia" w:cstheme="minorHAnsi"/>
          <w:lang w:val="en-US"/>
        </w:rPr>
        <w:t xml:space="preserve"> and maximum </w:t>
      </w:r>
      <w:r w:rsidR="00F7433D">
        <w:rPr>
          <w:rFonts w:eastAsiaTheme="minorEastAsia" w:cstheme="minorHAnsi"/>
          <w:lang w:val="en-US"/>
        </w:rPr>
        <w:t>of the</w:t>
      </w:r>
      <w:r w:rsidR="008C36D0">
        <w:rPr>
          <w:rFonts w:eastAsiaTheme="minorEastAsia" w:cstheme="minorHAnsi"/>
          <w:lang w:val="en-US"/>
        </w:rPr>
        <w:t xml:space="preserve"> temperature ranges corresponding to </w:t>
      </w:r>
      <w:r w:rsidR="00837CA8">
        <w:rPr>
          <w:rFonts w:eastAsiaTheme="minorEastAsia" w:cstheme="minorHAnsi"/>
          <w:lang w:val="en-US"/>
        </w:rPr>
        <w:t xml:space="preserve">the </w:t>
      </w:r>
      <w:r w:rsidR="00B42FE0">
        <w:rPr>
          <w:rFonts w:eastAsiaTheme="minorEastAsia" w:cstheme="minorHAnsi"/>
          <w:lang w:val="en-US"/>
        </w:rPr>
        <w:t xml:space="preserve">environmental </w:t>
      </w:r>
      <w:r w:rsidR="00837CA8">
        <w:rPr>
          <w:rFonts w:eastAsiaTheme="minorEastAsia" w:cstheme="minorHAnsi"/>
          <w:lang w:val="en-US"/>
        </w:rPr>
        <w:t xml:space="preserve">or </w:t>
      </w:r>
      <w:r w:rsidR="00186039">
        <w:rPr>
          <w:rFonts w:eastAsiaTheme="minorEastAsia" w:cstheme="minorHAnsi"/>
          <w:lang w:val="en-US"/>
        </w:rPr>
        <w:t xml:space="preserve">from predictions from distributional maps </w:t>
      </w:r>
      <w:r w:rsidR="00EB17B1">
        <w:rPr>
          <w:rFonts w:eastAsiaTheme="minorEastAsia" w:cstheme="minorHAnsi"/>
          <w:lang w:val="en-US"/>
        </w:rPr>
        <w:t>(</w:t>
      </w:r>
      <w:r w:rsidR="00B4735F">
        <w:rPr>
          <w:rFonts w:eastAsiaTheme="minorEastAsia" w:cstheme="minorHAnsi"/>
          <w:lang w:val="en-US"/>
        </w:rPr>
        <w:t xml:space="preserve">both metrics taken from </w:t>
      </w:r>
      <w:r w:rsidR="00EB17B1">
        <w:rPr>
          <w:rFonts w:eastAsiaTheme="minorEastAsia" w:cstheme="minorHAnsi"/>
          <w:lang w:val="en-US"/>
        </w:rPr>
        <w:t>FishBase)</w:t>
      </w:r>
      <w:r w:rsidR="00616176">
        <w:rPr>
          <w:rFonts w:eastAsiaTheme="minorEastAsia" w:cstheme="minorHAnsi"/>
          <w:lang w:val="en-US"/>
        </w:rPr>
        <w:t>,</w:t>
      </w:r>
      <w:r w:rsidR="00DF2D53">
        <w:rPr>
          <w:rFonts w:eastAsiaTheme="minorEastAsia" w:cstheme="minorHAnsi"/>
          <w:lang w:val="en-US"/>
        </w:rPr>
        <w:t xml:space="preserve"> which was subtracted from the experimental temperatu</w:t>
      </w:r>
      <w:r w:rsidR="00304F0F">
        <w:rPr>
          <w:rFonts w:eastAsiaTheme="minorEastAsia" w:cstheme="minorHAnsi"/>
          <w:lang w:val="en-US"/>
        </w:rPr>
        <w:t>r</w:t>
      </w:r>
      <w:r w:rsidR="00316A08">
        <w:rPr>
          <w:rFonts w:eastAsiaTheme="minorEastAsia" w:cstheme="minorHAnsi"/>
          <w:lang w:val="en-US"/>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r w:rsidR="007268B9" w:rsidRPr="007268B9">
        <w:rPr>
          <w:rFonts w:eastAsiaTheme="minorEastAsia" w:cstheme="minorHAnsi"/>
          <w:lang w:val="en-US"/>
        </w:rPr>
        <w:t>In the growth data, this information was not available on Fishb</w:t>
      </w:r>
      <w:r w:rsidR="00261ED2">
        <w:rPr>
          <w:rFonts w:eastAsiaTheme="minorEastAsia" w:cstheme="minorHAnsi"/>
          <w:lang w:val="en-US"/>
        </w:rPr>
        <w:t>a</w:t>
      </w:r>
      <w:r w:rsidR="007268B9" w:rsidRPr="007268B9">
        <w:rPr>
          <w:rFonts w:eastAsiaTheme="minorEastAsia" w:cstheme="minorHAnsi"/>
          <w:lang w:val="en-US"/>
        </w:rPr>
        <w:t>se</w:t>
      </w:r>
      <w:r w:rsidR="007268B9">
        <w:rPr>
          <w:rFonts w:eastAsiaTheme="minorEastAsia" w:cstheme="minorHAnsi"/>
          <w:lang w:val="en-US"/>
        </w:rPr>
        <w:t xml:space="preserve"> f</w:t>
      </w:r>
      <w:r w:rsidR="00A42A6E" w:rsidRPr="00A42A6E">
        <w:rPr>
          <w:rFonts w:eastAsiaTheme="minorEastAsia" w:cstheme="minorHAnsi"/>
          <w:lang w:val="en-US"/>
        </w:rPr>
        <w:t xml:space="preserve">or </w:t>
      </w:r>
      <w:r w:rsidR="00A42A6E">
        <w:rPr>
          <w:rFonts w:eastAsiaTheme="minorEastAsia" w:cstheme="minorHAnsi"/>
          <w:lang w:val="en-US"/>
        </w:rPr>
        <w:t>marbled sole (</w:t>
      </w:r>
      <w:r w:rsidR="00A42A6E" w:rsidRPr="00A42A6E">
        <w:rPr>
          <w:rFonts w:eastAsiaTheme="minorEastAsia" w:cstheme="minorHAnsi"/>
          <w:i/>
          <w:iCs/>
          <w:lang w:val="en-US"/>
        </w:rPr>
        <w:t>Pseudopleuronectes yokohamae</w:t>
      </w:r>
      <w:r w:rsidR="00A42A6E">
        <w:rPr>
          <w:rFonts w:eastAsiaTheme="minorEastAsia" w:cstheme="minorHAnsi"/>
          <w:lang w:val="en-US"/>
        </w:rPr>
        <w:t xml:space="preserve">), </w:t>
      </w:r>
      <w:r w:rsidR="006446C9">
        <w:rPr>
          <w:rFonts w:eastAsiaTheme="minorEastAsia" w:cstheme="minorHAnsi"/>
          <w:lang w:val="en-US"/>
        </w:rPr>
        <w:t xml:space="preserve">hence </w:t>
      </w:r>
      <w:r w:rsidR="004A08F3">
        <w:rPr>
          <w:rFonts w:eastAsiaTheme="minorEastAsia" w:cstheme="minorHAnsi"/>
          <w:lang w:val="en-US"/>
        </w:rPr>
        <w:t>3</w:t>
      </w:r>
      <w:r w:rsidR="005D5CCC">
        <w:rPr>
          <w:rFonts w:eastAsiaTheme="minorEastAsia" w:cstheme="minorHAnsi"/>
          <w:lang w:val="en-US"/>
        </w:rPr>
        <w:t>-</w:t>
      </w:r>
      <w:r w:rsidR="004A08F3">
        <w:rPr>
          <w:rFonts w:eastAsiaTheme="minorEastAsia" w:cstheme="minorHAnsi"/>
          <w:lang w:val="en-US"/>
        </w:rPr>
        <w:t>24</w:t>
      </w:r>
      <m:oMath>
        <m:r>
          <w:rPr>
            <w:rFonts w:ascii="Cambria Math" w:eastAsiaTheme="minorEastAsia" w:hAnsi="Cambria Math" w:cstheme="minorHAnsi"/>
            <w:lang w:val="en-US"/>
          </w:rPr>
          <m:t>℃</m:t>
        </m:r>
      </m:oMath>
      <w:r w:rsidR="005D5CCC">
        <w:rPr>
          <w:rFonts w:eastAsiaTheme="minorEastAsia" w:cstheme="minorHAnsi"/>
          <w:lang w:val="en-US"/>
        </w:rPr>
        <w:t xml:space="preserve"> (mid-point 13.5</w:t>
      </w:r>
      <m:oMath>
        <m:r>
          <w:rPr>
            <w:rFonts w:ascii="Cambria Math" w:eastAsiaTheme="minorEastAsia" w:hAnsi="Cambria Math" w:cstheme="minorHAnsi"/>
            <w:lang w:val="en-US"/>
          </w:rPr>
          <m:t>℃</m:t>
        </m:r>
      </m:oMath>
      <w:r w:rsidR="005D5CCC">
        <w:rPr>
          <w:rFonts w:eastAsiaTheme="minorEastAsia" w:cstheme="minorHAnsi"/>
          <w:lang w:val="en-US"/>
        </w:rPr>
        <w:t>)</w:t>
      </w:r>
      <w:r w:rsidR="004A08F3">
        <w:rPr>
          <w:rFonts w:eastAsiaTheme="minorEastAsia" w:cstheme="minorHAnsi"/>
          <w:lang w:val="en-US"/>
        </w:rPr>
        <w:t xml:space="preserve"> </w:t>
      </w:r>
      <w:r w:rsidR="006446C9">
        <w:rPr>
          <w:rFonts w:eastAsiaTheme="minorEastAsia" w:cstheme="minorHAnsi"/>
          <w:lang w:val="en-US"/>
        </w:rPr>
        <w:t xml:space="preserve">was used </w:t>
      </w:r>
      <w:r w:rsidR="00A42A6E">
        <w:rPr>
          <w:rFonts w:eastAsiaTheme="minorEastAsia" w:cstheme="minorHAnsi"/>
          <w:lang w:val="en-US"/>
        </w:rPr>
        <w:fldChar w:fldCharType="begin"/>
      </w:r>
      <w:r w:rsidR="008F2D15">
        <w:rPr>
          <w:rFonts w:eastAsiaTheme="minorEastAsia" w:cstheme="minorHAnsi"/>
          <w:lang w:val="en-US"/>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lang w:val="en-US"/>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lang w:val="en-US"/>
        </w:rPr>
        <w:fldChar w:fldCharType="end"/>
      </w:r>
      <w:r w:rsidR="00A42A6E">
        <w:rPr>
          <w:rFonts w:eastAsiaTheme="minorEastAsia" w:cstheme="minorHAnsi"/>
          <w:lang w:val="en-US"/>
        </w:rPr>
        <w:t>.</w:t>
      </w:r>
      <w:commentRangeStart w:id="133"/>
      <w:commentRangeStart w:id="134"/>
      <w:commentRangeEnd w:id="133"/>
      <w:r w:rsidR="001A040A" w:rsidRPr="0035399D">
        <w:rPr>
          <w:rStyle w:val="Kommentarsreferens"/>
          <w:color w:val="FF0000"/>
        </w:rPr>
        <w:commentReference w:id="133"/>
      </w:r>
      <w:commentRangeEnd w:id="134"/>
      <w:r w:rsidR="00323513" w:rsidRPr="0035399D">
        <w:rPr>
          <w:rStyle w:val="Kommentarsreferens"/>
          <w:color w:val="FF0000"/>
        </w:rPr>
        <w:commentReference w:id="134"/>
      </w:r>
      <w:r w:rsidR="006446C9">
        <w:rPr>
          <w:rFonts w:eastAsiaTheme="minorEastAsia" w:cstheme="minorHAnsi"/>
          <w:lang w:val="en-US"/>
        </w:rPr>
        <w:t xml:space="preserve"> </w:t>
      </w:r>
    </w:p>
    <w:p w14:paraId="5493C674" w14:textId="77777777" w:rsidR="003E256F" w:rsidRPr="00584B66" w:rsidRDefault="003E256F" w:rsidP="002E3379">
      <w:pPr>
        <w:spacing w:line="480" w:lineRule="auto"/>
        <w:contextualSpacing/>
        <w:jc w:val="both"/>
        <w:rPr>
          <w:rFonts w:cstheme="minorHAnsi"/>
          <w:b/>
          <w:lang w:val="en-GB"/>
          <w:rPrChange w:id="135" w:author="Anna Gårdmark" w:date="2020-02-03T19:59:00Z">
            <w:rPr>
              <w:rFonts w:cstheme="minorHAnsi"/>
              <w:b/>
            </w:rPr>
          </w:rPrChange>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1F100B15" w14:textId="167B6D03" w:rsidR="00B35D9D" w:rsidRPr="00972C7F" w:rsidRDefault="00673847" w:rsidP="002E3379">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1E47FD26" w14:textId="7BF6F728" w:rsidR="00CF061E" w:rsidRPr="00972C7F" w:rsidRDefault="00913C37" w:rsidP="002E3379">
      <w:pPr>
        <w:spacing w:line="480" w:lineRule="auto"/>
        <w:contextualSpacing/>
        <w:jc w:val="both"/>
        <w:rPr>
          <w:rFonts w:cstheme="minorHAnsi"/>
          <w:bCs/>
          <w:lang w:val="en-GB"/>
        </w:rPr>
      </w:pPr>
      <w:r w:rsidRPr="00972C7F">
        <w:rPr>
          <w:rFonts w:cstheme="minorHAnsi"/>
          <w:bCs/>
          <w:lang w:val="en-GB"/>
        </w:rPr>
        <w:t xml:space="preserve">To evaluate </w:t>
      </w:r>
      <w:r w:rsidR="00A469D8" w:rsidRPr="00972C7F">
        <w:rPr>
          <w:rFonts w:cstheme="minorHAnsi"/>
          <w:bCs/>
          <w:lang w:val="en-GB"/>
        </w:rPr>
        <w:t xml:space="preserve">how the </w:t>
      </w:r>
      <w:r w:rsidR="002F3BA6" w:rsidRPr="00972C7F">
        <w:rPr>
          <w:rFonts w:cstheme="minorHAnsi"/>
          <w:bCs/>
          <w:lang w:val="en-GB"/>
        </w:rPr>
        <w:t xml:space="preserve">average </w:t>
      </w:r>
      <w:r w:rsidR="00A469D8" w:rsidRPr="00972C7F">
        <w:rPr>
          <w:rFonts w:cstheme="minorHAnsi"/>
          <w:bCs/>
          <w:lang w:val="en-GB"/>
        </w:rPr>
        <w:t>optimum temperature</w:t>
      </w:r>
      <w:ins w:id="136" w:author="Anna Gårdmark" w:date="2020-02-03T17:27:00Z">
        <w:r w:rsidR="00404F83">
          <w:rPr>
            <w:rFonts w:cstheme="minorHAnsi"/>
            <w:bCs/>
            <w:lang w:val="en-GB"/>
          </w:rPr>
          <w:t xml:space="preserve"> </w:t>
        </w:r>
        <w:r w:rsidR="00404F83"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00404F83" w:rsidRPr="00972C7F">
          <w:rPr>
            <w:rFonts w:eastAsiaTheme="minorEastAsia" w:cstheme="minorHAnsi"/>
            <w:bCs/>
            <w:lang w:val="en-GB"/>
          </w:rPr>
          <w:t>)</w:t>
        </w:r>
      </w:ins>
      <w:r w:rsidR="001879B1" w:rsidRPr="00972C7F">
        <w:rPr>
          <w:rFonts w:cstheme="minorHAnsi"/>
          <w:bCs/>
          <w:lang w:val="en-GB"/>
        </w:rPr>
        <w:t xml:space="preserve"> </w:t>
      </w:r>
      <w:r w:rsidR="00DC4614" w:rsidRPr="00972C7F">
        <w:rPr>
          <w:rFonts w:eastAsiaTheme="minorEastAsia" w:cstheme="minorHAnsi"/>
          <w:bCs/>
          <w:lang w:val="en-GB"/>
        </w:rPr>
        <w:t xml:space="preserve">in </w:t>
      </w:r>
      <w:ins w:id="137" w:author="Anna Gårdmark" w:date="2020-02-03T17:27:00Z">
        <w:r w:rsidR="00404F83">
          <w:rPr>
            <w:rFonts w:eastAsiaTheme="minorEastAsia" w:cstheme="minorHAnsi"/>
            <w:bCs/>
            <w:lang w:val="en-GB"/>
          </w:rPr>
          <w:t xml:space="preserve">degrees </w:t>
        </w:r>
      </w:ins>
      <w:r w:rsidR="00DC4614" w:rsidRPr="00972C7F">
        <w:rPr>
          <w:rFonts w:eastAsiaTheme="minorEastAsia" w:cstheme="minorHAnsi"/>
          <w:bCs/>
          <w:lang w:val="en-GB"/>
        </w:rPr>
        <w:t xml:space="preserve">Celsius </w:t>
      </w:r>
      <w:del w:id="138" w:author="Anna Gårdmark" w:date="2020-02-03T17:27:00Z">
        <w:r w:rsidR="001879B1" w:rsidRPr="00972C7F" w:rsidDel="00404F83">
          <w:rPr>
            <w:rFonts w:cstheme="minorHAnsi"/>
            <w:bCs/>
            <w:lang w:val="en-GB"/>
          </w:rPr>
          <w:delText>(</w:delTex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001879B1" w:rsidRPr="00972C7F" w:rsidDel="00404F83">
          <w:rPr>
            <w:rFonts w:eastAsiaTheme="minorEastAsia" w:cstheme="minorHAnsi"/>
            <w:bCs/>
            <w:lang w:val="en-GB"/>
          </w:rPr>
          <w:delText xml:space="preserve">) </w:delText>
        </w:r>
      </w:del>
      <w:r w:rsidR="00A469D8" w:rsidRPr="00972C7F">
        <w:rPr>
          <w:rFonts w:cstheme="minorHAnsi"/>
          <w:bCs/>
          <w:lang w:val="en-GB"/>
        </w:rPr>
        <w:t>for individual growth</w:t>
      </w:r>
      <w:commentRangeStart w:id="139"/>
      <w:commentRangeStart w:id="140"/>
      <w:commentRangeStart w:id="141"/>
      <w:r w:rsidR="00A469D8" w:rsidRPr="00972C7F">
        <w:rPr>
          <w:rFonts w:cstheme="minorHAnsi"/>
          <w:bCs/>
          <w:lang w:val="en-GB"/>
        </w:rPr>
        <w:t xml:space="preserve"> </w:t>
      </w:r>
      <w:commentRangeEnd w:id="139"/>
      <w:r w:rsidR="00652503">
        <w:rPr>
          <w:rStyle w:val="Kommentarsreferens"/>
        </w:rPr>
        <w:commentReference w:id="139"/>
      </w:r>
      <w:commentRangeEnd w:id="140"/>
      <w:r w:rsidR="002C232B">
        <w:rPr>
          <w:rStyle w:val="Kommentarsreferens"/>
        </w:rPr>
        <w:commentReference w:id="140"/>
      </w:r>
      <w:commentRangeEnd w:id="141"/>
      <w:r w:rsidR="00794C9D">
        <w:rPr>
          <w:rStyle w:val="Kommentarsreferens"/>
        </w:rPr>
        <w:commentReference w:id="141"/>
      </w:r>
      <w:r w:rsidR="00A469D8" w:rsidRPr="00972C7F">
        <w:rPr>
          <w:rFonts w:cstheme="minorHAnsi"/>
          <w:bCs/>
          <w:lang w:val="en-GB"/>
        </w:rPr>
        <w:t xml:space="preserve">depends </w:t>
      </w:r>
      <w:r w:rsidR="009D7499" w:rsidRPr="00972C7F">
        <w:rPr>
          <w:rFonts w:cstheme="minorHAnsi"/>
          <w:bCs/>
          <w:lang w:val="en-GB"/>
        </w:rPr>
        <w:t>on body mass</w:t>
      </w:r>
      <w:r w:rsidR="009F3F05" w:rsidRPr="00972C7F">
        <w:rPr>
          <w:rFonts w:cstheme="minorHAnsi"/>
          <w:bCs/>
          <w:lang w:val="en-GB"/>
        </w:rPr>
        <w:t xml:space="preserve"> </w:t>
      </w:r>
      <w:r w:rsidR="009F3F05"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9F3F05" w:rsidRPr="00972C7F">
        <w:rPr>
          <w:rFonts w:eastAsiaTheme="minorEastAsia" w:cstheme="minorHAnsi"/>
          <w:bCs/>
          <w:iCs/>
          <w:lang w:val="en-GB"/>
        </w:rPr>
        <w:t>)</w:t>
      </w:r>
      <w:r w:rsidR="009D7499" w:rsidRPr="00972C7F">
        <w:rPr>
          <w:rFonts w:cstheme="minorHAnsi"/>
          <w:bCs/>
          <w:lang w:val="en-GB"/>
        </w:rPr>
        <w:t>, we</w:t>
      </w:r>
      <w:r w:rsidR="00D4158A" w:rsidRPr="00972C7F">
        <w:rPr>
          <w:rFonts w:cstheme="minorHAnsi"/>
          <w:bCs/>
          <w:lang w:val="en-GB"/>
        </w:rPr>
        <w:t xml:space="preserve"> </w:t>
      </w:r>
      <w:r w:rsidR="008041FC" w:rsidRPr="00972C7F">
        <w:rPr>
          <w:rFonts w:cstheme="minorHAnsi"/>
          <w:bCs/>
          <w:lang w:val="en-GB"/>
        </w:rPr>
        <w:t xml:space="preserve">fit the following </w:t>
      </w:r>
      <w:r w:rsidR="00CF061E" w:rsidRPr="00972C7F">
        <w:rPr>
          <w:rFonts w:cstheme="minorHAnsi"/>
          <w:bCs/>
          <w:lang w:val="en-GB"/>
        </w:rPr>
        <w:t>hierarchical model</w:t>
      </w:r>
      <w:r w:rsidR="0084768E" w:rsidRPr="00972C7F">
        <w:rPr>
          <w:rFonts w:cstheme="minorHAnsi"/>
          <w:bCs/>
          <w:lang w:val="en-GB"/>
        </w:rPr>
        <w:t xml:space="preserve"> to account for variation in both intercept and slope with respect to species</w:t>
      </w:r>
      <w:r w:rsidR="00CF061E" w:rsidRPr="00972C7F">
        <w:rPr>
          <w:rFonts w:cstheme="minorHAnsi"/>
          <w:bC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439FF" w14:paraId="712AF2AE" w14:textId="77777777" w:rsidTr="00172E19">
        <w:tc>
          <w:tcPr>
            <w:tcW w:w="3005" w:type="dxa"/>
          </w:tcPr>
          <w:p w14:paraId="181B5509" w14:textId="77777777" w:rsidR="00A439FF" w:rsidRPr="00972C7F" w:rsidRDefault="00A439FF" w:rsidP="002E3379">
            <w:pPr>
              <w:spacing w:line="480" w:lineRule="auto"/>
              <w:contextualSpacing/>
              <w:jc w:val="both"/>
              <w:rPr>
                <w:rFonts w:cstheme="minorHAnsi"/>
                <w:bCs/>
                <w:lang w:val="en-GB"/>
              </w:rPr>
            </w:pPr>
          </w:p>
        </w:tc>
        <w:tc>
          <w:tcPr>
            <w:tcW w:w="3005" w:type="dxa"/>
          </w:tcPr>
          <w:p w14:paraId="6B99F097" w14:textId="517B36F9" w:rsidR="00A439FF" w:rsidRPr="00A439FF" w:rsidRDefault="00BD7D6F" w:rsidP="002E337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0BAFC526" w14:textId="0E52B2D2" w:rsidR="00A439FF" w:rsidRDefault="00A439FF" w:rsidP="002E3379">
            <w:pPr>
              <w:spacing w:line="480" w:lineRule="auto"/>
              <w:contextualSpacing/>
              <w:jc w:val="right"/>
              <w:rPr>
                <w:rFonts w:cstheme="minorHAnsi"/>
                <w:bCs/>
              </w:rPr>
            </w:pPr>
            <w:r w:rsidRPr="00093C2D">
              <w:rPr>
                <w:rFonts w:eastAsiaTheme="minorEastAsia" w:cstheme="minorHAnsi"/>
              </w:rPr>
              <w:t>(1)</w:t>
            </w:r>
          </w:p>
        </w:tc>
      </w:tr>
      <w:tr w:rsidR="00066144" w14:paraId="5B49439A" w14:textId="77777777" w:rsidTr="00172E19">
        <w:tc>
          <w:tcPr>
            <w:tcW w:w="3005" w:type="dxa"/>
          </w:tcPr>
          <w:p w14:paraId="2750CCA4" w14:textId="77777777" w:rsidR="00066144" w:rsidRDefault="00066144" w:rsidP="002E3379">
            <w:pPr>
              <w:spacing w:line="480" w:lineRule="auto"/>
              <w:contextualSpacing/>
              <w:jc w:val="both"/>
              <w:rPr>
                <w:rFonts w:cstheme="minorHAnsi"/>
                <w:bCs/>
              </w:rPr>
            </w:pPr>
          </w:p>
        </w:tc>
        <w:tc>
          <w:tcPr>
            <w:tcW w:w="3005" w:type="dxa"/>
          </w:tcPr>
          <w:p w14:paraId="61C76AC5" w14:textId="0EE2F43D" w:rsidR="00066144" w:rsidRDefault="00BD7D6F"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3A57F470" w14:textId="6178A2FA"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(2)</w:t>
            </w:r>
          </w:p>
        </w:tc>
      </w:tr>
      <w:tr w:rsidR="00066144" w14:paraId="66D3477A" w14:textId="77777777" w:rsidTr="00172E19">
        <w:tc>
          <w:tcPr>
            <w:tcW w:w="3005" w:type="dxa"/>
          </w:tcPr>
          <w:p w14:paraId="5C666485" w14:textId="77777777" w:rsidR="00066144" w:rsidRDefault="00066144" w:rsidP="002E3379">
            <w:pPr>
              <w:spacing w:line="480" w:lineRule="auto"/>
              <w:contextualSpacing/>
              <w:jc w:val="both"/>
              <w:rPr>
                <w:rFonts w:cstheme="minorHAnsi"/>
                <w:bCs/>
              </w:rPr>
            </w:pPr>
          </w:p>
        </w:tc>
        <w:tc>
          <w:tcPr>
            <w:tcW w:w="3005" w:type="dxa"/>
          </w:tcPr>
          <w:p w14:paraId="5F2B32A2" w14:textId="3FC25F89" w:rsidR="00066144" w:rsidRDefault="00BD7D6F"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17425568" w14:textId="7F93C986"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(3)</w:t>
            </w:r>
          </w:p>
        </w:tc>
      </w:tr>
    </w:tbl>
    <w:p w14:paraId="4E32A5B8" w14:textId="32ABE1A7" w:rsidR="00CD6EFE" w:rsidRPr="00972C7F" w:rsidRDefault="00093E51" w:rsidP="002E3379">
      <w:pPr>
        <w:spacing w:line="480" w:lineRule="auto"/>
        <w:contextualSpacing/>
        <w:jc w:val="both"/>
        <w:rPr>
          <w:rFonts w:eastAsiaTheme="minorEastAsia" w:cstheme="minorHAnsi"/>
          <w:lang w:val="en-GB"/>
        </w:rPr>
      </w:pPr>
      <w:r w:rsidRPr="00972C7F">
        <w:rPr>
          <w:rFonts w:eastAsiaTheme="minorEastAsia" w:cstheme="minorHAnsi"/>
          <w:bCs/>
          <w:iCs/>
          <w:lang w:val="en-GB"/>
        </w:rPr>
        <w:t>Here</w:t>
      </w:r>
      <w:r w:rsidR="00286D6A"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004B1A52" w:rsidRPr="00972C7F">
        <w:rPr>
          <w:rFonts w:eastAsiaTheme="minorEastAsia" w:cstheme="minorHAnsi"/>
          <w:bCs/>
          <w:iCs/>
          <w:lang w:val="en-GB"/>
        </w:rPr>
        <w:t xml:space="preserve"> </w:t>
      </w:r>
      <w:r w:rsidR="00286D6A" w:rsidRPr="00972C7F">
        <w:rPr>
          <w:rFonts w:eastAsiaTheme="minorEastAsia" w:cstheme="minorHAnsi"/>
          <w:bCs/>
          <w:iCs/>
          <w:lang w:val="en-GB"/>
        </w:rPr>
        <w:t>is the</w:t>
      </w:r>
      <w:r w:rsidR="00B72E92" w:rsidRPr="00972C7F">
        <w:rPr>
          <w:rFonts w:eastAsiaTheme="minorEastAsia" w:cstheme="minorHAnsi"/>
          <w:bCs/>
          <w:iCs/>
          <w:lang w:val="en-GB"/>
        </w:rPr>
        <w:t xml:space="preserve"> </w:t>
      </w:r>
      <w:r w:rsidR="00B72E92" w:rsidRPr="00972C7F">
        <w:rPr>
          <w:rFonts w:eastAsiaTheme="minorEastAsia" w:cstheme="minorHAnsi"/>
          <w:bCs/>
          <w:i/>
          <w:iCs/>
          <w:lang w:val="en-GB"/>
        </w:rPr>
        <w:t>i</w:t>
      </w:r>
      <w:r w:rsidR="00B72E92" w:rsidRPr="00972C7F">
        <w:rPr>
          <w:rFonts w:eastAsiaTheme="minorEastAsia" w:cstheme="minorHAnsi"/>
          <w:bCs/>
          <w:iCs/>
          <w:lang w:val="en-GB"/>
        </w:rPr>
        <w:t>th observation of the</w:t>
      </w:r>
      <w:r w:rsidR="00286D6A" w:rsidRPr="00972C7F">
        <w:rPr>
          <w:rFonts w:eastAsiaTheme="minorEastAsia" w:cstheme="minorHAnsi"/>
          <w:bCs/>
          <w:iCs/>
          <w:lang w:val="en-GB"/>
        </w:rPr>
        <w:t xml:space="preserve"> </w:t>
      </w:r>
      <w:r w:rsidR="00610794" w:rsidRPr="00610794">
        <w:rPr>
          <w:rFonts w:eastAsiaTheme="minorEastAsia" w:cstheme="minorHAnsi"/>
          <w:bCs/>
          <w:iCs/>
          <w:lang w:val="en-US"/>
        </w:rPr>
        <w:t>mean-cente</w:t>
      </w:r>
      <w:r w:rsidR="00610794">
        <w:rPr>
          <w:rFonts w:eastAsiaTheme="minorEastAsia" w:cstheme="minorHAnsi"/>
          <w:bCs/>
          <w:iCs/>
          <w:lang w:val="en-US"/>
        </w:rPr>
        <w:t xml:space="preserve">red </w:t>
      </w:r>
      <w:r w:rsidR="00286D6A" w:rsidRPr="00972C7F">
        <w:rPr>
          <w:rFonts w:eastAsiaTheme="minorEastAsia" w:cstheme="minorHAnsi"/>
          <w:bCs/>
          <w:iCs/>
          <w:lang w:val="en-GB"/>
        </w:rPr>
        <w:t>optimum</w:t>
      </w:r>
      <w:r w:rsidR="00960D16" w:rsidRPr="00972C7F">
        <w:rPr>
          <w:rFonts w:eastAsiaTheme="minorEastAsia" w:cstheme="minorHAnsi"/>
          <w:bCs/>
          <w:iCs/>
          <w:lang w:val="en-GB"/>
        </w:rPr>
        <w:t xml:space="preserve"> </w:t>
      </w:r>
      <w:r w:rsidR="00AB76AB" w:rsidRPr="0017383B">
        <w:rPr>
          <w:rFonts w:eastAsiaTheme="minorEastAsia" w:cstheme="minorHAnsi"/>
          <w:bCs/>
          <w:iCs/>
          <w:lang w:val="en-US"/>
        </w:rPr>
        <w:t xml:space="preserve">growth </w:t>
      </w:r>
      <w:r w:rsidR="00960D16" w:rsidRPr="00972C7F">
        <w:rPr>
          <w:rFonts w:eastAsiaTheme="minorEastAsia" w:cstheme="minorHAnsi"/>
          <w:bCs/>
          <w:iCs/>
          <w:lang w:val="en-GB"/>
        </w:rPr>
        <w:t>temperature</w:t>
      </w:r>
      <w:r w:rsidR="00F05FC2">
        <w:rPr>
          <w:rFonts w:eastAsiaTheme="minorEastAsia" w:cstheme="minorHAnsi"/>
          <w:bCs/>
          <w:iCs/>
          <w:lang w:val="en-US"/>
        </w:rPr>
        <w:t xml:space="preserve"> </w:t>
      </w:r>
      <w:r w:rsidR="00AE61DD">
        <w:rPr>
          <w:rFonts w:eastAsiaTheme="minorEastAsia" w:cstheme="minorHAnsi"/>
          <w:bCs/>
          <w:iCs/>
          <w:lang w:val="en-US"/>
        </w:rPr>
        <w:t xml:space="preserve">within species </w:t>
      </w:r>
      <w:r w:rsidR="00960D16" w:rsidRPr="00972C7F">
        <w:rPr>
          <w:rFonts w:eastAsiaTheme="minorEastAsia" w:cstheme="minorHAnsi"/>
          <w:bCs/>
          <w:iCs/>
          <w:lang w:val="en-GB"/>
        </w:rPr>
        <w:t>species</w:t>
      </w:r>
      <w:r w:rsidR="0080032E" w:rsidRPr="00972C7F">
        <w:rPr>
          <w:rFonts w:eastAsiaTheme="minorEastAsia" w:cstheme="minorHAnsi"/>
          <w:bCs/>
          <w:iCs/>
          <w:lang w:val="en-GB"/>
        </w:rPr>
        <w:t xml:space="preserve"> </w:t>
      </w:r>
      <m:oMath>
        <m:r>
          <w:rPr>
            <w:rFonts w:ascii="Cambria Math" w:eastAsiaTheme="minorEastAsia" w:hAnsi="Cambria Math" w:cstheme="minorHAnsi"/>
          </w:rPr>
          <m:t>j</m:t>
        </m:r>
      </m:oMath>
      <w:r w:rsidR="0080032E" w:rsidRPr="00972C7F">
        <w:rPr>
          <w:rFonts w:eastAsiaTheme="minorEastAsia" w:cstheme="minorHAnsi"/>
          <w:bCs/>
          <w:iCs/>
          <w:lang w:val="en-GB"/>
        </w:rPr>
        <w:t>:</w:t>
      </w:r>
      <w:r w:rsidR="00960D16"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acc>
          <m:accPr>
            <m:chr m:val="̅"/>
            <m:ctrlPr>
              <w:rPr>
                <w:rFonts w:ascii="Cambria Math" w:hAnsi="Cambria Math" w:cstheme="minorHAnsi"/>
                <w:bCs/>
                <w:i/>
              </w:rPr>
            </m:ctrlPr>
          </m:accPr>
          <m:e>
            <w:commentRangeStart w:id="142"/>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w:commentRangeEnd w:id="142"/>
            <m:r>
              <m:rPr>
                <m:sty m:val="p"/>
              </m:rPr>
              <w:rPr>
                <w:rStyle w:val="Kommentarsreferens"/>
              </w:rPr>
              <w:commentReference w:id="142"/>
            </m:r>
          </m:e>
        </m:acc>
      </m:oMath>
      <w:r w:rsidR="00754FCE">
        <w:rPr>
          <w:rFonts w:eastAsiaTheme="minorEastAsia" w:cstheme="minorHAnsi"/>
          <w:bCs/>
          <w:iCs/>
          <w:lang w:val="en-US"/>
        </w:rPr>
        <w:t>,</w:t>
      </w:r>
      <w:r w:rsidR="00C70932" w:rsidRPr="00976467">
        <w:rPr>
          <w:rFonts w:eastAsiaTheme="minorEastAsia" w:cstheme="minorHAnsi"/>
          <w:bCs/>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CB4F5A" w:rsidRPr="00972C7F">
        <w:rPr>
          <w:rFonts w:eastAsiaTheme="minorEastAsia" w:cstheme="minorHAnsi"/>
          <w:iCs/>
          <w:lang w:val="en-GB"/>
        </w:rPr>
        <w:t xml:space="preserve"> is </w:t>
      </w:r>
      <w:r w:rsidR="00804B85" w:rsidRPr="00972C7F">
        <w:rPr>
          <w:rFonts w:eastAsiaTheme="minorEastAsia" w:cstheme="minorHAnsi"/>
          <w:iCs/>
          <w:lang w:val="en-GB"/>
        </w:rPr>
        <w:t xml:space="preserve">the natural log of </w:t>
      </w:r>
      <w:r w:rsidR="001423D9" w:rsidRPr="00972C7F">
        <w:rPr>
          <w:rFonts w:eastAsiaTheme="minorEastAsia" w:cstheme="minorHAnsi"/>
          <w:iCs/>
          <w:lang w:val="en-GB"/>
        </w:rPr>
        <w:t xml:space="preserve">the ratio between </w:t>
      </w:r>
      <w:r w:rsidR="00AC6B36" w:rsidRPr="00AC6B36">
        <w:rPr>
          <w:rFonts w:eastAsiaTheme="minorEastAsia" w:cstheme="minorHAnsi"/>
          <w:iCs/>
          <w:lang w:val="en-US"/>
        </w:rPr>
        <w:t xml:space="preserve">mass </w:t>
      </w:r>
      <w:r w:rsidR="00AC6B36">
        <w:rPr>
          <w:rFonts w:eastAsiaTheme="minorEastAsia" w:cstheme="minorHAnsi"/>
          <w:iCs/>
          <w:lang w:val="en-US"/>
        </w:rPr>
        <w:t xml:space="preserve">and </w:t>
      </w:r>
      <w:r w:rsidR="00804B85" w:rsidRPr="00972C7F">
        <w:rPr>
          <w:rFonts w:eastAsiaTheme="minorEastAsia" w:cstheme="minorHAnsi"/>
          <w:iCs/>
          <w:lang w:val="en-GB"/>
        </w:rPr>
        <w:t>maximum body mass within species</w:t>
      </w:r>
      <w:r w:rsidR="00FA3911" w:rsidRPr="00FA3911">
        <w:rPr>
          <w:rFonts w:eastAsiaTheme="minorEastAsia" w:cstheme="minorHAnsi"/>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00D45021" w:rsidRPr="00972C7F">
        <w:rPr>
          <w:rFonts w:eastAsiaTheme="minorEastAsia" w:cstheme="minorHAnsi"/>
          <w:iCs/>
          <w:lang w:val="en-GB"/>
        </w:rPr>
        <w:t xml:space="preserve">. </w:t>
      </w:r>
      <w:r w:rsidR="00A30FFA" w:rsidRPr="00C1517D">
        <w:rPr>
          <w:rFonts w:eastAsiaTheme="minorEastAsia" w:cstheme="minorHAnsi"/>
          <w:iCs/>
          <w:lang w:val="en-US"/>
        </w:rPr>
        <w:t xml:space="preserve">The mass </w:t>
      </w:r>
      <w:r w:rsidR="00C1517D" w:rsidRPr="00C1517D">
        <w:rPr>
          <w:rFonts w:eastAsiaTheme="minorEastAsia" w:cstheme="minorHAnsi"/>
          <w:iCs/>
          <w:lang w:val="en-US"/>
        </w:rPr>
        <w:t xml:space="preserve">corresponds to </w:t>
      </w:r>
      <w:r w:rsidR="00A30FFA" w:rsidRPr="00367AF8">
        <w:rPr>
          <w:rFonts w:eastAsiaTheme="minorEastAsia" w:cstheme="minorHAnsi"/>
          <w:iCs/>
          <w:lang w:val="en-US"/>
        </w:rPr>
        <w:t xml:space="preserve">either </w:t>
      </w:r>
      <w:r w:rsidR="00A30FFA" w:rsidRPr="005C7198">
        <w:rPr>
          <w:rFonts w:eastAsiaTheme="minorEastAsia" w:cstheme="minorHAnsi"/>
          <w:iCs/>
          <w:lang w:val="en-US"/>
        </w:rPr>
        <w:t xml:space="preserve">geometric mean </w:t>
      </w:r>
      <w:r w:rsidR="00A30FFA" w:rsidRPr="00972C7F">
        <w:rPr>
          <w:rFonts w:eastAsiaTheme="minorEastAsia" w:cstheme="minorHAnsi"/>
          <w:iCs/>
          <w:lang w:val="en-GB"/>
        </w:rPr>
        <w:t xml:space="preserve">body mass </w:t>
      </w:r>
      <w:r w:rsidR="00A30FFA">
        <w:rPr>
          <w:rFonts w:eastAsiaTheme="minorEastAsia" w:cstheme="minorHAnsi"/>
          <w:iCs/>
          <w:lang w:val="en-US"/>
        </w:rPr>
        <w:t xml:space="preserve">in the time interval where growth was measured </w:t>
      </w:r>
      <w:ins w:id="143" w:author="Anna Gårdmark" w:date="2020-02-03T17:29:00Z">
        <w:r w:rsidR="00404F83">
          <w:rPr>
            <w:rFonts w:eastAsiaTheme="minorEastAsia" w:cstheme="minorHAnsi"/>
            <w:iCs/>
            <w:lang w:val="en-US"/>
          </w:rPr>
          <w:t xml:space="preserve">in the experiments </w:t>
        </w:r>
      </w:ins>
      <w:r w:rsidR="00A30FFA" w:rsidRPr="00367AF8">
        <w:rPr>
          <w:rFonts w:eastAsiaTheme="minorEastAsia" w:cstheme="minorHAnsi"/>
          <w:iCs/>
          <w:lang w:val="en-US"/>
        </w:rPr>
        <w:t xml:space="preserve">or size </w:t>
      </w:r>
      <w:ins w:id="144" w:author="Anna Gårdmark" w:date="2020-02-03T17:29:00Z">
        <w:r w:rsidR="00404F83">
          <w:rPr>
            <w:rFonts w:eastAsiaTheme="minorEastAsia" w:cstheme="minorHAnsi"/>
            <w:iCs/>
            <w:lang w:val="en-US"/>
          </w:rPr>
          <w:t xml:space="preserve">(mass) </w:t>
        </w:r>
      </w:ins>
      <w:r w:rsidR="00A30FFA" w:rsidRPr="00367AF8">
        <w:rPr>
          <w:rFonts w:eastAsiaTheme="minorEastAsia" w:cstheme="minorHAnsi"/>
          <w:iCs/>
          <w:lang w:val="en-US"/>
        </w:rPr>
        <w:t xml:space="preserve">class </w:t>
      </w:r>
      <w:r w:rsidR="00A30FFA">
        <w:rPr>
          <w:rFonts w:eastAsiaTheme="minorEastAsia" w:cstheme="minorHAnsi"/>
          <w:iCs/>
          <w:lang w:val="en-US"/>
        </w:rPr>
        <w:t xml:space="preserve">depending on how it was defined in the </w:t>
      </w:r>
      <w:r w:rsidR="00A30FFA" w:rsidRPr="00367AF8">
        <w:rPr>
          <w:rFonts w:eastAsiaTheme="minorEastAsia" w:cstheme="minorHAnsi"/>
          <w:iCs/>
          <w:lang w:val="en-US"/>
        </w:rPr>
        <w:t>original study</w:t>
      </w:r>
      <w:r w:rsidR="00B83686">
        <w:rPr>
          <w:rFonts w:eastAsiaTheme="minorEastAsia" w:cstheme="minorHAnsi"/>
          <w:iCs/>
          <w:lang w:val="en-US"/>
        </w:rPr>
        <w:t xml:space="preserve">. </w:t>
      </w:r>
      <w:r w:rsidR="00BA2AB0" w:rsidRPr="00BA2AB0">
        <w:rPr>
          <w:rFonts w:eastAsiaTheme="minorEastAsia" w:cstheme="minorHAnsi"/>
          <w:iCs/>
          <w:lang w:val="en-US"/>
        </w:rPr>
        <w:t>S</w:t>
      </w:r>
      <w:r w:rsidR="00CB2622" w:rsidRPr="00972C7F">
        <w:rPr>
          <w:rFonts w:eastAsiaTheme="minorEastAsia" w:cstheme="minorHAnsi"/>
          <w:iCs/>
          <w:lang w:val="en-GB"/>
        </w:rPr>
        <w:t xml:space="preserve">ubscript </w:t>
      </w:r>
      <m:oMath>
        <m:r>
          <w:rPr>
            <w:rFonts w:ascii="Cambria Math" w:eastAsiaTheme="minorEastAsia" w:hAnsi="Cambria Math" w:cstheme="minorHAnsi"/>
          </w:rPr>
          <m:t>p</m:t>
        </m:r>
      </m:oMath>
      <w:r w:rsidR="00CB2622" w:rsidRPr="00972C7F">
        <w:rPr>
          <w:rFonts w:eastAsiaTheme="minorEastAsia" w:cstheme="minorHAnsi"/>
          <w:iCs/>
          <w:lang w:val="en-GB"/>
        </w:rPr>
        <w:t xml:space="preserve"> </w:t>
      </w:r>
      <w:r w:rsidR="00BA2AB0" w:rsidRPr="00BA2AB0">
        <w:rPr>
          <w:rFonts w:eastAsiaTheme="minorEastAsia" w:cstheme="minorHAnsi"/>
          <w:iCs/>
          <w:lang w:val="en-US"/>
        </w:rPr>
        <w:t>in Eq</w:t>
      </w:r>
      <w:r w:rsidR="00BA2AB0">
        <w:rPr>
          <w:rFonts w:eastAsiaTheme="minorEastAsia" w:cstheme="minorHAnsi"/>
          <w:iCs/>
          <w:lang w:val="en-US"/>
        </w:rPr>
        <w:t xml:space="preserve">. 3 </w:t>
      </w:r>
      <w:r w:rsidR="00CB2622" w:rsidRPr="00972C7F">
        <w:rPr>
          <w:rFonts w:eastAsiaTheme="minorEastAsia" w:cstheme="minorHAnsi"/>
          <w:iCs/>
          <w:lang w:val="en-GB"/>
        </w:rPr>
        <w:t xml:space="preserve">refers to parameter (0 for intercept and 1 for slope). </w:t>
      </w:r>
      <w:r w:rsidR="00981201" w:rsidRPr="00972C7F">
        <w:rPr>
          <w:rFonts w:cstheme="minorHAnsi"/>
          <w:bCs/>
          <w:lang w:val="en-GB"/>
        </w:rPr>
        <w:t xml:space="preserve">We also fit a model with a </w:t>
      </w:r>
      <w:r w:rsidR="00981201" w:rsidRPr="00397D0A">
        <w:rPr>
          <w:rFonts w:cstheme="minorHAnsi"/>
          <w:bCs/>
          <w:lang w:val="en-US"/>
        </w:rPr>
        <w:t xml:space="preserve">global </w:t>
      </w:r>
      <w:r w:rsidR="00981201"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00981201" w:rsidRPr="00397D0A">
        <w:rPr>
          <w:rFonts w:cstheme="minorHAnsi"/>
          <w:bCs/>
          <w:lang w:val="en-US"/>
        </w:rPr>
        <w:t xml:space="preserve"> (i.e. </w:t>
      </w:r>
      <w:r w:rsidR="00DB3151">
        <w:rPr>
          <w:rFonts w:cstheme="minorHAnsi"/>
          <w:bCs/>
          <w:lang w:val="en-US"/>
        </w:rPr>
        <w:t xml:space="preserve">not </w:t>
      </w:r>
      <w:r w:rsidR="00981201" w:rsidRPr="00972C7F">
        <w:rPr>
          <w:rFonts w:cstheme="minorHAnsi"/>
          <w:bCs/>
          <w:lang w:val="en-GB"/>
        </w:rPr>
        <w:t>varying by species</w:t>
      </w:r>
      <w:r w:rsidR="00981201" w:rsidRPr="00972C7F">
        <w:rPr>
          <w:rFonts w:eastAsiaTheme="minorEastAsia" w:cstheme="minorHAnsi"/>
          <w:bCs/>
          <w:iCs/>
          <w:lang w:val="en-GB"/>
        </w:rPr>
        <w:t>)</w:t>
      </w:r>
      <w:r w:rsidR="00294EFA" w:rsidRPr="00DB3151">
        <w:rPr>
          <w:rFonts w:eastAsiaTheme="minorEastAsia" w:cstheme="minorHAnsi"/>
          <w:bCs/>
          <w:iCs/>
          <w:lang w:val="en-US"/>
        </w:rPr>
        <w:t xml:space="preserve">. </w:t>
      </w:r>
      <w:r w:rsidR="00DB450D" w:rsidRPr="006B71CC">
        <w:rPr>
          <w:rFonts w:eastAsiaTheme="minorEastAsia" w:cstheme="minorHAnsi"/>
          <w:iCs/>
          <w:lang w:val="en-US"/>
        </w:rPr>
        <w:t xml:space="preserve">Body mass and </w:t>
      </w:r>
      <w:r w:rsidR="006B71CC" w:rsidRPr="006B71CC">
        <w:rPr>
          <w:rFonts w:eastAsiaTheme="minorEastAsia" w:cstheme="minorHAnsi"/>
          <w:iCs/>
          <w:lang w:val="en-US"/>
        </w:rPr>
        <w:t>temperatur</w:t>
      </w:r>
      <w:r w:rsidR="003218F7">
        <w:rPr>
          <w:rFonts w:eastAsiaTheme="minorEastAsia" w:cstheme="minorHAnsi"/>
          <w:iCs/>
          <w:lang w:val="en-US"/>
        </w:rPr>
        <w:t>e</w:t>
      </w:r>
      <w:r w:rsidR="00DB450D" w:rsidRPr="006B71CC">
        <w:rPr>
          <w:rFonts w:eastAsiaTheme="minorEastAsia" w:cstheme="minorHAnsi"/>
          <w:iCs/>
          <w:lang w:val="en-US"/>
        </w:rPr>
        <w:t xml:space="preserve"> </w:t>
      </w:r>
      <w:r w:rsidR="00115AFB" w:rsidRPr="004054D0">
        <w:rPr>
          <w:rFonts w:eastAsiaTheme="minorEastAsia" w:cstheme="minorHAnsi"/>
          <w:bCs/>
          <w:iCs/>
          <w:lang w:val="en-US"/>
        </w:rPr>
        <w:t xml:space="preserve">where </w:t>
      </w:r>
      <w:r w:rsidR="00E329DE" w:rsidRPr="00972C7F">
        <w:rPr>
          <w:rFonts w:eastAsiaTheme="minorEastAsia" w:cstheme="minorHAnsi"/>
          <w:bCs/>
          <w:iCs/>
          <w:lang w:val="en-GB"/>
        </w:rPr>
        <w:t>in addition mean-centered</w:t>
      </w:r>
      <w:r w:rsidR="002548C6" w:rsidRPr="002548C6">
        <w:rPr>
          <w:rFonts w:eastAsiaTheme="minorEastAsia" w:cstheme="minorHAnsi"/>
          <w:bCs/>
          <w:iCs/>
          <w:lang w:val="en-US"/>
        </w:rPr>
        <w:t xml:space="preserve"> </w:t>
      </w:r>
      <w:r w:rsidR="00F7224F">
        <w:rPr>
          <w:rFonts w:eastAsiaTheme="minorEastAsia" w:cstheme="minorHAnsi"/>
          <w:bCs/>
          <w:iCs/>
          <w:lang w:val="en-US"/>
        </w:rPr>
        <w:t xml:space="preserve">for </w:t>
      </w:r>
      <w:r w:rsidR="002548C6">
        <w:rPr>
          <w:rFonts w:eastAsiaTheme="minorEastAsia" w:cstheme="minorHAnsi"/>
          <w:bCs/>
          <w:iCs/>
          <w:lang w:val="en-US"/>
        </w:rPr>
        <w:t>fitting</w:t>
      </w:r>
      <w:r w:rsidR="00E329DE" w:rsidRPr="00972C7F">
        <w:rPr>
          <w:rFonts w:eastAsiaTheme="minorEastAsia" w:cstheme="minorHAnsi"/>
          <w:bCs/>
          <w:iCs/>
          <w:lang w:val="en-GB"/>
        </w:rPr>
        <w:t>, such that 0 corresponds to the mean</w:t>
      </w:r>
      <w:r w:rsidR="00A123C9" w:rsidRPr="00A1577F">
        <w:rPr>
          <w:rFonts w:eastAsiaTheme="minorEastAsia" w:cstheme="minorHAnsi"/>
          <w:bCs/>
          <w:iCs/>
          <w:lang w:val="en-US"/>
        </w:rPr>
        <w:t xml:space="preserve"> of all</w:t>
      </w:r>
      <w:commentRangeStart w:id="145"/>
      <w:r w:rsidR="00A123C9" w:rsidRPr="00A1577F">
        <w:rPr>
          <w:rFonts w:eastAsiaTheme="minorEastAsia" w:cstheme="minorHAnsi"/>
          <w:bCs/>
          <w:iCs/>
          <w:lang w:val="en-US"/>
        </w:rPr>
        <w:t xml:space="preserve"> </w:t>
      </w:r>
      <w:commentRangeEnd w:id="145"/>
      <w:r w:rsidR="00404F83">
        <w:rPr>
          <w:rStyle w:val="Kommentarsreferens"/>
        </w:rPr>
        <w:commentReference w:id="145"/>
      </w:r>
      <w:r w:rsidR="00A123C9">
        <w:rPr>
          <w:rFonts w:eastAsiaTheme="minorEastAsia" w:cstheme="minorHAnsi"/>
          <w:bCs/>
          <w:iCs/>
          <w:lang w:val="en-US"/>
        </w:rPr>
        <w:t>across all data points</w:t>
      </w:r>
      <w:r w:rsidR="004054D0">
        <w:rPr>
          <w:rFonts w:eastAsiaTheme="minorEastAsia" w:cstheme="minorHAnsi"/>
          <w:bCs/>
          <w:iCs/>
          <w:lang w:val="en-US"/>
        </w:rPr>
        <w:t>.</w:t>
      </w:r>
    </w:p>
    <w:p w14:paraId="0628D9B0" w14:textId="77777777" w:rsidR="00736338" w:rsidRPr="00972C7F" w:rsidRDefault="00736338" w:rsidP="002E3379">
      <w:pPr>
        <w:spacing w:line="480" w:lineRule="auto"/>
        <w:contextualSpacing/>
        <w:jc w:val="both"/>
        <w:rPr>
          <w:rFonts w:cstheme="minorHAnsi"/>
          <w:bCs/>
          <w:lang w:val="en-GB"/>
        </w:rPr>
      </w:pPr>
    </w:p>
    <w:p w14:paraId="270D8E87" w14:textId="2B91F0BF" w:rsidR="000F1792" w:rsidRPr="004F36D9" w:rsidRDefault="00967854"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89721C">
        <w:rPr>
          <w:rFonts w:cstheme="minorHAnsi"/>
          <w:bCs/>
          <w:i/>
          <w:iCs/>
          <w:lang w:val="en-US"/>
        </w:rPr>
        <w:t xml:space="preserve"> below </w:t>
      </w:r>
      <w:r w:rsidR="0089721C">
        <w:rPr>
          <w:rFonts w:cstheme="minorHAnsi"/>
          <w:bCs/>
          <w:i/>
          <w:iCs/>
          <w:lang w:val="en-US"/>
        </w:rPr>
        <w:t xml:space="preserve">optimum </w:t>
      </w:r>
      <w:r w:rsidR="00252D90" w:rsidRPr="00972C7F">
        <w:rPr>
          <w:rFonts w:cstheme="minorHAnsi"/>
          <w:bCs/>
          <w:i/>
          <w:iCs/>
          <w:lang w:val="en-GB"/>
        </w:rPr>
        <w:t>temperature</w:t>
      </w:r>
      <w:r w:rsidR="00F4237A" w:rsidRPr="004F36D9">
        <w:rPr>
          <w:rFonts w:cstheme="minorHAnsi"/>
          <w:bCs/>
          <w:i/>
          <w:iCs/>
          <w:lang w:val="en-US"/>
        </w:rPr>
        <w:t>s</w:t>
      </w:r>
    </w:p>
    <w:p w14:paraId="4E219C7F" w14:textId="1F366960"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Pr="00972C7F">
        <w:rPr>
          <w:rFonts w:eastAsiaTheme="minorEastAsia" w:cstheme="minorHAnsi"/>
          <w:lang w:val="en-GB"/>
        </w:rPr>
        <w:t xml:space="preserve">metabolic </w:t>
      </w:r>
      <w:r w:rsidR="00903F4C" w:rsidRPr="00972C7F">
        <w:rPr>
          <w:rFonts w:eastAsiaTheme="minorEastAsia" w:cstheme="minorHAnsi"/>
          <w:lang w:val="en-GB"/>
        </w:rPr>
        <w:t xml:space="preserve">rate </w:t>
      </w:r>
      <w:r w:rsidRPr="00972C7F">
        <w:rPr>
          <w:rFonts w:eastAsiaTheme="minorEastAsia" w:cstheme="minorHAnsi"/>
          <w:lang w:val="en-GB"/>
        </w:rPr>
        <w:t>and maximum consumption rate to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A7F47">
        <w:rPr>
          <w:rFonts w:eastAsiaTheme="minorEastAsia" w:cstheme="minorHAnsi"/>
          <w:lang w:val="en-US"/>
        </w:rPr>
        <w:t xml:space="preserve">Note that </w:t>
      </w:r>
      <w:r w:rsidR="003D6D9B">
        <w:rPr>
          <w:rFonts w:cstheme="minorHAnsi"/>
          <w:bCs/>
          <w:lang w:val="en-US"/>
        </w:rPr>
        <w:t>the term optimum is misleading for metabolic rate data,</w:t>
      </w:r>
      <w:r w:rsidR="004A7F47">
        <w:rPr>
          <w:rFonts w:cstheme="minorHAnsi"/>
          <w:bCs/>
          <w:lang w:val="en-US"/>
        </w:rPr>
        <w:t xml:space="preserve"> but since </w:t>
      </w:r>
      <w:ins w:id="146" w:author="Anna Gårdmark" w:date="2020-02-03T17:31:00Z">
        <w:r w:rsidR="00404F83">
          <w:rPr>
            <w:rFonts w:cstheme="minorHAnsi"/>
            <w:bCs/>
            <w:lang w:val="en-US"/>
          </w:rPr>
          <w:t xml:space="preserve">we </w:t>
        </w:r>
      </w:ins>
      <w:r w:rsidR="003D6D9B">
        <w:rPr>
          <w:rFonts w:cstheme="minorHAnsi"/>
          <w:bCs/>
          <w:lang w:val="en-US"/>
        </w:rPr>
        <w:t xml:space="preserve">do not </w:t>
      </w:r>
      <w:r w:rsidR="00FE1A07">
        <w:rPr>
          <w:rFonts w:cstheme="minorHAnsi"/>
          <w:bCs/>
          <w:lang w:val="en-US"/>
        </w:rPr>
        <w:t xml:space="preserve">have </w:t>
      </w:r>
      <w:r w:rsidR="003D6D9B">
        <w:rPr>
          <w:rFonts w:cstheme="minorHAnsi"/>
          <w:bCs/>
          <w:lang w:val="en-US"/>
        </w:rPr>
        <w:t>data points beyond the temperature where metabolism is maximized, optimum</w:t>
      </w:r>
      <w:r w:rsidR="00C0198B">
        <w:rPr>
          <w:rFonts w:cstheme="minorHAnsi"/>
          <w:bCs/>
          <w:lang w:val="en-US"/>
        </w:rPr>
        <w:t xml:space="preserve"> only </w:t>
      </w:r>
      <w:r w:rsidR="00CD5CAF">
        <w:rPr>
          <w:rFonts w:cstheme="minorHAnsi"/>
          <w:bCs/>
          <w:lang w:val="en-US"/>
        </w:rPr>
        <w:t>refers</w:t>
      </w:r>
      <w:r w:rsidR="00C0198B">
        <w:rPr>
          <w:rFonts w:cstheme="minorHAnsi"/>
          <w:bCs/>
          <w:lang w:val="en-US"/>
        </w:rPr>
        <w:t xml:space="preserve"> to </w:t>
      </w:r>
      <w:r w:rsidR="00217B78">
        <w:rPr>
          <w:rFonts w:cstheme="minorHAnsi"/>
          <w:bCs/>
          <w:lang w:val="en-US"/>
        </w:rPr>
        <w:t xml:space="preserve">maximum </w:t>
      </w:r>
      <w:r w:rsidR="003D6D9B">
        <w:rPr>
          <w:rFonts w:cstheme="minorHAnsi"/>
          <w:bCs/>
          <w:lang w:val="en-US"/>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ins w:id="147" w:author="Anna Gårdmark" w:date="2020-02-03T17:31:00Z">
        <w:r w:rsidR="00404F83">
          <w:rPr>
            <w:rFonts w:eastAsiaTheme="minorEastAsia" w:cstheme="minorHAnsi"/>
            <w:lang w:val="en-GB"/>
          </w:rPr>
          <w:t>-</w:t>
        </w:r>
      </w:ins>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9F17CA">
        <w:rPr>
          <w:rFonts w:eastAsiaTheme="minorEastAsia" w:cstheme="minorHAnsi"/>
          <w:lang w:val="en-US"/>
        </w:rPr>
        <w:t>simu</w:t>
      </w:r>
      <w:r w:rsidR="009F17CA">
        <w:rPr>
          <w:rFonts w:eastAsiaTheme="minorEastAsia" w:cstheme="minorHAnsi"/>
          <w:lang w:val="en-US"/>
        </w:rPr>
        <w:t>ltaneously</w:t>
      </w:r>
      <w:r w:rsidR="00B52935" w:rsidRPr="00B52935">
        <w:rPr>
          <w:rFonts w:eastAsiaTheme="minorEastAsia" w:cstheme="minorHAnsi"/>
          <w:lang w:val="en-US"/>
        </w:rPr>
        <w:t xml:space="preserve">, which is more </w:t>
      </w:r>
      <w:r w:rsidR="00B52935">
        <w:rPr>
          <w:rFonts w:eastAsiaTheme="minorEastAsia" w:cstheme="minorHAnsi"/>
          <w:lang w:val="en-US"/>
        </w:rPr>
        <w:t xml:space="preserve">appropriate than correcting for either variable </w:t>
      </w:r>
      <w:r w:rsidR="002560E8">
        <w:rPr>
          <w:rFonts w:eastAsiaTheme="minorEastAsia" w:cstheme="minorHAnsi"/>
          <w:lang w:val="en-US"/>
        </w:rPr>
        <w:t xml:space="preserve">if these parameters </w:t>
      </w:r>
      <w:r w:rsidR="000415F7">
        <w:rPr>
          <w:rFonts w:eastAsiaTheme="minorEastAsia" w:cstheme="minorHAnsi"/>
          <w:lang w:val="en-US"/>
        </w:rPr>
        <w:t xml:space="preserve">(mass-exponent or activation energy) </w:t>
      </w:r>
      <w:r w:rsidR="002560E8">
        <w:rPr>
          <w:rFonts w:eastAsiaTheme="minorEastAsia" w:cstheme="minorHAnsi"/>
          <w:lang w:val="en-US"/>
        </w:rPr>
        <w:t>are uncertain</w:t>
      </w:r>
      <w:r w:rsidRPr="00972C7F">
        <w:rPr>
          <w:rFonts w:eastAsiaTheme="minorEastAsia" w:cstheme="minorHAnsi"/>
          <w:lang w:val="en-GB"/>
        </w:rPr>
        <w:t xml:space="preserve"> </w:t>
      </w:r>
      <w:r w:rsidR="00116BA5" w:rsidRPr="00116BA5">
        <w:rPr>
          <w:rFonts w:eastAsiaTheme="minorEastAsia" w:cstheme="minorHAnsi"/>
          <w:lang w:val="en-US"/>
        </w:rPr>
        <w:t>or vary acr</w:t>
      </w:r>
      <w:r w:rsidR="00116BA5">
        <w:rPr>
          <w:rFonts w:eastAsiaTheme="minorEastAsia" w:cstheme="minorHAnsi"/>
          <w:lang w:val="en-US"/>
        </w:rPr>
        <w:t xml:space="preserve">oss species </w:t>
      </w:r>
      <w:r w:rsidRPr="00CB18CC">
        <w:rPr>
          <w:rFonts w:eastAsiaTheme="minorEastAsia" w:cstheme="minorHAnsi"/>
        </w:rPr>
        <w:fldChar w:fldCharType="begin"/>
      </w:r>
      <w:r w:rsidRPr="00972C7F">
        <w:rPr>
          <w:rFonts w:eastAsiaTheme="minorEastAsia" w:cstheme="minorHAnsi"/>
          <w:lang w:val="en-GB"/>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w:instrText>
      </w:r>
      <w:r w:rsidRPr="00093C2D">
        <w:rPr>
          <w:rFonts w:eastAsiaTheme="minorEastAsia" w:cstheme="minorHAnsi"/>
        </w:rPr>
        <w:instrText>of ln(metabolic rate) as a function of ln(body mass) and 1/(body temperature) to fit</w:instrText>
      </w:r>
      <w:r w:rsidRPr="00F70220">
        <w:rPr>
          <w:rFonts w:eastAsiaTheme="minorEastAsia" w:cstheme="minorHAnsi"/>
          <w:lang w:val="en-GB"/>
        </w:rPr>
        <w:instrText xml:space="preserve"> the best scaling exponent for body mass to nine data sets of many diverse species. </w:instrText>
      </w:r>
      <w:r w:rsidRPr="00CB18CC">
        <w:rPr>
          <w:rFonts w:eastAsiaTheme="minorEastAsia" w:cstheme="minorHAnsi"/>
        </w:rPr>
        <w:instrText>4. For the majority of the data sets, in addition to not supporting a scaling exponent of 3/4, the analyses indicated that effects of body temperature sometimes fell outside the range of 0.6-0.7 eV, indicating that the predictions of the AFS model</w:instrText>
      </w:r>
      <w:r w:rsidRPr="00404F83">
        <w:rPr>
          <w:rFonts w:eastAsiaTheme="minorEastAsia" w:cstheme="minorHAnsi"/>
          <w:lang w:val="en-GB"/>
          <w:rPrChange w:id="148" w:author="Anna Gårdmark" w:date="2020-02-03T17:27:00Z">
            <w:rPr>
              <w:rFonts w:eastAsiaTheme="minorEastAsia" w:cstheme="minorHAnsi"/>
            </w:rPr>
          </w:rPrChange>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(Downs </w:t>
      </w:r>
      <w:r w:rsidR="00592C85" w:rsidRPr="00592C85">
        <w:rPr>
          <w:rFonts w:ascii="Times New Roman" w:cs="Times New Roman"/>
          <w:i/>
          <w:iCs/>
          <w:lang w:val="en-GB"/>
        </w:rPr>
        <w:t>et al.</w:t>
      </w:r>
      <w:r w:rsidR="00592C85" w:rsidRPr="00592C85">
        <w:rPr>
          <w:rFonts w:ascii="Times New Roman" w:cs="Times New Roman"/>
          <w:lang w:val="en-GB"/>
        </w:rPr>
        <w:t xml:space="preserve"> 2008)</w:t>
      </w:r>
      <w:r w:rsidRPr="00CB18CC">
        <w:rPr>
          <w:rFonts w:eastAsiaTheme="minorEastAsia" w:cstheme="minorHAnsi"/>
        </w:rPr>
        <w:fldChar w:fldCharType="end"/>
      </w:r>
      <w:r w:rsidR="000344B8" w:rsidRPr="000344B8">
        <w:rPr>
          <w:rFonts w:eastAsiaTheme="minorEastAsia" w:cstheme="minorHAnsi"/>
          <w:lang w:val="en-US"/>
        </w:rPr>
        <w:t xml:space="preserve">. </w:t>
      </w:r>
      <w:r w:rsidR="00D20A76">
        <w:rPr>
          <w:rFonts w:eastAsiaTheme="minorEastAsia" w:cstheme="minorHAnsi"/>
          <w:lang w:val="en-GB"/>
        </w:rPr>
        <w:t xml:space="preserve">It also </w:t>
      </w:r>
      <w:r w:rsidR="00D20A76" w:rsidRPr="00D20A76">
        <w:rPr>
          <w:rFonts w:eastAsiaTheme="minorEastAsia" w:cstheme="minorHAnsi"/>
          <w:lang w:val="en-US"/>
        </w:rPr>
        <w:t xml:space="preserve">allows </w:t>
      </w:r>
      <w:r w:rsidR="00D20A76">
        <w:rPr>
          <w:rFonts w:eastAsiaTheme="minorEastAsia" w:cstheme="minorHAnsi"/>
          <w:lang w:val="en-US"/>
        </w:rPr>
        <w:t xml:space="preserve">estimation of </w:t>
      </w:r>
      <w:r w:rsidR="00D20A76" w:rsidRPr="00972C7F">
        <w:rPr>
          <w:rFonts w:eastAsiaTheme="minorEastAsia" w:cstheme="minorHAnsi"/>
          <w:lang w:val="en-GB"/>
        </w:rPr>
        <w:t>size</w:t>
      </w:r>
      <w:r w:rsidR="0075321E" w:rsidRPr="0075321E">
        <w:rPr>
          <w:rFonts w:eastAsiaTheme="minorEastAsia" w:cstheme="minorHAnsi"/>
          <w:lang w:val="en-US"/>
        </w:rPr>
        <w:t>*</w:t>
      </w:r>
      <w:r w:rsidR="00D20A76" w:rsidRPr="00972C7F">
        <w:rPr>
          <w:rFonts w:eastAsiaTheme="minorEastAsia" w:cstheme="minorHAnsi"/>
          <w:lang w:val="en-GB"/>
        </w:rPr>
        <w:t xml:space="preserve">temperature </w:t>
      </w:r>
      <w:r w:rsidR="0075321E">
        <w:rPr>
          <w:rFonts w:eastAsiaTheme="minorEastAsia" w:cstheme="minorHAnsi"/>
          <w:lang w:val="en-US"/>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BD7D6F"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4D1BB169" w:rsidR="00E74C99" w:rsidRDefault="00E74C99" w:rsidP="002E3379">
            <w:pPr>
              <w:spacing w:line="480" w:lineRule="auto"/>
              <w:contextualSpacing/>
              <w:jc w:val="both"/>
              <w:rPr>
                <w:rFonts w:cstheme="minorHAnsi"/>
                <w:bCs/>
                <w:i/>
                <w:iCs/>
              </w:rPr>
            </w:pPr>
            <w:r w:rsidRPr="00093C2D">
              <w:rPr>
                <w:rFonts w:eastAsiaTheme="minorEastAsia" w:cstheme="minorHAnsi"/>
              </w:rPr>
              <w:t>(4)</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3E9F3E2D" w:rsidR="004D000B" w:rsidRDefault="00A420CC" w:rsidP="002E3379">
            <w:pPr>
              <w:spacing w:line="480" w:lineRule="auto"/>
              <w:contextualSpacing/>
              <w:jc w:val="both"/>
              <w:rPr>
                <w:rFonts w:cstheme="minorHAnsi"/>
                <w:bCs/>
                <w:i/>
                <w:iCs/>
              </w:rPr>
            </w:pPr>
            <w:r w:rsidRPr="00093C2D">
              <w:rPr>
                <w:rFonts w:eastAsiaTheme="minorEastAsia"/>
              </w:rPr>
              <w:t>(5)</w:t>
            </w:r>
          </w:p>
        </w:tc>
      </w:tr>
    </w:tbl>
    <w:p w14:paraId="7A33183A" w14:textId="2A85A115" w:rsidR="000F1792" w:rsidRPr="00972C7F" w:rsidRDefault="000F1792" w:rsidP="002E3379">
      <w:pPr>
        <w:spacing w:line="480" w:lineRule="auto"/>
        <w:contextualSpacing/>
        <w:jc w:val="both"/>
        <w:rPr>
          <w:rFonts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r>
          <w:ins w:id="149" w:author="Anna Gårdmark" w:date="2020-02-03T17:32:00Z">
            <w:rPr>
              <w:rFonts w:ascii="Cambria Math" w:eastAsiaTheme="minorEastAsia" w:hAnsi="Cambria Math" w:cstheme="minorHAnsi"/>
              <w:lang w:val="en-GB"/>
            </w:rPr>
            <m:t xml:space="preserve"> </m:t>
          </w:ins>
        </m:r>
      </m:oMath>
      <w:ins w:id="150" w:author="Anna Gårdmark" w:date="2020-02-03T17:32:00Z">
        <w:r w:rsidR="00404F83">
          <w:rPr>
            <w:rFonts w:eastAsiaTheme="minorEastAsia" w:cstheme="minorHAnsi"/>
            <w:lang w:val="en-GB"/>
          </w:rPr>
          <w:t xml:space="preserve">degrees </w:t>
        </w:r>
      </w:ins>
      <m:oMath>
        <m:r>
          <w:ins w:id="151" w:author="Anna Gårdmark" w:date="2020-02-03T17:33:00Z">
            <m:rPr>
              <m:sty m:val="p"/>
            </m:rPr>
            <w:rPr>
              <w:rFonts w:ascii="Cambria Math" w:eastAsiaTheme="minorEastAsia" w:hAnsi="Cambria Math" w:cstheme="minorHAnsi"/>
              <w:lang w:val="en-GB"/>
            </w:rPr>
            <m:t>K</m:t>
          </w:ins>
        </m:r>
      </m:oMath>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r w:rsidR="001D3AB1" w:rsidRPr="00815BFC">
        <w:rPr>
          <w:rFonts w:eastAsiaTheme="minorEastAsia" w:cstheme="minorHAnsi"/>
          <w:bCs/>
          <w:lang w:val="en-US"/>
        </w:rPr>
        <w:t>W</w:t>
      </w:r>
      <w:r w:rsidR="005846B0" w:rsidRPr="005846B0">
        <w:rPr>
          <w:rFonts w:cstheme="minorHAnsi"/>
          <w:bCs/>
          <w:lang w:val="en-US"/>
        </w:rPr>
        <w:t xml:space="preserve">e fit </w:t>
      </w:r>
      <w:r w:rsidRPr="00972C7F">
        <w:rPr>
          <w:rFonts w:cstheme="minorHAnsi"/>
          <w:bCs/>
          <w:lang w:val="en-GB"/>
        </w:rPr>
        <w:t>hierarchical models with different combinations of group (species)-varying coefficients</w:t>
      </w:r>
      <w:r w:rsidR="00451080" w:rsidRPr="00D2162B">
        <w:rPr>
          <w:rFonts w:cstheme="minorHAnsi"/>
          <w:bCs/>
          <w:lang w:val="en-US"/>
        </w:rPr>
        <w:t>.</w:t>
      </w:r>
      <w:r w:rsidRPr="00972C7F">
        <w:rPr>
          <w:rFonts w:cstheme="minorHAnsi"/>
          <w:bCs/>
          <w:lang w:val="en-GB"/>
        </w:rPr>
        <w:t xml:space="preserve"> The full model with uncorrelated species-varying intercepts</w:t>
      </w:r>
      <w:r w:rsidR="007343AC" w:rsidRPr="00972C7F">
        <w:rPr>
          <w:rFonts w:cstheme="minorHAnsi"/>
          <w:bCs/>
          <w:lang w:val="en-GB"/>
        </w:rPr>
        <w:t>,</w:t>
      </w:r>
      <w:r w:rsidRPr="00972C7F">
        <w:rPr>
          <w:rFonts w:cstheme="minorHAnsi"/>
          <w:bCs/>
          <w:lang w:val="en-GB"/>
        </w:rPr>
        <w:t xml:space="preserve"> mass-, temperature- and interaction-coefficients, can be written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BD7D6F"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49B84937"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rPr>
              <w:t>6</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BD7D6F"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162BB1E8" w:rsidR="00815BFC" w:rsidRPr="00815BFC" w:rsidRDefault="00815BFC" w:rsidP="002E3379">
            <w:pPr>
              <w:spacing w:line="480" w:lineRule="auto"/>
              <w:contextualSpacing/>
              <w:jc w:val="both"/>
              <w:rPr>
                <w:rFonts w:eastAsiaTheme="minorEastAsia"/>
              </w:rPr>
            </w:pPr>
            <w:r>
              <w:rPr>
                <w:rFonts w:eastAsiaTheme="minorEastAsia"/>
              </w:rPr>
              <w:t>(7)</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BD7D6F"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0B99064"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rPr>
              <w:t>8</w:t>
            </w:r>
            <w:r w:rsidRPr="00093C2D">
              <w:rPr>
                <w:rFonts w:eastAsiaTheme="minorEastAsia"/>
              </w:rPr>
              <w:t>)</w:t>
            </w:r>
          </w:p>
        </w:tc>
      </w:tr>
    </w:tbl>
    <w:p w14:paraId="6B32E2B4" w14:textId="3F1E4DFC"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In Eq. 7</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2F5F2E">
        <w:rPr>
          <w:rFonts w:eastAsiaTheme="minorEastAsia" w:cstheme="minorHAnsi"/>
          <w:lang w:val="en-US"/>
        </w:rPr>
        <w:t xml:space="preserve">mean centered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301650">
        <w:rPr>
          <w:rFonts w:eastAsiaTheme="minorEastAsia" w:cstheme="minorHAnsi"/>
          <w:lang w:val="en-US"/>
        </w:rPr>
        <w:t xml:space="preserve">is </w:t>
      </w:r>
      <w:r w:rsidR="009B66A2" w:rsidRPr="009B66A2">
        <w:rPr>
          <w:rFonts w:eastAsiaTheme="minorEastAsia" w:cstheme="minorHAnsi"/>
          <w:lang w:val="en-US"/>
        </w:rPr>
        <w:t>mean</w:t>
      </w:r>
      <w:r w:rsidR="009B66A2">
        <w:rPr>
          <w:rFonts w:eastAsiaTheme="minorEastAsia" w:cstheme="minorHAnsi"/>
          <w:lang w:val="en-US"/>
        </w:rPr>
        <w:t xml:space="preserve">-centered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ins w:id="152" w:author="Anna Gårdmark" w:date="2020-02-03T17:36:00Z">
        <w:r w:rsidR="00296320" w:rsidRPr="00296320">
          <w:rPr>
            <w:rFonts w:eastAsiaTheme="minorEastAsia" w:cstheme="minorHAnsi"/>
            <w:lang w:val="en-GB"/>
            <w:rPrChange w:id="153" w:author="Anna Gårdmark" w:date="2020-02-03T17:36:00Z">
              <w:rPr>
                <w:rFonts w:eastAsiaTheme="minorEastAsia" w:cstheme="minorHAnsi"/>
              </w:rPr>
            </w:rPrChange>
          </w:rPr>
          <w:t>,</w:t>
        </w:r>
      </w:ins>
      <w:r w:rsidR="008140A9" w:rsidRPr="00972C7F">
        <w:rPr>
          <w:rFonts w:eastAsiaTheme="minorEastAsia" w:cstheme="minorHAnsi"/>
          <w:lang w:val="en-GB"/>
        </w:rPr>
        <w:t xml:space="preserve"> </w:t>
      </w:r>
      <w:commentRangeStart w:id="154"/>
      <w:del w:id="155" w:author="Anna Gårdmark" w:date="2020-02-03T17:36:00Z">
        <w:r w:rsidR="008140A9" w:rsidRPr="00972C7F" w:rsidDel="00296320">
          <w:rPr>
            <w:rFonts w:eastAsiaTheme="minorEastAsia" w:cstheme="minorHAnsi"/>
            <w:lang w:val="en-GB"/>
          </w:rPr>
          <w:delText>in</w:delText>
        </w:r>
      </w:del>
      <w:r w:rsidR="008140A9" w:rsidRPr="00972C7F">
        <w:rPr>
          <w:rFonts w:eastAsiaTheme="minorEastAsia" w:cstheme="minorHAnsi"/>
          <w:lang w:val="en-GB"/>
        </w:rPr>
        <w:t xml:space="preserve"> </w:t>
      </w:r>
      <w:ins w:id="156" w:author="Anna Gårdmark" w:date="2020-02-03T17:36:00Z">
        <w:r w:rsidR="00296320">
          <w:rPr>
            <w:rFonts w:eastAsiaTheme="minorEastAsia" w:cstheme="minorHAnsi"/>
            <w:lang w:val="en-GB"/>
          </w:rPr>
          <w:t xml:space="preserve">with </w:t>
        </w:r>
      </w:ins>
      <w:r w:rsidR="00A77A84" w:rsidRPr="009244BF">
        <w:rPr>
          <w:rFonts w:eastAsiaTheme="minorEastAsia" w:cstheme="minorHAnsi"/>
          <w:lang w:val="en-US"/>
        </w:rPr>
        <w:t xml:space="preserve">unit </w:t>
      </w:r>
      <m:oMath>
        <m:sSup>
          <m:sSupPr>
            <m:ctrlPr>
              <w:ins w:id="157" w:author="Anna Gårdmark" w:date="2020-02-03T17:36:00Z">
                <w:rPr>
                  <w:rFonts w:ascii="Cambria Math" w:eastAsiaTheme="minorEastAsia" w:hAnsi="Cambria Math" w:cstheme="minorHAnsi"/>
                  <w:bCs/>
                  <w:iCs/>
                </w:rPr>
              </w:ins>
            </m:ctrlPr>
          </m:sSupPr>
          <m:e>
            <m:r>
              <w:ins w:id="158" w:author="Anna Gårdmark" w:date="2020-02-03T17:36:00Z">
                <m:rPr>
                  <m:sty m:val="p"/>
                </m:rPr>
                <w:rPr>
                  <w:rFonts w:ascii="Cambria Math" w:eastAsiaTheme="minorEastAsia" w:hAnsi="Cambria Math" w:cstheme="minorHAnsi"/>
                  <w:lang w:val="en-GB"/>
                </w:rPr>
                <m:t>eV</m:t>
              </w:ins>
            </m:r>
          </m:e>
          <m:sup>
            <m:r>
              <w:ins w:id="159" w:author="Anna Gårdmark" w:date="2020-02-03T17:36:00Z">
                <m:rPr>
                  <m:sty m:val="p"/>
                </m:rPr>
                <w:rPr>
                  <w:rFonts w:ascii="Cambria Math" w:eastAsiaTheme="minorEastAsia" w:hAnsi="Cambria Math" w:cstheme="minorHAnsi"/>
                  <w:lang w:val="en-GB"/>
                </w:rPr>
                <m:t>-1</m:t>
              </w:ins>
            </m:r>
          </m:sup>
        </m:sSup>
      </m:oMath>
      <w:del w:id="160" w:author="Anna Gårdmark" w:date="2020-02-03T17:36:00Z">
        <w:r w:rsidR="008140A9" w:rsidRPr="00972C7F" w:rsidDel="00296320">
          <w:rPr>
            <w:rFonts w:eastAsiaTheme="minorEastAsia" w:cstheme="minorHAnsi"/>
            <w:lang w:val="en-GB"/>
          </w:rPr>
          <w:delText>Kelvin</w:delText>
        </w:r>
      </w:del>
      <w:commentRangeEnd w:id="154"/>
      <w:r w:rsidR="00404F83">
        <w:rPr>
          <w:rStyle w:val="Kommentarsreferens"/>
        </w:rPr>
        <w:commentReference w:id="154"/>
      </w:r>
      <w:r w:rsidR="00A77A84" w:rsidRPr="009244BF">
        <w:rPr>
          <w:rFonts w:eastAsiaTheme="minorEastAsia" w:cstheme="minorHAnsi"/>
          <w:lang w:val="en-US"/>
        </w:rPr>
        <w:t>)</w:t>
      </w:r>
      <w:r w:rsidR="00301650">
        <w:rPr>
          <w:rFonts w:eastAsiaTheme="minorEastAsia" w:cstheme="minorHAnsi"/>
          <w:lang w:val="en-U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e>
        </m:acc>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commentRangeStart w:id="161"/>
      <w:commentRangeStart w:id="162"/>
      <w:r w:rsidR="00D72FCE" w:rsidRPr="00D72FCE">
        <w:rPr>
          <w:rFonts w:eastAsiaTheme="minorEastAsia" w:cstheme="minorHAnsi"/>
          <w:lang w:val="en-US"/>
        </w:rPr>
        <w:t xml:space="preserve">metabolism </w:t>
      </w:r>
      <w:r w:rsidR="00D72FCE">
        <w:rPr>
          <w:rFonts w:eastAsiaTheme="minorEastAsia" w:cstheme="minorHAnsi"/>
          <w:lang w:val="en-US"/>
        </w:rPr>
        <w:t xml:space="preserve">and maximum consumption rates,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i</m:t>
            </m:r>
          </m:sub>
        </m:sSub>
      </m:oMath>
      <w:r w:rsidR="00D72FCE">
        <w:rPr>
          <w:rFonts w:eastAsiaTheme="minorEastAsia" w:cstheme="minorHAnsi"/>
          <w:lang w:val="en-US"/>
        </w:rPr>
        <w:t xml:space="preserve"> is mass in </w:t>
      </w:r>
      <m:oMath>
        <m:r>
          <m:rPr>
            <m:sty m:val="p"/>
          </m:rPr>
          <w:rPr>
            <w:rFonts w:ascii="Cambria Math" w:eastAsiaTheme="minorEastAsia" w:hAnsi="Cambria Math" w:cstheme="minorHAnsi"/>
            <w:lang w:val="en-US"/>
          </w:rPr>
          <m:t>g</m:t>
        </m:r>
      </m:oMath>
      <w:r w:rsidR="00D72FCE" w:rsidRPr="00A71E3A">
        <w:rPr>
          <w:rFonts w:eastAsiaTheme="minorEastAsia" w:cstheme="minorHAnsi"/>
          <w:lang w:val="en-US"/>
        </w:rPr>
        <w:t xml:space="preserve">, whereas for </w:t>
      </w:r>
      <w:r w:rsidR="00EA2053" w:rsidRPr="00972C7F">
        <w:rPr>
          <w:rFonts w:eastAsiaTheme="minorEastAsia" w:cstheme="minorHAnsi"/>
          <w:lang w:val="en-GB"/>
        </w:rPr>
        <w:t>growth rates,</w:t>
      </w:r>
      <w:commentRangeEnd w:id="161"/>
      <w:r w:rsidR="00B72E92">
        <w:rPr>
          <w:rStyle w:val="Kommentarsreferens"/>
        </w:rPr>
        <w:commentReference w:id="161"/>
      </w:r>
      <w:commentRangeEnd w:id="162"/>
      <w:r w:rsidR="004F4CBB">
        <w:rPr>
          <w:rStyle w:val="Kommentarsreferens"/>
        </w:rPr>
        <w:commentReference w:id="162"/>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2B242A">
        <w:rPr>
          <w:rFonts w:eastAsiaTheme="minorEastAsia" w:cstheme="minorHAnsi"/>
          <w:lang w:val="en-US"/>
        </w:rPr>
        <w:t xml:space="preserve">is </w:t>
      </w:r>
      <w:r w:rsidR="002B242A">
        <w:rPr>
          <w:rFonts w:eastAsiaTheme="minorEastAsia" w:cstheme="minorHAnsi"/>
          <w:lang w:val="en-US"/>
        </w:rPr>
        <w:t xml:space="preserve">either </w:t>
      </w:r>
      <w:r w:rsidR="002258A8">
        <w:rPr>
          <w:rFonts w:eastAsiaTheme="minorEastAsia" w:cstheme="minorHAnsi"/>
          <w:lang w:val="en-US"/>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ins w:id="163" w:author="Anna Gårdmark" w:date="2020-02-03T15:28:00Z">
        <w:r w:rsidR="0012193E">
          <w:rPr>
            <w:rFonts w:eastAsiaTheme="minorEastAsia" w:cstheme="minorHAnsi"/>
            <w:lang w:val="en-GB"/>
          </w:rPr>
          <w:t xml:space="preserve"> </w:t>
        </w:r>
        <w:commentRangeStart w:id="164"/>
        <w:r w:rsidR="0012193E">
          <w:rPr>
            <w:rFonts w:eastAsiaTheme="minorEastAsia" w:cstheme="minorHAnsi"/>
            <w:lang w:val="en-GB"/>
          </w:rPr>
          <w:t>(in g)</w:t>
        </w:r>
      </w:ins>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1F5860">
        <w:rPr>
          <w:rFonts w:eastAsiaTheme="minorEastAsia" w:cstheme="minorHAnsi"/>
          <w:lang w:val="en-US"/>
        </w:rPr>
        <w:t>or the size</w:t>
      </w:r>
      <w:r w:rsidR="001F5860">
        <w:rPr>
          <w:rFonts w:eastAsiaTheme="minorEastAsia" w:cstheme="minorHAnsi"/>
          <w:lang w:val="en-US"/>
        </w:rPr>
        <w:t>-class</w:t>
      </w:r>
      <w:ins w:id="165" w:author="Anna Gårdmark" w:date="2020-02-03T15:28:00Z">
        <w:r w:rsidR="0012193E">
          <w:rPr>
            <w:rFonts w:eastAsiaTheme="minorEastAsia" w:cstheme="minorHAnsi"/>
            <w:lang w:val="en-US"/>
          </w:rPr>
          <w:t xml:space="preserve"> (in g)</w:t>
        </w:r>
      </w:ins>
      <w:r w:rsidR="00D81D2E">
        <w:rPr>
          <w:rFonts w:eastAsiaTheme="minorEastAsia" w:cstheme="minorHAnsi"/>
          <w:lang w:val="en-US"/>
        </w:rPr>
        <w:t>,</w:t>
      </w:r>
      <w:commentRangeEnd w:id="164"/>
      <w:r w:rsidR="00CE082F">
        <w:rPr>
          <w:rStyle w:val="Kommentarsreferens"/>
        </w:rPr>
        <w:commentReference w:id="164"/>
      </w:r>
      <w:r w:rsidR="00D81D2E">
        <w:rPr>
          <w:rFonts w:eastAsiaTheme="minorEastAsia" w:cstheme="minorHAnsi"/>
          <w:lang w:val="en-US"/>
        </w:rPr>
        <w:t xml:space="preserve"> as defined by the authors</w:t>
      </w:r>
      <w:r w:rsidR="00332743" w:rsidRPr="00972C7F">
        <w:rPr>
          <w:rFonts w:eastAsiaTheme="minorEastAsia" w:cstheme="minorHAnsi"/>
          <w:lang w:val="en-GB"/>
        </w:rPr>
        <w:t xml:space="preserve">. </w:t>
      </w:r>
      <w:r w:rsidR="00326298" w:rsidRPr="00326298">
        <w:rPr>
          <w:rFonts w:eastAsiaTheme="minorEastAsia" w:cstheme="minorHAnsi"/>
          <w:lang w:val="en-US"/>
        </w:rPr>
        <w:t xml:space="preserve">Specific </w:t>
      </w:r>
      <w:r w:rsidR="00326298">
        <w:rPr>
          <w:rFonts w:eastAsiaTheme="minorEastAsia" w:cstheme="minorHAnsi"/>
          <w:lang w:val="en-US"/>
        </w:rPr>
        <w:t>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w:del w:id="166" w:author="Anna Gårdmark" w:date="2020-02-03T19:59:00Z">
                <m:rPr>
                  <m:sty m:val="p"/>
                </m:rPr>
                <w:rPr>
                  <w:rFonts w:ascii="Cambria Math" w:eastAsiaTheme="minorEastAsia" w:hAnsi="Cambria Math" w:cstheme="minorHAnsi"/>
                  <w:lang w:val="en-GB"/>
                </w:rPr>
                <m:t>0</m:t>
              </w:del>
            </m:r>
            <m:r>
              <w:ins w:id="167" w:author="Anna Gårdmark" w:date="2020-02-03T19:59:00Z">
                <m:rPr>
                  <m:sty m:val="p"/>
                </m:rPr>
                <w:rPr>
                  <w:rFonts w:ascii="Cambria Math" w:eastAsiaTheme="minorEastAsia" w:hAnsi="Cambria Math" w:cstheme="minorHAnsi"/>
                  <w:lang w:val="en-GB"/>
                </w:rPr>
                <m:t>O</m:t>
              </w:ins>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2A264A">
        <w:rPr>
          <w:rFonts w:eastAsiaTheme="minorEastAsia" w:cstheme="minorHAnsi"/>
          <w:bCs/>
          <w:iCs/>
          <w:lang w:val="en-US"/>
        </w:rPr>
        <w:t>, e</w:t>
      </w:r>
      <w:r w:rsidR="002A264A">
        <w:rPr>
          <w:rFonts w:eastAsiaTheme="minorEastAsia" w:cstheme="minorHAnsi"/>
          <w:bCs/>
          <w:iCs/>
          <w:lang w:val="en-US"/>
        </w:rPr>
        <w:t xml:space="preserve">.g. lowest 10 % of </w:t>
      </w:r>
      <w:r w:rsidR="00EC541B">
        <w:rPr>
          <w:rFonts w:eastAsiaTheme="minorEastAsia" w:cstheme="minorHAnsi"/>
          <w:bCs/>
          <w:iCs/>
          <w:lang w:val="en-US"/>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A66451">
        <w:rPr>
          <w:lang w:val="en-US"/>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F36D9" w:rsidRDefault="00393765"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Pr="00972C7F">
        <w:rPr>
          <w:rFonts w:cstheme="minorHAnsi"/>
          <w:bCs/>
          <w:i/>
          <w:iCs/>
          <w:lang w:val="en-GB"/>
        </w:rPr>
        <w:t>caling of consumption</w:t>
      </w:r>
      <w:r w:rsidRPr="0089721C">
        <w:rPr>
          <w:rFonts w:cstheme="minorHAnsi"/>
          <w:bCs/>
          <w:i/>
          <w:iCs/>
          <w:lang w:val="en-US"/>
        </w:rPr>
        <w:t xml:space="preserve"> </w:t>
      </w:r>
      <w:r w:rsidR="000649A5">
        <w:rPr>
          <w:rFonts w:cstheme="minorHAnsi"/>
          <w:bCs/>
          <w:i/>
          <w:iCs/>
          <w:lang w:val="en-US"/>
        </w:rPr>
        <w:t xml:space="preserve">including </w:t>
      </w:r>
      <w:r w:rsidR="00002BB2">
        <w:rPr>
          <w:rFonts w:cstheme="minorHAnsi"/>
          <w:bCs/>
          <w:i/>
          <w:iCs/>
          <w:lang w:val="en-US"/>
        </w:rPr>
        <w:t>beyond</w:t>
      </w:r>
      <w:r w:rsidRPr="0089721C">
        <w:rPr>
          <w:rFonts w:cstheme="minorHAnsi"/>
          <w:bCs/>
          <w:i/>
          <w:iCs/>
          <w:lang w:val="en-US"/>
        </w:rPr>
        <w:t xml:space="preserve"> </w:t>
      </w:r>
      <w:r>
        <w:rPr>
          <w:rFonts w:cstheme="minorHAnsi"/>
          <w:bCs/>
          <w:i/>
          <w:iCs/>
          <w:lang w:val="en-US"/>
        </w:rPr>
        <w:t xml:space="preserve">optimum </w:t>
      </w:r>
      <w:r w:rsidRPr="00972C7F">
        <w:rPr>
          <w:rFonts w:cstheme="minorHAnsi"/>
          <w:bCs/>
          <w:i/>
          <w:iCs/>
          <w:lang w:val="en-GB"/>
        </w:rPr>
        <w:t>temperature</w:t>
      </w:r>
      <w:r w:rsidRPr="004F36D9">
        <w:rPr>
          <w:rFonts w:cstheme="minorHAnsi"/>
          <w:bCs/>
          <w:i/>
          <w:iCs/>
          <w:lang w:val="en-US"/>
        </w:rPr>
        <w:t>s</w:t>
      </w:r>
    </w:p>
    <w:p w14:paraId="4C1C47D6" w14:textId="5BCAC851" w:rsidR="000F1792" w:rsidRPr="00972C7F" w:rsidRDefault="00342828" w:rsidP="002E3379">
      <w:pPr>
        <w:spacing w:line="480" w:lineRule="auto"/>
        <w:contextualSpacing/>
        <w:jc w:val="both"/>
        <w:rPr>
          <w:rFonts w:eastAsiaTheme="minorEastAsia" w:cstheme="minorHAnsi"/>
          <w:bCs/>
          <w:iCs/>
          <w:lang w:val="en-GB"/>
        </w:rPr>
      </w:pPr>
      <w:r>
        <w:rPr>
          <w:rFonts w:cstheme="minorHAnsi"/>
          <w:bCs/>
          <w:lang w:val="en-US"/>
        </w:rPr>
        <w:t>C</w:t>
      </w:r>
      <w:r w:rsidR="00B7284D">
        <w:rPr>
          <w:rFonts w:cstheme="minorHAnsi"/>
          <w:bCs/>
          <w:lang w:val="en-US"/>
        </w:rPr>
        <w:t xml:space="preserve">onsumption </w:t>
      </w:r>
      <w:r w:rsidR="00893126">
        <w:rPr>
          <w:rFonts w:cstheme="minorHAnsi"/>
          <w:bCs/>
          <w:lang w:val="en-US"/>
        </w:rPr>
        <w:t xml:space="preserve">rates are </w:t>
      </w:r>
      <w:r w:rsidR="00B7284D">
        <w:rPr>
          <w:rFonts w:cstheme="minorHAnsi"/>
          <w:bCs/>
          <w:lang w:val="en-US"/>
        </w:rPr>
        <w:t>unimodal over a large enough thermal range</w:t>
      </w:r>
      <w:r w:rsidR="00540906">
        <w:rPr>
          <w:rFonts w:cstheme="minorHAnsi"/>
          <w:bCs/>
          <w:lang w:val="en-US"/>
        </w:rPr>
        <w:t>, and we refer to the temperature where these rates are maximized as optimum temperature</w:t>
      </w:r>
      <w:r w:rsidR="004C72E7">
        <w:rPr>
          <w:rFonts w:cstheme="minorHAnsi"/>
          <w:bCs/>
          <w:lang w:val="en-US"/>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Pr>
          <w:rFonts w:cstheme="minorHAnsi"/>
          <w:bCs/>
          <w:lang w:val="en-US"/>
        </w:rPr>
        <w:t>.</w:t>
      </w:r>
      <w:r w:rsidR="000C7153">
        <w:rPr>
          <w:rFonts w:cstheme="minorHAnsi"/>
          <w:bCs/>
          <w:lang w:val="en-US"/>
        </w:rPr>
        <w:t xml:space="preserve"> </w:t>
      </w:r>
      <w:r w:rsidR="00B7284D">
        <w:rPr>
          <w:rFonts w:cstheme="minorHAnsi"/>
          <w:bCs/>
          <w:lang w:val="en-US"/>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C56726">
        <w:rPr>
          <w:rFonts w:cstheme="minorHAnsi"/>
          <w:bCs/>
          <w:lang w:val="en-US"/>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ED1B7A" w:rsidRPr="00972C7F">
        <w:rPr>
          <w:rFonts w:cstheme="minorHAnsi"/>
          <w:bCs/>
          <w:lang w:val="en-GB"/>
        </w:rPr>
        <w:t xml:space="preserve"> and then aggregat</w:t>
      </w:r>
      <w:r w:rsidR="00FC517B" w:rsidRPr="00972C7F">
        <w:rPr>
          <w:rFonts w:cstheme="minorHAnsi"/>
          <w:bCs/>
          <w:lang w:val="en-GB"/>
        </w:rPr>
        <w:t>ed</w:t>
      </w:r>
      <w:r w:rsidR="00507B4F" w:rsidRPr="00972C7F">
        <w:rPr>
          <w:rFonts w:cstheme="minorHAnsi"/>
          <w:bCs/>
          <w:lang w:val="en-GB"/>
        </w:rPr>
        <w:t>,</w:t>
      </w:r>
      <w:r w:rsidR="005106E3" w:rsidRPr="00972C7F">
        <w:rPr>
          <w:rFonts w:cstheme="minorHAnsi"/>
          <w:bCs/>
          <w:lang w:val="en-GB"/>
        </w:rPr>
        <w:t xml:space="preserve"> i.e.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5D711D">
        <w:rPr>
          <w:rFonts w:cstheme="minorHAnsi"/>
          <w:bCs/>
          <w:lang w:val="en-US"/>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351731">
        <w:rPr>
          <w:rFonts w:cstheme="minorHAnsi"/>
          <w:bCs/>
          <w:lang w:val="en-US"/>
        </w:rPr>
        <w:t xml:space="preserve"> </w:t>
      </w:r>
      <w:r w:rsidR="00351731">
        <w:rPr>
          <w:rFonts w:cstheme="minorHAnsi"/>
          <w:bCs/>
          <w:lang w:val="en-US"/>
        </w:rPr>
        <w:t>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C01DD9">
        <w:rPr>
          <w:rFonts w:cstheme="minorHAnsi"/>
          <w:bCs/>
          <w:lang w:val="en-US"/>
        </w:rPr>
        <w:t xml:space="preserve"> and </w:t>
      </w:r>
      <w:r w:rsidR="00785459">
        <w:rPr>
          <w:rFonts w:cstheme="minorHAnsi"/>
          <w:bCs/>
          <w:lang w:val="en-US"/>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w:t>
      </w:r>
      <w:commentRangeStart w:id="168"/>
      <w:commentRangeStart w:id="169"/>
      <w:commentRangeStart w:id="170"/>
      <w:r w:rsidR="00E974C2" w:rsidRPr="00972C7F">
        <w:rPr>
          <w:rFonts w:cstheme="minorHAnsi"/>
          <w:bCs/>
          <w:lang w:val="en-GB"/>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del w:id="171" w:author="Anna Gårdmark" w:date="2020-02-03T20:01:00Z">
        <w:r w:rsidR="000F1792" w:rsidRPr="00972C7F" w:rsidDel="00584B66">
          <w:rPr>
            <w:rFonts w:eastAsiaTheme="minorEastAsia" w:cstheme="minorHAnsi"/>
            <w:bCs/>
            <w:iCs/>
            <w:lang w:val="en-GB"/>
          </w:rPr>
          <w:delText xml:space="preserve">full </w:delText>
        </w:r>
      </w:del>
      <w:r w:rsidR="000F1792" w:rsidRPr="00972C7F">
        <w:rPr>
          <w:rFonts w:eastAsiaTheme="minorEastAsia" w:cstheme="minorHAnsi"/>
          <w:bCs/>
          <w:iCs/>
          <w:lang w:val="en-GB"/>
        </w:rPr>
        <w:t>data set</w:t>
      </w:r>
      <w:r w:rsidR="00A53EF5" w:rsidRPr="00972C7F">
        <w:rPr>
          <w:rFonts w:eastAsiaTheme="minorEastAsia" w:cstheme="minorHAnsi"/>
          <w:bCs/>
          <w:iCs/>
          <w:lang w:val="en-GB"/>
        </w:rPr>
        <w:t xml:space="preserve"> </w:t>
      </w:r>
      <w:commentRangeEnd w:id="168"/>
      <w:r w:rsidR="001C2C66">
        <w:rPr>
          <w:rStyle w:val="Kommentarsreferens"/>
        </w:rPr>
        <w:commentReference w:id="168"/>
      </w:r>
      <w:commentRangeStart w:id="172"/>
      <w:commentRangeEnd w:id="169"/>
      <w:commentRangeEnd w:id="170"/>
      <w:ins w:id="173" w:author="Anna Gårdmark" w:date="2020-02-03T20:01:00Z">
        <w:r w:rsidR="00584B66">
          <w:rPr>
            <w:rFonts w:eastAsiaTheme="minorEastAsia" w:cstheme="minorHAnsi"/>
            <w:bCs/>
            <w:iCs/>
            <w:lang w:val="en-GB"/>
          </w:rPr>
          <w:t xml:space="preserve">across </w:t>
        </w:r>
      </w:ins>
      <w:commentRangeEnd w:id="172"/>
      <w:ins w:id="174" w:author="Anna Gårdmark" w:date="2020-02-03T20:03:00Z">
        <w:r w:rsidR="00584B66">
          <w:rPr>
            <w:rStyle w:val="Kommentarsreferens"/>
          </w:rPr>
          <w:commentReference w:id="172"/>
        </w:r>
      </w:ins>
      <w:ins w:id="175" w:author="Anna Gårdmark" w:date="2020-02-03T20:01:00Z">
        <w:r w:rsidR="00584B66">
          <w:rPr>
            <w:rFonts w:eastAsiaTheme="minorEastAsia" w:cstheme="minorHAnsi"/>
            <w:bCs/>
            <w:iCs/>
            <w:lang w:val="en-GB"/>
          </w:rPr>
          <w:t xml:space="preserve">all species </w:t>
        </w:r>
      </w:ins>
      <w:r w:rsidR="00A0732D">
        <w:rPr>
          <w:rStyle w:val="Kommentarsreferens"/>
        </w:rPr>
        <w:commentReference w:id="169"/>
      </w:r>
      <w:r w:rsidR="00584B66">
        <w:rPr>
          <w:rStyle w:val="Kommentarsreferens"/>
        </w:rPr>
        <w:commentReference w:id="170"/>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BD7D6F"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4E13F786" w:rsidR="00956516" w:rsidRDefault="00956516" w:rsidP="002E3379">
            <w:pPr>
              <w:spacing w:line="480" w:lineRule="auto"/>
              <w:contextualSpacing/>
              <w:jc w:val="both"/>
              <w:rPr>
                <w:rFonts w:cstheme="minorHAnsi"/>
                <w:bCs/>
                <w:i/>
                <w:iCs/>
              </w:rPr>
            </w:pPr>
            <w:r w:rsidRPr="00093C2D">
              <w:rPr>
                <w:rFonts w:eastAsiaTheme="minorEastAsia"/>
              </w:rPr>
              <w:t>(</w:t>
            </w:r>
            <w:r>
              <w:rPr>
                <w:rFonts w:eastAsiaTheme="minorEastAsia"/>
              </w:rPr>
              <w:t>9</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BD7D6F"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0D633477" w:rsidR="00956516" w:rsidRPr="00815BFC" w:rsidRDefault="00956516" w:rsidP="002E3379">
            <w:pPr>
              <w:spacing w:line="480" w:lineRule="auto"/>
              <w:contextualSpacing/>
              <w:jc w:val="both"/>
              <w:rPr>
                <w:rFonts w:eastAsiaTheme="minorEastAsia"/>
              </w:rPr>
            </w:pPr>
            <w:r>
              <w:rPr>
                <w:rFonts w:eastAsiaTheme="minorEastAsia"/>
              </w:rPr>
              <w:t>(10)</w:t>
            </w:r>
          </w:p>
        </w:tc>
      </w:tr>
    </w:tbl>
    <w:p w14:paraId="5A91A9A4" w14:textId="24EC93D9"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012FF" w:rsidRPr="00972C7F">
        <w:rPr>
          <w:rFonts w:eastAsiaTheme="minorEastAsia" w:cstheme="minorHAnsi"/>
          <w:iCs/>
          <w:lang w:val="en-GB"/>
        </w:rPr>
        <w:t>9</w:t>
      </w:r>
      <w:r w:rsidR="003B38E8" w:rsidRPr="00972C7F">
        <w:rPr>
          <w:rFonts w:eastAsiaTheme="minorEastAsia" w:cstheme="minorHAnsi"/>
          <w:iCs/>
          <w:lang w:val="en-GB"/>
        </w:rPr>
        <w:t xml:space="preserve"> refers to consumption rates </w:t>
      </w:r>
      <w:commentRangeStart w:id="176"/>
      <w:commentRangeStart w:id="177"/>
      <w:commentRangeStart w:id="178"/>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176"/>
        <m:r>
          <m:rPr>
            <m:sty m:val="p"/>
          </m:rPr>
          <w:rPr>
            <w:rStyle w:val="Kommentarsreferens"/>
          </w:rPr>
          <w:commentReference w:id="176"/>
        </m:r>
        <w:commentRangeEnd w:id="177"/>
        <m:r>
          <m:rPr>
            <m:sty m:val="p"/>
          </m:rPr>
          <w:rPr>
            <w:rStyle w:val="Kommentarsreferens"/>
          </w:rPr>
          <w:commentReference w:id="177"/>
        </m:r>
        <w:commentRangeEnd w:id="178"/>
        <m:r>
          <m:rPr>
            <m:sty m:val="p"/>
          </m:rPr>
          <w:rPr>
            <w:rStyle w:val="Kommentarsreferens"/>
          </w:rPr>
          <w:commentReference w:id="178"/>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044758" w:rsidRPr="00972C7F">
        <w:rPr>
          <w:rFonts w:eastAsiaTheme="minorEastAsia" w:cstheme="minorHAnsi"/>
          <w:iCs/>
          <w:lang w:val="en-GB"/>
        </w:rPr>
        <w:t>10</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r w:rsidR="0001593D" w:rsidRPr="00972C7F">
        <w:rPr>
          <w:rFonts w:eastAsiaTheme="minorEastAsia" w:cstheme="minorHAnsi"/>
          <w:iCs/>
          <w:lang w:val="en-GB"/>
        </w:rPr>
        <w:t>centered natural log of body mass</w:t>
      </w:r>
      <w:r w:rsidR="00C174C0" w:rsidRPr="00C174C0">
        <w:rPr>
          <w:rFonts w:eastAsiaTheme="minorEastAsia" w:cstheme="minorHAnsi"/>
          <w:iCs/>
          <w:lang w:val="en-US"/>
        </w:rPr>
        <w:t xml:space="preserve"> </w:t>
      </w:r>
      <w:r w:rsidR="00C174C0">
        <w:rPr>
          <w:rFonts w:eastAsiaTheme="minorEastAsia" w:cstheme="minorHAnsi"/>
          <w:iCs/>
          <w:lang w:val="en-US"/>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DE0602">
        <w:rPr>
          <w:rFonts w:eastAsiaTheme="minorEastAsia" w:cstheme="minorHAnsi"/>
          <w:lang w:val="en-US"/>
        </w:rPr>
        <w:t>rescal</w:t>
      </w:r>
      <w:r w:rsidR="00DE0602">
        <w:rPr>
          <w:rFonts w:eastAsiaTheme="minorEastAsia" w:cstheme="minorHAnsi"/>
          <w:lang w:val="en-US"/>
        </w:rPr>
        <w:t>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8756CD">
        <w:rPr>
          <w:rFonts w:eastAsiaTheme="minorEastAsia" w:cstheme="minorHAnsi"/>
          <w:lang w:val="en-US"/>
        </w:rPr>
        <w:t>rescaled</w:t>
      </w:r>
      <w:r w:rsidR="008565A5">
        <w:rPr>
          <w:rFonts w:eastAsiaTheme="minorEastAsia" w:cstheme="minorHAnsi"/>
          <w:lang w:val="en-US"/>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acc>
          <m:accPr>
            <m:chr m:val="̃"/>
            <m:ctrlPr>
              <w:rPr>
                <w:rFonts w:ascii="Cambria Math" w:hAnsi="Cambria Math" w:cstheme="minorHAnsi"/>
                <w:i/>
                <w:lang w:val="en-GB"/>
              </w:rPr>
            </m:ctrlPr>
          </m:accPr>
          <m:e>
            <w:commentRangeStart w:id="179"/>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w:commentRangeEnd w:id="179"/>
            <m:r>
              <m:rPr>
                <m:sty m:val="p"/>
              </m:rPr>
              <w:rPr>
                <w:rStyle w:val="Kommentarsreferens"/>
              </w:rPr>
              <w:commentReference w:id="179"/>
            </m:r>
          </m:e>
        </m:acc>
      </m:oMath>
      <w:r w:rsidR="003B38E8" w:rsidRPr="00972C7F">
        <w:rPr>
          <w:rFonts w:eastAsiaTheme="minorEastAsia" w:cstheme="minorHAnsi"/>
          <w:iCs/>
          <w:lang w:val="en-GB"/>
        </w:rPr>
        <w:t xml:space="preserve">. </w:t>
      </w:r>
    </w:p>
    <w:p w14:paraId="7FF83BAD" w14:textId="4BD30C42" w:rsidR="000F1792" w:rsidRPr="00972C7F"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ins w:id="180" w:author="Anna Gårdmark" w:date="2020-02-03T20:05:00Z">
        <w:r w:rsidR="00584B66">
          <w:rPr>
            <w:rFonts w:eastAsiaTheme="minorEastAsia" w:cstheme="minorHAnsi"/>
            <w:iCs/>
            <w:lang w:val="en-GB"/>
          </w:rPr>
          <w:t>,</w:t>
        </w:r>
      </w:ins>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w:t>
      </w:r>
      <w:ins w:id="181" w:author="Anna Gårdmark" w:date="2020-02-03T20:05:00Z">
        <w:r w:rsidR="00584B66">
          <w:rPr>
            <w:rFonts w:eastAsiaTheme="minorEastAsia" w:cstheme="minorHAnsi"/>
            <w:iCs/>
            <w:lang w:val="en-GB"/>
          </w:rPr>
          <w:t>,</w:t>
        </w:r>
      </w:ins>
      <w:r w:rsidR="00683099" w:rsidRPr="00972C7F">
        <w:rPr>
          <w:rFonts w:eastAsiaTheme="minorEastAsia" w:cstheme="minorHAnsi"/>
          <w:iCs/>
          <w:lang w:val="en-GB"/>
        </w:rPr>
        <w:t xml:space="preserv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8A78A6">
        <w:rPr>
          <w:rFonts w:eastAsiaTheme="minorEastAsia" w:cstheme="minorHAnsi"/>
          <w:iCs/>
          <w:lang w:val="en-US"/>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68F6C924" w:rsidR="000F1792" w:rsidRPr="00972C7F" w:rsidRDefault="000F1792" w:rsidP="002E3379">
      <w:pPr>
        <w:spacing w:line="480" w:lineRule="auto"/>
        <w:contextualSpacing/>
        <w:jc w:val="both"/>
        <w:rPr>
          <w:rFonts w:eastAsiaTheme="minorEastAsia"/>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8E0B51" w:rsidRPr="00972C7F">
        <w:rPr>
          <w:lang w:val="en-GB"/>
        </w:rPr>
        <w:t xml:space="preserve"> depending on how well </w:t>
      </w:r>
      <w:r w:rsidR="00A76092" w:rsidRPr="00972C7F">
        <w:rPr>
          <w:lang w:val="en-GB"/>
        </w:rPr>
        <w:t>known</w:t>
      </w:r>
      <w:r w:rsidR="008E0B51" w:rsidRPr="00972C7F">
        <w:rPr>
          <w:lang w:val="en-GB"/>
        </w:rPr>
        <w:t xml:space="preserve"> the parameter is</w:t>
      </w:r>
      <w:r w:rsidR="001C2C66" w:rsidRPr="00972C7F">
        <w:rPr>
          <w:lang w:val="en-GB"/>
        </w:rPr>
        <w:t>,</w:t>
      </w:r>
      <w:r w:rsidR="008E0B51" w:rsidRPr="00972C7F">
        <w:rPr>
          <w:lang w:val="en-GB"/>
        </w:rPr>
        <w:t xml:space="preserve"> </w:t>
      </w:r>
      <w:commentRangeStart w:id="182"/>
      <w:commentRangeStart w:id="183"/>
      <w:commentRangeStart w:id="184"/>
      <w:r w:rsidR="008E0B51" w:rsidRPr="00972C7F">
        <w:rPr>
          <w:lang w:val="en-GB"/>
        </w:rPr>
        <w:t>base</w:t>
      </w:r>
      <w:r w:rsidR="00C470CD" w:rsidRPr="00972C7F">
        <w:rPr>
          <w:lang w:val="en-GB"/>
        </w:rPr>
        <w:t>d</w:t>
      </w:r>
      <w:r w:rsidR="008E0B51" w:rsidRPr="00972C7F">
        <w:rPr>
          <w:lang w:val="en-GB"/>
        </w:rPr>
        <w:t xml:space="preserve"> on previous literature </w:t>
      </w:r>
      <w:commentRangeEnd w:id="182"/>
      <w:r w:rsidR="00D72CDA">
        <w:rPr>
          <w:rStyle w:val="Kommentarsreferens"/>
        </w:rPr>
        <w:commentReference w:id="182"/>
      </w:r>
      <w:commentRangeEnd w:id="183"/>
      <w:r w:rsidR="00146D89">
        <w:rPr>
          <w:rStyle w:val="Kommentarsreferens"/>
        </w:rPr>
        <w:commentReference w:id="183"/>
      </w:r>
      <w:r w:rsidRPr="00972C7F">
        <w:rPr>
          <w:lang w:val="en-GB"/>
        </w:rPr>
        <w:t>(Table 1</w:t>
      </w:r>
      <w:commentRangeEnd w:id="184"/>
      <w:r w:rsidR="00584B66">
        <w:rPr>
          <w:rStyle w:val="Kommentarsreferens"/>
        </w:rPr>
        <w:commentReference w:id="184"/>
      </w:r>
      <w:r w:rsidRPr="00972C7F">
        <w:rPr>
          <w:lang w:val="en-GB"/>
        </w:rPr>
        <w:t xml:space="preserve">). </w:t>
      </w:r>
      <w:r w:rsidRPr="00972C7F">
        <w:rPr>
          <w:rFonts w:eastAsiaTheme="minorEastAsia" w:cstheme="minorHAnsi"/>
          <w:lang w:val="en-GB"/>
        </w:rPr>
        <w:t xml:space="preserve">We used 3 Markov chains with </w:t>
      </w:r>
      <w:commentRangeStart w:id="185"/>
      <w:r w:rsidRPr="00972C7F">
        <w:rPr>
          <w:rFonts w:eastAsiaTheme="minorEastAsia" w:cstheme="minorHAnsi"/>
          <w:lang w:val="en-GB"/>
        </w:rPr>
        <w:t>10000 iterations each</w:t>
      </w:r>
      <w:r w:rsidR="00AB0B23" w:rsidRPr="00AB0B23">
        <w:rPr>
          <w:rFonts w:eastAsiaTheme="minorEastAsia" w:cstheme="minorHAnsi"/>
          <w:lang w:val="en-US"/>
        </w:rPr>
        <w:t xml:space="preserve"> </w:t>
      </w:r>
      <w:r w:rsidR="00AB0B23" w:rsidRPr="00B808E0">
        <w:rPr>
          <w:rFonts w:eastAsiaTheme="minorEastAsia" w:cstheme="minorHAnsi"/>
          <w:lang w:val="en-US"/>
        </w:rPr>
        <w:t>sa</w:t>
      </w:r>
      <w:r w:rsidR="00AB0B23">
        <w:rPr>
          <w:rFonts w:eastAsiaTheme="minorEastAsia" w:cstheme="minorHAnsi"/>
          <w:lang w:val="en-US"/>
        </w:rPr>
        <w:t>ving every 5</w:t>
      </w:r>
      <w:r w:rsidR="00AB0B23" w:rsidRPr="005844DF">
        <w:rPr>
          <w:rFonts w:eastAsiaTheme="minorEastAsia" w:cstheme="minorHAnsi"/>
          <w:vertAlign w:val="superscript"/>
          <w:lang w:val="en-US"/>
        </w:rPr>
        <w:t>th</w:t>
      </w:r>
      <w:r w:rsidR="00AB0B23">
        <w:rPr>
          <w:rFonts w:eastAsiaTheme="minorEastAsia" w:cstheme="minorHAnsi"/>
          <w:lang w:val="en-US"/>
        </w:rPr>
        <w:t xml:space="preserve"> </w:t>
      </w:r>
      <w:commentRangeEnd w:id="185"/>
      <w:r w:rsidR="00FA4577">
        <w:rPr>
          <w:rStyle w:val="Kommentarsreferens"/>
        </w:rPr>
        <w:commentReference w:id="185"/>
      </w:r>
      <w:r w:rsidR="00AB0B23">
        <w:rPr>
          <w:rFonts w:eastAsiaTheme="minorEastAsia" w:cstheme="minorHAnsi"/>
          <w:lang w:val="en-US"/>
        </w:rPr>
        <w:t>sample</w:t>
      </w:r>
      <w:r w:rsidRPr="00972C7F">
        <w:rPr>
          <w:rFonts w:eastAsiaTheme="minorEastAsia" w:cstheme="minorHAnsi"/>
          <w:lang w:val="en-GB"/>
        </w:rPr>
        <w:t xml:space="preserve">, following </w:t>
      </w:r>
      <w:r w:rsidR="007152C3" w:rsidRPr="007152C3">
        <w:rPr>
          <w:rFonts w:eastAsiaTheme="minorEastAsia" w:cstheme="minorHAnsi"/>
          <w:lang w:val="en-US"/>
        </w:rPr>
        <w:t>a</w:t>
      </w:r>
      <w:r w:rsidR="007152C3">
        <w:rPr>
          <w:rFonts w:eastAsiaTheme="minorEastAsia" w:cstheme="minorHAnsi"/>
          <w:lang w:val="en-US"/>
        </w:rPr>
        <w:t xml:space="preserve"> </w:t>
      </w:r>
      <w:r w:rsidRPr="00972C7F">
        <w:rPr>
          <w:rFonts w:eastAsiaTheme="minorEastAsia" w:cstheme="minorHAnsi"/>
          <w:lang w:val="en-GB"/>
        </w:rPr>
        <w:t xml:space="preserve">burn-in </w:t>
      </w:r>
      <w:r w:rsidR="007152C3" w:rsidRPr="002176CC">
        <w:rPr>
          <w:rFonts w:eastAsiaTheme="minorEastAsia" w:cstheme="minorHAnsi"/>
          <w:lang w:val="en-US"/>
        </w:rPr>
        <w:t xml:space="preserve">of </w:t>
      </w:r>
      <w:r w:rsidR="007152C3" w:rsidRPr="00972C7F">
        <w:rPr>
          <w:rFonts w:eastAsiaTheme="minorEastAsia" w:cstheme="minorHAnsi"/>
          <w:lang w:val="en-GB"/>
        </w:rPr>
        <w:t>10000 iterations</w:t>
      </w:r>
      <w:r w:rsidR="00AB0B23">
        <w:rPr>
          <w:rFonts w:eastAsiaTheme="minorEastAsia" w:cstheme="minorHAnsi"/>
          <w:lang w:val="en-US"/>
        </w:rPr>
        <w:t xml:space="preserve"> and</w:t>
      </w:r>
      <w:r w:rsidR="002176CC">
        <w:rPr>
          <w:rFonts w:eastAsiaTheme="minorEastAsia" w:cstheme="minorHAnsi"/>
          <w:lang w:val="en-US"/>
        </w:rPr>
        <w:t xml:space="preserve"> </w:t>
      </w:r>
      <w:r w:rsidRPr="00972C7F">
        <w:rPr>
          <w:rFonts w:eastAsiaTheme="minorEastAsia" w:cstheme="minorHAnsi"/>
          <w:lang w:val="en-GB"/>
        </w:rPr>
        <w:t xml:space="preserve">5000 </w:t>
      </w:r>
      <w:r w:rsidR="002176CC" w:rsidRPr="002176CC">
        <w:rPr>
          <w:rFonts w:eastAsiaTheme="minorEastAsia" w:cstheme="minorHAnsi"/>
          <w:lang w:val="en-US"/>
        </w:rPr>
        <w:t>ite</w:t>
      </w:r>
      <w:r w:rsidR="002176CC">
        <w:rPr>
          <w:rFonts w:eastAsiaTheme="minorEastAsia" w:cstheme="minorHAnsi"/>
          <w:lang w:val="en-US"/>
        </w:rPr>
        <w:t xml:space="preserve">rations </w:t>
      </w:r>
      <w:r w:rsidRPr="00972C7F">
        <w:rPr>
          <w:rFonts w:eastAsiaTheme="minorEastAsia" w:cstheme="minorHAnsi"/>
          <w:lang w:val="en-GB"/>
        </w:rPr>
        <w:t xml:space="preserve">for adaptation. Model convergence was assessed by visually inspecting trace plots and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A5246E" w:rsidRPr="00972C7F">
        <w:rPr>
          <w:rFonts w:eastAsiaTheme="minorEastAsia" w:cstheme="minorHAnsi"/>
          <w:lang w:val="en-GB"/>
        </w:rPr>
        <w:t xml:space="preserve"> (Appendix S1)</w:t>
      </w:r>
      <w:r w:rsidR="003F182B">
        <w:rPr>
          <w:rFonts w:eastAsiaTheme="minorEastAsia" w:cstheme="minorHAnsi"/>
          <w:lang w:val="en-US"/>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3F182B">
        <w:rPr>
          <w:rFonts w:eastAsiaTheme="minorEastAsia" w:cstheme="minorHAnsi"/>
          <w:lang w:val="en-US"/>
        </w:rPr>
        <w:t xml:space="preserve"> </w:t>
      </w:r>
      <w:r w:rsidR="003F182B">
        <w:rPr>
          <w:rFonts w:eastAsiaTheme="minorEastAsia" w:cstheme="minorHAnsi"/>
          <w:lang w:val="en-US"/>
        </w:rPr>
        <w:t xml:space="preserve">compares chain variance with the pooled variance, and values </w:t>
      </w:r>
      <w:r w:rsidR="00556508" w:rsidRPr="00972C7F">
        <w:rPr>
          <w:rFonts w:eastAsiaTheme="minorEastAsia" w:cstheme="minorHAnsi"/>
          <w:lang w:val="en-GB"/>
        </w:rPr>
        <w:t>&lt;1.1</w:t>
      </w:r>
      <w:r w:rsidR="003F182B" w:rsidRPr="000A3582">
        <w:rPr>
          <w:rFonts w:eastAsiaTheme="minorEastAsia" w:cstheme="minorHAnsi"/>
          <w:lang w:val="en-US"/>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 xml:space="preserve">all three chains converged to a common distribution </w:t>
      </w:r>
      <w:r w:rsidRPr="00687837">
        <w:rPr>
          <w:rFonts w:eastAsiaTheme="minorEastAsia" w:cstheme="minorHAnsi"/>
        </w:rPr>
        <w:fldChar w:fldCharType="begin"/>
      </w:r>
      <w:r w:rsidRPr="00972C7F">
        <w:rPr>
          <w:rFonts w:eastAsiaTheme="minorEastAsia" w:cstheme="minorHAnsi"/>
          <w:lang w:val="en-GB"/>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is on applied inference for Bayesian poster</w:instrText>
      </w:r>
      <w:r w:rsidRPr="00584B66">
        <w:rPr>
          <w:rFonts w:eastAsiaTheme="minorEastAsia" w:cstheme="minorHAnsi"/>
          <w:lang w:val="en-GB"/>
          <w:rPrChange w:id="186" w:author="Anna Gårdmark" w:date="2020-02-03T19:59:00Z">
            <w:rPr>
              <w:rFonts w:eastAsiaTheme="minorEastAsia" w:cstheme="minorHAnsi"/>
            </w:rPr>
          </w:rPrChange>
        </w:rPr>
        <w:instrText xml:space="preserve">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rPr>
        <w:fldChar w:fldCharType="separate"/>
      </w:r>
      <w:r w:rsidR="0044238B" w:rsidRPr="00584B66">
        <w:rPr>
          <w:lang w:val="en-GB"/>
          <w:rPrChange w:id="187" w:author="Anna Gårdmark" w:date="2020-02-03T19:59:00Z">
            <w:rPr/>
          </w:rPrChange>
        </w:rPr>
        <w:t>(Gelman &amp; Rubin 1992)</w:t>
      </w:r>
      <w:r w:rsidRPr="00687837">
        <w:rPr>
          <w:rFonts w:eastAsiaTheme="minorEastAsia" w:cstheme="minorHAnsi"/>
        </w:rPr>
        <w:fldChar w:fldCharType="end"/>
      </w:r>
      <w:r w:rsidRPr="00584B66">
        <w:rPr>
          <w:rFonts w:eastAsiaTheme="minorEastAsia" w:cstheme="minorHAnsi"/>
          <w:lang w:val="en-GB"/>
          <w:rPrChange w:id="188" w:author="Anna Gårdmark" w:date="2020-02-03T19:59:00Z">
            <w:rPr>
              <w:rFonts w:eastAsiaTheme="minorEastAsia" w:cstheme="minorHAnsi"/>
            </w:rPr>
          </w:rPrChange>
        </w:rPr>
        <w:t>.</w:t>
      </w:r>
      <w:r w:rsidR="00D12516" w:rsidRPr="00584B66">
        <w:rPr>
          <w:rFonts w:eastAsiaTheme="minorEastAsia" w:cstheme="minorHAnsi"/>
          <w:lang w:val="en-GB"/>
          <w:rPrChange w:id="189" w:author="Anna Gårdmark" w:date="2020-02-03T19:59:00Z">
            <w:rPr>
              <w:rFonts w:eastAsiaTheme="minorEastAsia" w:cstheme="minorHAnsi"/>
            </w:rPr>
          </w:rPrChange>
        </w:rPr>
        <w:t xml:space="preserve"> </w:t>
      </w:r>
      <w:r w:rsidRPr="00972C7F">
        <w:rPr>
          <w:lang w:val="en-GB"/>
        </w:rPr>
        <w:t xml:space="preserve">We relied heavily on the R packages </w:t>
      </w:r>
      <w:r w:rsidR="00350D95" w:rsidRPr="00350D95">
        <w:rPr>
          <w:lang w:val="en-US"/>
        </w:rPr>
        <w:t>wit</w:t>
      </w:r>
      <w:r w:rsidR="00350D95">
        <w:rPr>
          <w:lang w:val="en-US"/>
        </w:rPr>
        <w:t xml:space="preserve">hin </w:t>
      </w:r>
      <w:r w:rsidR="00427A3E">
        <w:rPr>
          <w:lang w:val="en-US"/>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2D70E2">
        <w:rPr>
          <w:lang w:val="en-GB"/>
        </w:rPr>
        <w:t xml:space="preserve"> 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584B66">
        <w:rPr>
          <w:lang w:val="en-GB"/>
          <w:rPrChange w:id="190" w:author="Anna Gårdmark" w:date="2020-02-03T19:59:00Z">
            <w:rPr/>
          </w:rPrChange>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584B66">
        <w:rPr>
          <w:lang w:val="en-GB"/>
          <w:rPrChange w:id="191" w:author="Anna Gårdmark" w:date="2020-02-03T19:59:00Z">
            <w:rPr/>
          </w:rPrChange>
        </w:rPr>
        <w:t xml:space="preserve"> for visualization. </w:t>
      </w:r>
      <w:r w:rsidRPr="00972C7F">
        <w:rPr>
          <w:rFonts w:eastAsiaTheme="minorEastAsia"/>
          <w:lang w:val="en-GB"/>
        </w:rPr>
        <w:t>All data and R code (data manipulation, analyses and figures) can be downloaded from a GitHub repository (</w:t>
      </w:r>
      <w:r w:rsidR="00404F83">
        <w:fldChar w:fldCharType="begin"/>
      </w:r>
      <w:r w:rsidR="00404F83" w:rsidRPr="00404F83">
        <w:rPr>
          <w:lang w:val="en-GB"/>
          <w:rPrChange w:id="192" w:author="Anna Gårdmark" w:date="2020-02-03T17:25:00Z">
            <w:rPr/>
          </w:rPrChange>
        </w:rPr>
        <w:instrText xml:space="preserve"> HYPERLINK "https://github.com/maxlindmark/scaling" </w:instrText>
      </w:r>
      <w:r w:rsidR="00404F83">
        <w:fldChar w:fldCharType="separate"/>
      </w:r>
      <w:r w:rsidRPr="00972C7F">
        <w:rPr>
          <w:rStyle w:val="Hyperlnk"/>
          <w:rFonts w:eastAsiaTheme="minorEastAsia"/>
          <w:color w:val="auto"/>
          <w:lang w:val="en-GB"/>
        </w:rPr>
        <w:t>https://github.com/maxlindmark/scaling</w:t>
      </w:r>
      <w:r w:rsidR="00404F83">
        <w:rPr>
          <w:rStyle w:val="Hyperlnk"/>
          <w:rFonts w:eastAsiaTheme="minorEastAsia"/>
          <w:color w:val="auto"/>
          <w:lang w:val="en-GB"/>
        </w:rPr>
        <w:fldChar w:fldCharType="end"/>
      </w:r>
      <w:r w:rsidRPr="00972C7F">
        <w:rPr>
          <w:rFonts w:eastAsiaTheme="minorEastAsia"/>
          <w:lang w:val="en-GB"/>
        </w:rPr>
        <w:t xml:space="preserve">) and will be archived on Zenodo upon publication.  </w:t>
      </w:r>
    </w:p>
    <w:p w14:paraId="50292E45" w14:textId="798D1652" w:rsidR="008D46C2" w:rsidRPr="00972C7F" w:rsidRDefault="008D46C2" w:rsidP="002E3379">
      <w:pPr>
        <w:spacing w:line="480" w:lineRule="auto"/>
        <w:contextualSpacing/>
        <w:jc w:val="both"/>
        <w:rPr>
          <w:rFonts w:eastAsiaTheme="minorEastAsia"/>
          <w:lang w:val="en-GB"/>
        </w:rPr>
      </w:pPr>
    </w:p>
    <w:p w14:paraId="6C9F53F4" w14:textId="77777777" w:rsidR="0045707B" w:rsidRPr="00592C85" w:rsidRDefault="0045707B" w:rsidP="0045707B">
      <w:pPr>
        <w:spacing w:line="480" w:lineRule="auto"/>
        <w:contextualSpacing/>
        <w:jc w:val="both"/>
        <w:rPr>
          <w:rFonts w:cstheme="minorHAnsi"/>
          <w:bCs/>
          <w:i/>
          <w:iCs/>
          <w:lang w:val="en-US"/>
        </w:rPr>
      </w:pPr>
      <w:r w:rsidRPr="00592C85">
        <w:rPr>
          <w:rFonts w:cstheme="minorHAnsi"/>
          <w:bCs/>
          <w:i/>
          <w:iCs/>
          <w:lang w:val="en-US"/>
        </w:rPr>
        <w:t>Model comparison</w:t>
      </w:r>
    </w:p>
    <w:p w14:paraId="62B37E85" w14:textId="76EDC080" w:rsidR="0045707B" w:rsidRDefault="004823EA" w:rsidP="0045707B">
      <w:pPr>
        <w:spacing w:line="480" w:lineRule="auto"/>
        <w:contextualSpacing/>
        <w:jc w:val="both"/>
        <w:rPr>
          <w:lang w:val="en-US"/>
        </w:rPr>
      </w:pPr>
      <w:r w:rsidRPr="00556508">
        <w:rPr>
          <w:rFonts w:cstheme="minorHAnsi"/>
          <w:bCs/>
          <w:lang w:val="en-US"/>
        </w:rPr>
        <w:t xml:space="preserve">We compared </w:t>
      </w:r>
      <w:r w:rsidR="00A71DEB" w:rsidRPr="00556508">
        <w:rPr>
          <w:rFonts w:cstheme="minorHAnsi"/>
          <w:bCs/>
          <w:lang w:val="en-US"/>
        </w:rPr>
        <w:t xml:space="preserve">the parsimony of </w:t>
      </w:r>
      <w:r w:rsidRPr="00556508">
        <w:rPr>
          <w:rFonts w:cstheme="minorHAnsi"/>
          <w:bCs/>
          <w:lang w:val="en-US"/>
        </w:rPr>
        <w:t>models with different hierarchical structures</w:t>
      </w:r>
      <w:ins w:id="193" w:author="Anna Gårdmark" w:date="2020-02-03T20:09:00Z">
        <w:r w:rsidR="0076307D">
          <w:rPr>
            <w:rFonts w:cstheme="minorHAnsi"/>
            <w:bCs/>
            <w:lang w:val="en-US"/>
          </w:rPr>
          <w:t>,</w:t>
        </w:r>
      </w:ins>
      <w:r w:rsidRPr="00556508">
        <w:rPr>
          <w:rFonts w:cstheme="minorHAnsi"/>
          <w:bCs/>
          <w:lang w:val="en-US"/>
        </w:rPr>
        <w:t xml:space="preserve"> and with or without mass-temperature interactions</w:t>
      </w:r>
      <w:ins w:id="194" w:author="Anna Gårdmark" w:date="2020-02-03T20:09:00Z">
        <w:r w:rsidR="0076307D">
          <w:rPr>
            <w:rFonts w:cstheme="minorHAnsi"/>
            <w:bCs/>
            <w:lang w:val="en-US"/>
          </w:rPr>
          <w:t>,</w:t>
        </w:r>
      </w:ins>
      <w:r w:rsidRPr="00556508">
        <w:rPr>
          <w:rFonts w:cstheme="minorHAnsi"/>
          <w:bCs/>
          <w:lang w:val="en-US"/>
        </w:rPr>
        <w:t xml:space="preserve"> using the Watanabe-Akaike information criterion (WAIC)</w:t>
      </w:r>
      <w:r w:rsidR="005824C6" w:rsidRPr="00556508">
        <w:rPr>
          <w:rFonts w:cstheme="minorHAnsi"/>
          <w:bCs/>
          <w:lang w:val="en-US"/>
        </w:rPr>
        <w:t xml:space="preserve"> </w:t>
      </w:r>
      <w:r w:rsidR="005824C6" w:rsidRPr="00556508">
        <w:rPr>
          <w:rFonts w:cstheme="minorHAnsi"/>
          <w:bCs/>
          <w:lang w:val="en-US"/>
        </w:rPr>
        <w:fldChar w:fldCharType="begin"/>
      </w:r>
      <w:r w:rsidR="00273CBE">
        <w:rPr>
          <w:rFonts w:cstheme="minorHAnsi"/>
          <w:bCs/>
          <w:lang w:val="en-US"/>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lang w:val="en-U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lang w:val="en-US"/>
        </w:rPr>
        <w:fldChar w:fldCharType="end"/>
      </w:r>
      <w:r w:rsidR="002F7434" w:rsidRPr="00556508">
        <w:rPr>
          <w:rFonts w:cstheme="minorHAnsi"/>
          <w:bCs/>
          <w:lang w:val="en-US"/>
        </w:rPr>
        <w:t xml:space="preserve">, which is based on the </w:t>
      </w:r>
      <w:r w:rsidR="008C511C" w:rsidRPr="00556508">
        <w:rPr>
          <w:rFonts w:cstheme="minorHAnsi"/>
          <w:bCs/>
          <w:lang w:val="en-US"/>
        </w:rPr>
        <w:t>posterior predictive distribution</w:t>
      </w:r>
      <w:r w:rsidR="00BF4585" w:rsidRPr="00556508">
        <w:rPr>
          <w:rFonts w:cstheme="minorHAnsi"/>
          <w:bCs/>
          <w:lang w:val="en-US"/>
        </w:rPr>
        <w:t>.</w:t>
      </w:r>
      <w:r w:rsidR="00004AE0" w:rsidRPr="00556508">
        <w:rPr>
          <w:rFonts w:cstheme="minorHAnsi"/>
          <w:bCs/>
          <w:lang w:val="en-US"/>
        </w:rPr>
        <w:t xml:space="preserve"> </w:t>
      </w:r>
      <w:r w:rsidR="00B46915" w:rsidRPr="00556508">
        <w:rPr>
          <w:rFonts w:cstheme="minorHAnsi"/>
          <w:bCs/>
          <w:lang w:val="en-US"/>
        </w:rPr>
        <w:t>We report WAIC</w:t>
      </w:r>
      <w:r w:rsidR="00166ABF" w:rsidRPr="00556508">
        <w:rPr>
          <w:rFonts w:cstheme="minorHAnsi"/>
          <w:bCs/>
          <w:lang w:val="en-US"/>
        </w:rPr>
        <w:t xml:space="preserve"> for each model descried above (Table 2), and evaluate </w:t>
      </w:r>
      <w:r w:rsidR="00556508" w:rsidRPr="00556508">
        <w:rPr>
          <w:rFonts w:cstheme="minorHAnsi"/>
          <w:bCs/>
          <w:lang w:val="en-US"/>
        </w:rPr>
        <w:t xml:space="preserve">models within with </w:t>
      </w:r>
      <w:r w:rsidR="00556508" w:rsidRPr="00556508">
        <w:rPr>
          <w:rFonts w:ascii="Symbol" w:hAnsi="Symbol"/>
        </w:rPr>
        <w:t></w:t>
      </w:r>
      <w:r w:rsidR="00556508" w:rsidRPr="00972C7F">
        <w:rPr>
          <w:lang w:val="en-GB"/>
        </w:rPr>
        <w:t>WAIC</w:t>
      </w:r>
      <w:r w:rsidR="00556508" w:rsidRPr="00556508">
        <w:rPr>
          <w:lang w:val="en-US"/>
        </w:rPr>
        <w:t xml:space="preserve"> values </w:t>
      </w:r>
      <w:r w:rsidR="00556508" w:rsidRPr="00972C7F">
        <w:rPr>
          <w:rFonts w:eastAsiaTheme="minorEastAsia" w:cstheme="minorHAnsi"/>
          <w:lang w:val="en-GB"/>
        </w:rPr>
        <w:t>&lt;</w:t>
      </w:r>
      <w:r w:rsidR="00556508" w:rsidRPr="00556508">
        <w:rPr>
          <w:rFonts w:eastAsiaTheme="minorEastAsia" w:cstheme="minorHAnsi"/>
          <w:lang w:val="en-US"/>
        </w:rPr>
        <w:t xml:space="preserve"> 2, where </w:t>
      </w:r>
      <w:r w:rsidR="00556508" w:rsidRPr="00556508">
        <w:rPr>
          <w:rFonts w:ascii="Symbol" w:hAnsi="Symbol"/>
        </w:rPr>
        <w:t></w:t>
      </w:r>
      <w:r w:rsidR="00556508" w:rsidRPr="00972C7F">
        <w:rPr>
          <w:lang w:val="en-GB"/>
        </w:rPr>
        <w:t>WAIC</w:t>
      </w:r>
      <w:r w:rsidR="00556508" w:rsidRPr="00556508">
        <w:rPr>
          <w:lang w:val="en-US"/>
        </w:rPr>
        <w:t xml:space="preserve"> is each models difference to the lowest </w:t>
      </w:r>
      <w:r w:rsidR="00556508" w:rsidRPr="00972C7F">
        <w:rPr>
          <w:lang w:val="en-GB"/>
        </w:rPr>
        <w:t>WAIC</w:t>
      </w:r>
      <w:r w:rsidR="00556508" w:rsidRPr="00556508">
        <w:rPr>
          <w:lang w:val="en-US"/>
        </w:rPr>
        <w:t xml:space="preserve"> across models, in line with common convention </w:t>
      </w:r>
      <w:r w:rsidR="00556508" w:rsidRPr="00556508">
        <w:rPr>
          <w:lang w:val="en-US"/>
        </w:rPr>
        <w:fldChar w:fldCharType="begin"/>
      </w:r>
      <w:r w:rsidR="00273CBE">
        <w:rPr>
          <w:lang w:val="en-US"/>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rPr>
          <w:lang w:val="en-US"/>
        </w:rPr>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rPr>
          <w:lang w:val="en-US"/>
        </w:rPr>
        <w:fldChar w:fldCharType="end"/>
      </w:r>
      <w:r w:rsidR="00556508" w:rsidRPr="00556508">
        <w:rPr>
          <w:lang w:val="en-US"/>
        </w:rPr>
        <w:t xml:space="preserve">. </w:t>
      </w:r>
    </w:p>
    <w:p w14:paraId="630F97BE" w14:textId="77777777" w:rsidR="00DA4251" w:rsidRPr="00556508" w:rsidRDefault="00DA4251" w:rsidP="0045707B">
      <w:pPr>
        <w:spacing w:line="480" w:lineRule="auto"/>
        <w:contextualSpacing/>
        <w:jc w:val="both"/>
        <w:rPr>
          <w:rFonts w:eastAsiaTheme="minorEastAsia" w:cstheme="minorHAnsi"/>
          <w:lang w:val="en-US"/>
        </w:rPr>
      </w:pPr>
    </w:p>
    <w:p w14:paraId="15A04341" w14:textId="75FB5F3A" w:rsidR="00047884" w:rsidRPr="003D29D8" w:rsidRDefault="00047884" w:rsidP="002E3379">
      <w:pPr>
        <w:tabs>
          <w:tab w:val="center" w:pos="4513"/>
        </w:tabs>
        <w:spacing w:line="480" w:lineRule="auto"/>
        <w:contextualSpacing/>
        <w:jc w:val="both"/>
        <w:rPr>
          <w:lang w:val="en-US"/>
        </w:rPr>
      </w:pPr>
      <w:r w:rsidRPr="00972C7F">
        <w:rPr>
          <w:b/>
          <w:bCs/>
          <w:lang w:val="en-GB"/>
        </w:rPr>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3D29D8">
        <w:rPr>
          <w:lang w:val="en-US"/>
        </w:rPr>
        <w:t xml:space="preserve">. </w:t>
      </w:r>
      <m:oMath>
        <m:r>
          <w:rPr>
            <w:rFonts w:ascii="Cambria Math" w:hAnsi="Cambria Math"/>
            <w:lang w:val="en-US"/>
          </w:rPr>
          <m:t>N</m:t>
        </m:r>
      </m:oMath>
      <w:r w:rsidR="003D29D8" w:rsidRPr="003D29D8">
        <w:rPr>
          <w:lang w:val="en-US"/>
        </w:rPr>
        <w:t xml:space="preserve"> refers to a normal distribution and </w:t>
      </w:r>
      <m:oMath>
        <m:r>
          <w:rPr>
            <w:rFonts w:ascii="Cambria Math" w:hAnsi="Cambria Math"/>
            <w:lang w:val="en-US"/>
          </w:rPr>
          <m:t>U</m:t>
        </m:r>
      </m:oMath>
      <w:r w:rsidR="003D29D8" w:rsidRPr="003D29D8">
        <w:rPr>
          <w:lang w:val="en-US"/>
        </w:rPr>
        <w:t xml:space="preserve"> </w:t>
      </w:r>
      <w:r w:rsidR="006B0721">
        <w:rPr>
          <w:lang w:val="en-US"/>
        </w:rPr>
        <w:t xml:space="preserve">to </w:t>
      </w:r>
      <w:r w:rsidR="003D29D8">
        <w:rPr>
          <w:lang w:val="en-US"/>
        </w:rPr>
        <w:t>a uniform distribution</w:t>
      </w:r>
      <w:r w:rsidR="003D29D8" w:rsidRPr="003D29D8">
        <w:rPr>
          <w:lang w:val="en-US"/>
        </w:rPr>
        <w:t>.</w:t>
      </w:r>
    </w:p>
    <w:tbl>
      <w:tblPr>
        <w:tblStyle w:val="Rutntstabell1ljus"/>
        <w:tblW w:w="0" w:type="auto"/>
        <w:tblLook w:val="04A0" w:firstRow="1" w:lastRow="0" w:firstColumn="1" w:lastColumn="0" w:noHBand="0" w:noVBand="1"/>
      </w:tblPr>
      <w:tblGrid>
        <w:gridCol w:w="1693"/>
        <w:gridCol w:w="1300"/>
        <w:gridCol w:w="4187"/>
        <w:gridCol w:w="1836"/>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6"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68"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30"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commentRangeStart w:id="195"/>
            <w:r w:rsidRPr="00A20F7F">
              <w:rPr>
                <w:rFonts w:cstheme="minorHAnsi"/>
              </w:rPr>
              <w:t>Prior distribution</w:t>
            </w:r>
            <w:commentRangeEnd w:id="195"/>
            <w:r w:rsidR="003222D6">
              <w:rPr>
                <w:rStyle w:val="Kommentarsreferens"/>
                <w:b w:val="0"/>
                <w:bCs w:val="0"/>
              </w:rPr>
              <w:commentReference w:id="195"/>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6BFE33" w14:textId="77777777" w:rsidR="001C2C66" w:rsidRPr="00972C7F" w:rsidRDefault="00745E85" w:rsidP="00C428D8">
            <w:pPr>
              <w:spacing w:line="360" w:lineRule="auto"/>
              <w:contextualSpacing/>
              <w:jc w:val="both"/>
              <w:rPr>
                <w:rFonts w:eastAsiaTheme="minorEastAsia" w:cstheme="minorHAnsi"/>
                <w:lang w:val="en-GB"/>
              </w:rPr>
            </w:pPr>
            <w:r w:rsidRPr="00972C7F">
              <w:rPr>
                <w:rFonts w:cstheme="minorHAnsi"/>
                <w:lang w:val="en-GB"/>
              </w:rPr>
              <w:t xml:space="preserve">Linear </w:t>
            </w:r>
          </w:p>
          <w:p w14:paraId="5FFB42BE" w14:textId="2EFDB095" w:rsidR="00745E85" w:rsidRPr="00972C7F" w:rsidRDefault="00BD7D6F" w:rsidP="00C428D8">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745E85" w:rsidRPr="00972C7F">
              <w:rPr>
                <w:rFonts w:cstheme="minorHAnsi"/>
                <w:lang w:val="en-GB"/>
              </w:rPr>
              <w:t xml:space="preserve"> model</w:t>
            </w:r>
          </w:p>
          <w:p w14:paraId="5EAA5C02" w14:textId="3C2AAF49" w:rsidR="00745E85" w:rsidRPr="00972C7F" w:rsidRDefault="00745E85" w:rsidP="00C428D8">
            <w:pPr>
              <w:spacing w:line="360" w:lineRule="auto"/>
              <w:contextualSpacing/>
              <w:jc w:val="both"/>
              <w:rPr>
                <w:rFonts w:cstheme="minorHAnsi"/>
                <w:lang w:val="en-GB"/>
              </w:rPr>
            </w:pPr>
            <w:r w:rsidRPr="00972C7F">
              <w:rPr>
                <w:rFonts w:cstheme="minorHAnsi"/>
                <w:lang w:val="en-GB"/>
              </w:rPr>
              <w:t>(Eqns. 1-3)</w:t>
            </w:r>
          </w:p>
        </w:tc>
        <w:tc>
          <w:tcPr>
            <w:tcW w:w="1306" w:type="dxa"/>
          </w:tcPr>
          <w:p w14:paraId="4898A380" w14:textId="5431245C" w:rsidR="00745E85" w:rsidRPr="00A20F7F"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22C5391F" w14:textId="2A35A7F0"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30" w:type="dxa"/>
          </w:tcPr>
          <w:p w14:paraId="032D2904" w14:textId="15C15E9D"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C428D8">
            <w:pPr>
              <w:spacing w:line="360" w:lineRule="auto"/>
              <w:contextualSpacing/>
              <w:jc w:val="both"/>
              <w:rPr>
                <w:rFonts w:cstheme="minorHAnsi"/>
              </w:rPr>
            </w:pPr>
          </w:p>
        </w:tc>
        <w:tc>
          <w:tcPr>
            <w:tcW w:w="1306" w:type="dxa"/>
          </w:tcPr>
          <w:p w14:paraId="78134919" w14:textId="1399F176" w:rsidR="00745E85" w:rsidRPr="00A20F7F"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16E8439D" w14:textId="6904D10A"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5C5238" w:rsidRPr="00A20F7F">
              <w:rPr>
                <w:rFonts w:cstheme="minorHAnsi"/>
              </w:rPr>
              <w:t>coefficient</w:t>
            </w:r>
            <w:r w:rsidRPr="00A20F7F">
              <w:rPr>
                <w:rFonts w:cstheme="minorHAnsi"/>
              </w:rPr>
              <w:t>)</w:t>
            </w:r>
          </w:p>
        </w:tc>
        <w:tc>
          <w:tcPr>
            <w:tcW w:w="1630" w:type="dxa"/>
          </w:tcPr>
          <w:p w14:paraId="67769781" w14:textId="77A72BA8"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C428D8">
            <w:pPr>
              <w:spacing w:line="360" w:lineRule="auto"/>
              <w:contextualSpacing/>
              <w:jc w:val="both"/>
              <w:rPr>
                <w:rFonts w:cstheme="minorHAnsi"/>
              </w:rPr>
            </w:pPr>
          </w:p>
        </w:tc>
        <w:tc>
          <w:tcPr>
            <w:tcW w:w="1306" w:type="dxa"/>
          </w:tcPr>
          <w:p w14:paraId="1AF5B6A5" w14:textId="600A0132" w:rsidR="00745E85" w:rsidRPr="00A20F7F"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5F6C87F8" w14:textId="7ADCBDF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30" w:type="dxa"/>
          </w:tcPr>
          <w:p w14:paraId="61A91F7D" w14:textId="2331C783"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C428D8">
            <w:pPr>
              <w:spacing w:line="360" w:lineRule="auto"/>
              <w:contextualSpacing/>
              <w:jc w:val="both"/>
              <w:rPr>
                <w:rFonts w:cstheme="minorHAnsi"/>
              </w:rPr>
            </w:pPr>
          </w:p>
        </w:tc>
        <w:tc>
          <w:tcPr>
            <w:tcW w:w="1306" w:type="dxa"/>
          </w:tcPr>
          <w:p w14:paraId="2E037B15" w14:textId="00810AB1" w:rsidR="00745E85" w:rsidRPr="00A20F7F"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5695955E" w14:textId="3D66AF0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C3634F" w:rsidRPr="00A20F7F">
              <w:rPr>
                <w:rFonts w:cstheme="minorHAnsi"/>
              </w:rPr>
              <w:t>coefficient</w:t>
            </w:r>
            <w:r w:rsidRPr="00A20F7F">
              <w:rPr>
                <w:rFonts w:cstheme="minorHAnsi"/>
              </w:rPr>
              <w:t xml:space="preserve"> variance)</w:t>
            </w:r>
          </w:p>
        </w:tc>
        <w:tc>
          <w:tcPr>
            <w:tcW w:w="1630" w:type="dxa"/>
          </w:tcPr>
          <w:p w14:paraId="43900E97" w14:textId="1D6C7DDA"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C428D8">
            <w:pPr>
              <w:spacing w:line="360" w:lineRule="auto"/>
              <w:contextualSpacing/>
              <w:jc w:val="both"/>
              <w:rPr>
                <w:rFonts w:cstheme="minorHAnsi"/>
              </w:rPr>
            </w:pPr>
          </w:p>
        </w:tc>
        <w:tc>
          <w:tcPr>
            <w:tcW w:w="1306" w:type="dxa"/>
          </w:tcPr>
          <w:p w14:paraId="2840320E" w14:textId="6B785B56" w:rsidR="00745E85" w:rsidRPr="00A20F7F"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1CD0C71" w14:textId="0354DF44"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30" w:type="dxa"/>
          </w:tcPr>
          <w:p w14:paraId="72631E38" w14:textId="2BFBA3EF"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6" w:type="dxa"/>
          </w:tcPr>
          <w:p w14:paraId="7A824D9C"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30"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C428D8">
            <w:pPr>
              <w:spacing w:line="360" w:lineRule="auto"/>
              <w:contextualSpacing/>
              <w:jc w:val="both"/>
              <w:rPr>
                <w:rFonts w:cstheme="minorHAnsi"/>
              </w:rPr>
            </w:pPr>
          </w:p>
        </w:tc>
        <w:tc>
          <w:tcPr>
            <w:tcW w:w="1306" w:type="dxa"/>
          </w:tcPr>
          <w:p w14:paraId="61C54C68"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30"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C428D8">
            <w:pPr>
              <w:spacing w:line="360" w:lineRule="auto"/>
              <w:contextualSpacing/>
              <w:jc w:val="both"/>
              <w:rPr>
                <w:rFonts w:cstheme="minorHAnsi"/>
              </w:rPr>
            </w:pPr>
          </w:p>
        </w:tc>
        <w:tc>
          <w:tcPr>
            <w:tcW w:w="1306" w:type="dxa"/>
          </w:tcPr>
          <w:p w14:paraId="63AEDA2D"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30"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C428D8">
            <w:pPr>
              <w:spacing w:line="360" w:lineRule="auto"/>
              <w:contextualSpacing/>
              <w:jc w:val="both"/>
              <w:rPr>
                <w:rFonts w:cstheme="minorHAnsi"/>
              </w:rPr>
            </w:pPr>
          </w:p>
        </w:tc>
        <w:tc>
          <w:tcPr>
            <w:tcW w:w="1306" w:type="dxa"/>
          </w:tcPr>
          <w:p w14:paraId="2F7EC5E1"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30"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C428D8">
            <w:pPr>
              <w:spacing w:line="360" w:lineRule="auto"/>
              <w:contextualSpacing/>
              <w:jc w:val="both"/>
              <w:rPr>
                <w:rFonts w:cstheme="minorHAnsi"/>
              </w:rPr>
            </w:pPr>
          </w:p>
        </w:tc>
        <w:tc>
          <w:tcPr>
            <w:tcW w:w="1306" w:type="dxa"/>
          </w:tcPr>
          <w:p w14:paraId="45517F76"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30"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C428D8">
            <w:pPr>
              <w:spacing w:line="360" w:lineRule="auto"/>
              <w:contextualSpacing/>
              <w:jc w:val="both"/>
              <w:rPr>
                <w:rFonts w:cstheme="minorHAnsi"/>
              </w:rPr>
            </w:pPr>
          </w:p>
        </w:tc>
        <w:tc>
          <w:tcPr>
            <w:tcW w:w="1306" w:type="dxa"/>
          </w:tcPr>
          <w:p w14:paraId="005265A7"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30"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C428D8">
            <w:pPr>
              <w:spacing w:line="360" w:lineRule="auto"/>
              <w:contextualSpacing/>
              <w:jc w:val="both"/>
              <w:rPr>
                <w:rFonts w:cstheme="minorHAnsi"/>
              </w:rPr>
            </w:pPr>
          </w:p>
        </w:tc>
        <w:tc>
          <w:tcPr>
            <w:tcW w:w="1306" w:type="dxa"/>
          </w:tcPr>
          <w:p w14:paraId="000A7EE5"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30"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C428D8">
            <w:pPr>
              <w:spacing w:line="360" w:lineRule="auto"/>
              <w:contextualSpacing/>
              <w:jc w:val="both"/>
              <w:rPr>
                <w:rFonts w:cstheme="minorHAnsi"/>
              </w:rPr>
            </w:pPr>
          </w:p>
        </w:tc>
        <w:tc>
          <w:tcPr>
            <w:tcW w:w="1306" w:type="dxa"/>
          </w:tcPr>
          <w:p w14:paraId="20DD47D3"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30"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C428D8">
            <w:pPr>
              <w:spacing w:line="360" w:lineRule="auto"/>
              <w:contextualSpacing/>
              <w:jc w:val="both"/>
              <w:rPr>
                <w:rFonts w:cstheme="minorHAnsi"/>
              </w:rPr>
            </w:pPr>
          </w:p>
        </w:tc>
        <w:tc>
          <w:tcPr>
            <w:tcW w:w="1306" w:type="dxa"/>
          </w:tcPr>
          <w:p w14:paraId="030A87C1"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2025CC89" w:rsidR="00377669" w:rsidRPr="000A3582" w:rsidRDefault="000A3582" w:rsidP="00C428D8">
            <w:pPr>
              <w:spacing w:line="360" w:lineRule="auto"/>
              <w:contextualSpacing/>
              <w:jc w:val="both"/>
              <w:rPr>
                <w:rFonts w:cstheme="minorHAnsi"/>
                <w:lang w:val="en-US"/>
              </w:rPr>
            </w:pPr>
            <w:r w:rsidRPr="000A3582">
              <w:rPr>
                <w:rFonts w:cstheme="minorHAnsi"/>
                <w:lang w:val="en-US"/>
              </w:rPr>
              <w:t>Quadratic model</w:t>
            </w:r>
          </w:p>
          <w:p w14:paraId="73D56C3A" w14:textId="559518BC" w:rsidR="001C2C66" w:rsidRPr="004D2E4C" w:rsidRDefault="001C2C66" w:rsidP="00C428D8">
            <w:pPr>
              <w:spacing w:line="360" w:lineRule="auto"/>
              <w:contextualSpacing/>
              <w:jc w:val="both"/>
              <w:rPr>
                <w:rFonts w:cstheme="minorHAnsi"/>
                <w:b w:val="0"/>
                <w:bCs w:val="0"/>
                <w:lang w:val="en-US"/>
              </w:rPr>
            </w:pPr>
            <w:r w:rsidRPr="00972C7F">
              <w:rPr>
                <w:rFonts w:cstheme="minorHAnsi"/>
                <w:lang w:val="en-GB"/>
              </w:rPr>
              <w:t>for consumption</w:t>
            </w:r>
            <w:r w:rsidR="00100E9B" w:rsidRPr="00592C85">
              <w:rPr>
                <w:rFonts w:cstheme="minorHAnsi"/>
                <w:lang w:val="en-US"/>
              </w:rPr>
              <w:t xml:space="preserve"> </w:t>
            </w:r>
            <w:r w:rsidR="00100E9B" w:rsidRPr="004D2E4C">
              <w:rPr>
                <w:rFonts w:cstheme="minorHAnsi"/>
                <w:lang w:val="en-US"/>
              </w:rPr>
              <w:t>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6" w:type="dxa"/>
          </w:tcPr>
          <w:p w14:paraId="5350D1EF"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68"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30"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C428D8">
            <w:pPr>
              <w:spacing w:line="360" w:lineRule="auto"/>
              <w:contextualSpacing/>
              <w:jc w:val="both"/>
              <w:rPr>
                <w:rFonts w:cstheme="minorHAnsi"/>
              </w:rPr>
            </w:pPr>
          </w:p>
        </w:tc>
        <w:tc>
          <w:tcPr>
            <w:tcW w:w="1306" w:type="dxa"/>
          </w:tcPr>
          <w:p w14:paraId="053B6FB1"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68"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30"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C428D8">
            <w:pPr>
              <w:spacing w:line="360" w:lineRule="auto"/>
              <w:contextualSpacing/>
              <w:jc w:val="both"/>
              <w:rPr>
                <w:rFonts w:cstheme="minorHAnsi"/>
              </w:rPr>
            </w:pPr>
          </w:p>
        </w:tc>
        <w:tc>
          <w:tcPr>
            <w:tcW w:w="1306" w:type="dxa"/>
          </w:tcPr>
          <w:p w14:paraId="58982E7F"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68"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30"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C428D8">
            <w:pPr>
              <w:spacing w:line="360" w:lineRule="auto"/>
              <w:contextualSpacing/>
              <w:jc w:val="both"/>
              <w:rPr>
                <w:rFonts w:cstheme="minorHAnsi"/>
              </w:rPr>
            </w:pPr>
          </w:p>
        </w:tc>
        <w:tc>
          <w:tcPr>
            <w:tcW w:w="1306" w:type="dxa"/>
          </w:tcPr>
          <w:p w14:paraId="6FB9D3ED"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68"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30"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C428D8">
            <w:pPr>
              <w:spacing w:line="360" w:lineRule="auto"/>
              <w:contextualSpacing/>
              <w:jc w:val="both"/>
              <w:rPr>
                <w:rFonts w:cstheme="minorHAnsi"/>
              </w:rPr>
            </w:pPr>
          </w:p>
        </w:tc>
        <w:tc>
          <w:tcPr>
            <w:tcW w:w="1306" w:type="dxa"/>
          </w:tcPr>
          <w:p w14:paraId="1D92028A" w14:textId="77777777" w:rsidR="00377669" w:rsidRPr="007F0C50" w:rsidRDefault="00BD7D6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ins w:id="196" w:author="Anna Gårdmark" w:date="2020-02-03T20:10:00Z"/>
          <w:rFonts w:cstheme="minorHAnsi"/>
          <w:b/>
          <w:lang w:val="en-GB"/>
        </w:rPr>
      </w:pPr>
    </w:p>
    <w:p w14:paraId="52D66282" w14:textId="63412EF6" w:rsidR="00B7608D" w:rsidRPr="00972C7F" w:rsidRDefault="00F53EDC" w:rsidP="002E3379">
      <w:pPr>
        <w:spacing w:line="480" w:lineRule="auto"/>
        <w:contextualSpacing/>
        <w:jc w:val="both"/>
        <w:rPr>
          <w:rFonts w:cstheme="minorHAnsi"/>
          <w:b/>
          <w:lang w:val="en-GB"/>
        </w:rPr>
      </w:pPr>
      <w:commentRangeStart w:id="197"/>
      <w:r w:rsidRPr="00972C7F">
        <w:rPr>
          <w:rFonts w:cstheme="minorHAnsi"/>
          <w:b/>
          <w:lang w:val="en-GB"/>
        </w:rPr>
        <w:t>Results</w:t>
      </w:r>
      <w:commentRangeEnd w:id="197"/>
      <w:r w:rsidR="00D6349C">
        <w:rPr>
          <w:rStyle w:val="Kommentarsreferens"/>
        </w:rPr>
        <w:commentReference w:id="197"/>
      </w:r>
    </w:p>
    <w:p w14:paraId="55FE34A9" w14:textId="57EA3D5E" w:rsidR="007059B2" w:rsidRDefault="00324207" w:rsidP="000A32DD">
      <w:pPr>
        <w:spacing w:line="480" w:lineRule="auto"/>
        <w:contextualSpacing/>
        <w:jc w:val="both"/>
        <w:rPr>
          <w:lang w:val="en-US"/>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DF0177">
        <w:rPr>
          <w:rFonts w:eastAsiaTheme="minorEastAsia" w:cstheme="minorHAnsi"/>
          <w:lang w:val="en-US"/>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m:t>
        </m:r>
        <w:commentRangeStart w:id="198"/>
        <m:r>
          <w:rPr>
            <w:rFonts w:ascii="Cambria Math" w:hAnsi="Cambria Math" w:cstheme="minorHAnsi"/>
            <w:lang w:val="en-GB"/>
          </w:rPr>
          <m:t>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w:commentRangeEnd w:id="198"/>
        <m:r>
          <m:rPr>
            <m:sty m:val="p"/>
          </m:rPr>
          <w:rPr>
            <w:rStyle w:val="Kommentarsreferens"/>
          </w:rPr>
          <w:commentReference w:id="198"/>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946082">
        <w:rPr>
          <w:rFonts w:eastAsiaTheme="minorEastAsia" w:cstheme="minorHAnsi"/>
          <w:lang w:val="en-US"/>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ED66D1">
        <w:rPr>
          <w:rFonts w:eastAsiaTheme="minorEastAsia" w:cstheme="minorHAnsi"/>
          <w:lang w:val="en-US"/>
        </w:rPr>
        <w:t xml:space="preserve">the </w:t>
      </w:r>
      <w:ins w:id="199" w:author="Anna Gårdmark" w:date="2020-02-03T22:09:00Z">
        <w:r w:rsidR="005F09E2">
          <w:rPr>
            <w:rFonts w:eastAsiaTheme="minorEastAsia" w:cstheme="minorHAnsi"/>
            <w:lang w:val="en-US"/>
          </w:rPr>
          <w:t xml:space="preserve">best </w:t>
        </w:r>
      </w:ins>
      <w:r w:rsidR="00DE2220">
        <w:rPr>
          <w:rFonts w:eastAsiaTheme="minorEastAsia" w:cstheme="minorHAnsi"/>
          <w:lang w:val="en-US"/>
        </w:rPr>
        <w:t>model</w:t>
      </w:r>
      <w:del w:id="200" w:author="Anna Gårdmark" w:date="2020-02-03T22:10:00Z">
        <w:r w:rsidR="00DE2220" w:rsidDel="005F09E2">
          <w:rPr>
            <w:rFonts w:eastAsiaTheme="minorEastAsia" w:cstheme="minorHAnsi"/>
            <w:lang w:val="en-US"/>
          </w:rPr>
          <w:delText>s</w:delText>
        </w:r>
      </w:del>
      <w:r w:rsidR="00DE2220">
        <w:rPr>
          <w:rFonts w:eastAsiaTheme="minorEastAsia" w:cstheme="minorHAnsi"/>
          <w:lang w:val="en-US"/>
        </w:rPr>
        <w:t xml:space="preserve"> </w:t>
      </w:r>
      <w:r w:rsidR="00DE2220" w:rsidRPr="00972C7F">
        <w:rPr>
          <w:rFonts w:eastAsiaTheme="minorEastAsia" w:cstheme="minorHAnsi"/>
          <w:lang w:val="en-GB"/>
        </w:rPr>
        <w:t xml:space="preserve">of consumption, all coefficients vary by species </w:t>
      </w:r>
      <w:r w:rsidR="006B16CC" w:rsidRPr="006B16CC">
        <w:rPr>
          <w:rFonts w:eastAsiaTheme="minorEastAsia" w:cstheme="minorHAnsi"/>
          <w:lang w:val="en-US"/>
        </w:rPr>
        <w:t xml:space="preserve">(M5) </w:t>
      </w:r>
      <w:r w:rsidR="00DE2220" w:rsidRPr="00972C7F">
        <w:rPr>
          <w:rFonts w:eastAsiaTheme="minorEastAsia" w:cstheme="minorHAnsi"/>
          <w:lang w:val="en-GB"/>
        </w:rPr>
        <w:t>whereas for metabolism, all but the interaction coefficient vary by species</w:t>
      </w:r>
      <w:r w:rsidR="006B16CC" w:rsidRPr="006B16CC">
        <w:rPr>
          <w:rFonts w:eastAsiaTheme="minorEastAsia" w:cstheme="minorHAnsi"/>
          <w:lang w:val="en-US"/>
        </w:rPr>
        <w:t xml:space="preserve"> </w:t>
      </w:r>
      <w:r w:rsidR="006B16CC">
        <w:rPr>
          <w:rFonts w:eastAsiaTheme="minorEastAsia" w:cstheme="minorHAnsi"/>
          <w:lang w:val="en-US"/>
        </w:rPr>
        <w:t>(M2)</w:t>
      </w:r>
      <w:r w:rsidR="00DE2220" w:rsidRPr="00972C7F">
        <w:rPr>
          <w:rFonts w:eastAsiaTheme="minorEastAsia" w:cstheme="minorHAnsi"/>
          <w:lang w:val="en-GB"/>
        </w:rPr>
        <w:t xml:space="preserve"> (Table 2).</w:t>
      </w:r>
      <w:r w:rsidR="00625350" w:rsidRPr="006726B8">
        <w:rPr>
          <w:rFonts w:eastAsiaTheme="minorEastAsia" w:cstheme="minorHAnsi"/>
          <w:lang w:val="en-US"/>
        </w:rPr>
        <w:t xml:space="preserve"> </w:t>
      </w:r>
      <w:r w:rsidR="00097348" w:rsidRPr="00B42523">
        <w:rPr>
          <w:rFonts w:eastAsiaTheme="minorEastAsia" w:cstheme="minorHAnsi"/>
          <w:lang w:val="en-US"/>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851376">
        <w:rPr>
          <w:rFonts w:eastAsiaTheme="minorEastAsia" w:cstheme="minorHAnsi"/>
          <w:lang w:val="en-US"/>
        </w:rPr>
        <w:t>sl</w:t>
      </w:r>
      <w:r w:rsidR="00851376">
        <w:rPr>
          <w:rFonts w:eastAsiaTheme="minorEastAsia" w:cstheme="minorHAnsi"/>
          <w:lang w:val="en-US"/>
        </w:rPr>
        <w:t xml:space="preserve">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573487">
        <w:rPr>
          <w:rFonts w:eastAsiaTheme="minorEastAsia" w:cstheme="minorHAnsi"/>
          <w:lang w:val="en-US"/>
        </w:rPr>
        <w:t>0.</w:t>
      </w:r>
      <w:r w:rsidR="002D3839">
        <w:rPr>
          <w:rFonts w:eastAsiaTheme="minorEastAsia" w:cstheme="minorHAnsi"/>
          <w:lang w:val="en-US"/>
        </w:rPr>
        <w:t>77</w:t>
      </w:r>
      <w:r w:rsidR="00844C79" w:rsidRPr="00972C7F">
        <w:rPr>
          <w:rFonts w:eastAsiaTheme="minorEastAsia" w:cstheme="minorHAnsi"/>
          <w:lang w:val="en-GB"/>
        </w:rPr>
        <w:t xml:space="preserve"> [</w:t>
      </w:r>
      <w:r w:rsidR="00573487" w:rsidRPr="00573487">
        <w:rPr>
          <w:rFonts w:eastAsiaTheme="minorEastAsia" w:cstheme="minorHAnsi"/>
          <w:lang w:val="en-US"/>
        </w:rPr>
        <w:t>0.</w:t>
      </w:r>
      <w:r w:rsidR="00573487">
        <w:rPr>
          <w:rFonts w:eastAsiaTheme="minorEastAsia" w:cstheme="minorHAnsi"/>
          <w:lang w:val="en-US"/>
        </w:rPr>
        <w:t>7, 0.8</w:t>
      </w:r>
      <w:r w:rsidR="001C01BE">
        <w:rPr>
          <w:rFonts w:eastAsiaTheme="minorEastAsia" w:cstheme="minorHAnsi"/>
          <w:lang w:val="en-US"/>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573487">
        <w:rPr>
          <w:rFonts w:eastAsiaTheme="minorEastAsia" w:cstheme="minorHAnsi"/>
          <w:lang w:val="en-US"/>
        </w:rPr>
        <w:t>0.</w:t>
      </w:r>
      <w:r w:rsidR="00573487">
        <w:rPr>
          <w:rFonts w:eastAsiaTheme="minorEastAsia" w:cstheme="minorHAnsi"/>
          <w:lang w:val="en-US"/>
        </w:rPr>
        <w:t>64</w:t>
      </w:r>
      <w:r w:rsidR="002359BC" w:rsidRPr="00972C7F">
        <w:rPr>
          <w:rFonts w:eastAsiaTheme="minorEastAsia" w:cstheme="minorHAnsi"/>
          <w:lang w:val="en-GB"/>
        </w:rPr>
        <w:t xml:space="preserve"> </w:t>
      </w:r>
      <w:r w:rsidR="00573487" w:rsidRPr="00573487">
        <w:rPr>
          <w:rFonts w:eastAsiaTheme="minorEastAsia" w:cstheme="minorHAnsi"/>
          <w:lang w:val="en-US"/>
        </w:rPr>
        <w:t>[</w:t>
      </w:r>
      <w:r w:rsidR="00573487">
        <w:rPr>
          <w:rFonts w:eastAsiaTheme="minorEastAsia" w:cstheme="minorHAnsi"/>
          <w:lang w:val="en-US"/>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357A9D">
        <w:rPr>
          <w:rFonts w:eastAsiaTheme="minorEastAsia" w:cstheme="minorHAnsi"/>
          <w:lang w:val="en-US"/>
        </w:rPr>
        <w:t xml:space="preserve"> </w:t>
      </w:r>
      <w:r w:rsidR="004F78EB">
        <w:rPr>
          <w:rFonts w:eastAsiaTheme="minorEastAsia" w:cstheme="minorHAnsi"/>
          <w:lang w:val="en-US"/>
        </w:rPr>
        <w:t>the only slightl</w:t>
      </w:r>
      <w:r w:rsidR="0039634C">
        <w:rPr>
          <w:rFonts w:eastAsiaTheme="minorEastAsia" w:cstheme="minorHAnsi"/>
          <w:lang w:val="en-US"/>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9651E9">
        <w:rPr>
          <w:rFonts w:eastAsiaTheme="minorEastAsia" w:cstheme="minorHAnsi"/>
          <w:lang w:val="en-US"/>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9F106D">
        <w:rPr>
          <w:rFonts w:eastAsiaTheme="minorEastAsia" w:cstheme="minorHAnsi"/>
          <w:lang w:val="en-US"/>
        </w:rPr>
        <w:t xml:space="preserve">. We also find it probable that </w:t>
      </w:r>
      <w:r w:rsidR="00ED67A1">
        <w:rPr>
          <w:rFonts w:eastAsiaTheme="minorEastAsia" w:cstheme="minorHAnsi"/>
          <w:lang w:val="en-US"/>
        </w:rPr>
        <w:t xml:space="preserve">the </w:t>
      </w:r>
      <w:r w:rsidR="009F106D">
        <w:rPr>
          <w:rFonts w:eastAsiaTheme="minorEastAsia" w:cstheme="minorHAnsi"/>
          <w:lang w:val="en-US"/>
        </w:rPr>
        <w:t>mass-scaling exponent</w:t>
      </w:r>
      <w:r w:rsidR="00692140">
        <w:rPr>
          <w:rFonts w:eastAsiaTheme="minorEastAsia" w:cstheme="minorHAnsi"/>
          <w:lang w:val="en-US"/>
        </w:rPr>
        <w:t xml:space="preserve"> of maximum consumption </w:t>
      </w:r>
      <w:r w:rsidR="0064771B" w:rsidRPr="00972C7F">
        <w:rPr>
          <w:rFonts w:eastAsiaTheme="minorEastAsia" w:cstheme="minorHAnsi"/>
          <w:lang w:val="en-GB"/>
        </w:rPr>
        <w:t>differ</w:t>
      </w:r>
      <w:r w:rsidR="001C0C0E" w:rsidRPr="00E40E6B">
        <w:rPr>
          <w:rFonts w:eastAsiaTheme="minorEastAsia" w:cstheme="minorHAnsi"/>
          <w:lang w:val="en-US"/>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Pr>
          <w:rFonts w:eastAsiaTheme="minorEastAsia" w:cstheme="minorHAnsi"/>
          <w:lang w:val="en-US"/>
        </w:rPr>
        <w:t xml:space="preserve">0.75 </w:t>
      </w:r>
      <w:r w:rsidR="00ED779E" w:rsidRPr="00972C7F">
        <w:rPr>
          <w:rFonts w:eastAsiaTheme="minorEastAsia" w:cstheme="minorHAnsi"/>
          <w:lang w:val="en-GB"/>
        </w:rPr>
        <w:t>from the metabolic theory of ecology</w:t>
      </w:r>
      <w:r w:rsidR="00071BD9" w:rsidRPr="00194EA6">
        <w:rPr>
          <w:rFonts w:eastAsiaTheme="minorEastAsia" w:cstheme="minorHAnsi"/>
          <w:lang w:val="en-US"/>
        </w:rPr>
        <w:t>, because</w:t>
      </w:r>
      <w:r w:rsidR="00E94B34">
        <w:rPr>
          <w:rFonts w:eastAsiaTheme="minorEastAsia" w:cstheme="minorHAnsi"/>
          <w:lang w:val="en-US"/>
        </w:rPr>
        <w:t xml:space="preserve"> </w:t>
      </w:r>
      <w:r w:rsidR="007E259E">
        <w:rPr>
          <w:rFonts w:eastAsiaTheme="minorEastAsia" w:cstheme="minorHAnsi"/>
          <w:lang w:val="en-US"/>
        </w:rPr>
        <w:t>99</w:t>
      </w:r>
      <w:r w:rsidR="00322268">
        <w:rPr>
          <w:rFonts w:eastAsiaTheme="minorEastAsia" w:cstheme="minorHAnsi"/>
          <w:lang w:val="en-US"/>
        </w:rPr>
        <w:t>.</w:t>
      </w:r>
      <w:r w:rsidR="007E259E">
        <w:rPr>
          <w:rFonts w:eastAsiaTheme="minorEastAsia" w:cstheme="minorHAnsi"/>
          <w:lang w:val="en-US"/>
        </w:rPr>
        <w:t>5</w:t>
      </w:r>
      <w:r w:rsidR="00216E90">
        <w:rPr>
          <w:rFonts w:eastAsiaTheme="minorEastAsia" w:cstheme="minorHAnsi"/>
          <w:lang w:val="en-US"/>
        </w:rPr>
        <w:t xml:space="preserve">% </w:t>
      </w:r>
      <w:r w:rsidR="00FF08F4">
        <w:rPr>
          <w:rFonts w:eastAsiaTheme="minorEastAsia" w:cstheme="minorHAnsi"/>
          <w:lang w:val="en-US"/>
        </w:rPr>
        <w:t xml:space="preserve">of the posterior distribution </w:t>
      </w:r>
      <w:r w:rsidR="00216E90">
        <w:rPr>
          <w:rFonts w:eastAsiaTheme="minorEastAsia" w:cstheme="minorHAnsi"/>
          <w:lang w:val="en-US"/>
        </w:rPr>
        <w:t>is below 0.75</w:t>
      </w:r>
      <w:ins w:id="201" w:author="Anna Gårdmark" w:date="2020-02-03T22:13:00Z">
        <w:r w:rsidR="004069DE">
          <w:rPr>
            <w:rFonts w:eastAsiaTheme="minorEastAsia" w:cstheme="minorHAnsi"/>
            <w:lang w:val="en-US"/>
          </w:rPr>
          <w:t xml:space="preserve"> (Fig. 2)</w:t>
        </w:r>
      </w:ins>
      <w:r w:rsidR="00544018">
        <w:rPr>
          <w:rFonts w:eastAsiaTheme="minorEastAsia" w:cstheme="minorHAnsi"/>
          <w:lang w:val="en-US"/>
        </w:rPr>
        <w:t xml:space="preserve">. </w:t>
      </w:r>
      <w:r w:rsidR="00654989">
        <w:rPr>
          <w:rFonts w:eastAsiaTheme="minorEastAsia" w:cstheme="minorHAnsi"/>
          <w:lang w:val="en-US"/>
        </w:rPr>
        <w:t xml:space="preserve">The mass-exponent for metabolism </w:t>
      </w:r>
      <w:ins w:id="202" w:author="Anna Gårdmark" w:date="2020-02-03T20:11:00Z">
        <w:r w:rsidR="0076307D">
          <w:rPr>
            <w:rFonts w:eastAsiaTheme="minorEastAsia" w:cstheme="minorHAnsi"/>
            <w:lang w:val="en-US"/>
          </w:rPr>
          <w:t xml:space="preserve">is </w:t>
        </w:r>
      </w:ins>
      <w:r w:rsidR="00654989">
        <w:rPr>
          <w:rFonts w:eastAsiaTheme="minorEastAsia" w:cstheme="minorHAnsi"/>
          <w:lang w:val="en-US"/>
        </w:rPr>
        <w:t>closer</w:t>
      </w:r>
      <w:r w:rsidR="0015657A">
        <w:rPr>
          <w:rFonts w:eastAsiaTheme="minorEastAsia" w:cstheme="minorHAnsi"/>
          <w:lang w:val="en-US"/>
        </w:rPr>
        <w:t xml:space="preserve"> to 0.75, with </w:t>
      </w:r>
      <w:r w:rsidR="006E26C2">
        <w:rPr>
          <w:rFonts w:eastAsiaTheme="minorEastAsia" w:cstheme="minorHAnsi"/>
          <w:lang w:val="en-US"/>
        </w:rPr>
        <w:t>70</w:t>
      </w:r>
      <w:r w:rsidR="008D3370">
        <w:rPr>
          <w:rFonts w:eastAsiaTheme="minorEastAsia" w:cstheme="minorHAnsi"/>
          <w:lang w:val="en-US"/>
        </w:rPr>
        <w:t>%</w:t>
      </w:r>
      <w:r w:rsidR="00DC5C11">
        <w:rPr>
          <w:rFonts w:eastAsiaTheme="minorEastAsia" w:cstheme="minorHAnsi"/>
          <w:lang w:val="en-US"/>
        </w:rPr>
        <w:t xml:space="preserve"> of the posterior</w:t>
      </w:r>
      <w:r w:rsidR="00316D82">
        <w:rPr>
          <w:rFonts w:eastAsiaTheme="minorEastAsia" w:cstheme="minorHAnsi"/>
          <w:lang w:val="en-US"/>
        </w:rPr>
        <w:t xml:space="preserve"> distribution above 0.75</w:t>
      </w:r>
      <w:ins w:id="203" w:author="Anna Gårdmark" w:date="2020-02-03T22:13:00Z">
        <w:r w:rsidR="004069DE">
          <w:rPr>
            <w:rFonts w:eastAsiaTheme="minorEastAsia" w:cstheme="minorHAnsi"/>
            <w:lang w:val="en-US"/>
          </w:rPr>
          <w:t xml:space="preserve"> (Fig. 2)</w:t>
        </w:r>
      </w:ins>
      <w:r w:rsidR="0064771B" w:rsidRPr="00972C7F">
        <w:rPr>
          <w:rFonts w:eastAsiaTheme="minorEastAsia" w:cstheme="minorHAnsi"/>
          <w:lang w:val="en-GB"/>
        </w:rPr>
        <w:t>.</w:t>
      </w:r>
      <w:r w:rsidR="00F33348" w:rsidRPr="00F33348">
        <w:rPr>
          <w:rFonts w:eastAsiaTheme="minorEastAsia" w:cstheme="minorHAnsi"/>
          <w:lang w:val="en-US"/>
        </w:rPr>
        <w:t xml:space="preserve"> </w:t>
      </w:r>
      <w:r w:rsidR="00AA0E04" w:rsidRPr="00AA0E04">
        <w:rPr>
          <w:rFonts w:eastAsiaTheme="minorEastAsia" w:cstheme="minorHAnsi"/>
          <w:lang w:val="en-US"/>
        </w:rPr>
        <w:t>A</w:t>
      </w:r>
      <w:r w:rsidR="00AA0E04" w:rsidRPr="00972C7F">
        <w:rPr>
          <w:rFonts w:eastAsiaTheme="minorEastAsia" w:cstheme="minorHAnsi"/>
          <w:lang w:val="en-GB"/>
        </w:rPr>
        <w:t>ctivation energ</w:t>
      </w:r>
      <w:r w:rsidR="00AA0E04" w:rsidRPr="00AA0E04">
        <w:rPr>
          <w:rFonts w:eastAsiaTheme="minorEastAsia" w:cstheme="minorHAnsi"/>
          <w:lang w:val="en-US"/>
        </w:rPr>
        <w:t xml:space="preserve">ies of </w:t>
      </w:r>
      <w:r w:rsidR="00AA0E04">
        <w:rPr>
          <w:rFonts w:eastAsiaTheme="minorEastAsia" w:cstheme="minorHAnsi"/>
          <w:lang w:val="en-US"/>
        </w:rPr>
        <w:t>metabolism and maximum consumption rate are both similar</w:t>
      </w:r>
      <w:r w:rsidR="00B970F1">
        <w:rPr>
          <w:rFonts w:eastAsiaTheme="minorEastAsia" w:cstheme="minorHAnsi"/>
          <w:lang w:val="en-US"/>
        </w:rPr>
        <w:t xml:space="preserve"> (</w:t>
      </w:r>
      <w:r w:rsidR="00B970F1" w:rsidRPr="00972C7F">
        <w:rPr>
          <w:lang w:val="en-GB"/>
        </w:rPr>
        <w:t>-0.6</w:t>
      </w:r>
      <w:r w:rsidR="00FE6306" w:rsidRPr="000E6579">
        <w:rPr>
          <w:lang w:val="en-US"/>
        </w:rPr>
        <w:t>1</w:t>
      </w:r>
      <w:r w:rsidR="00B970F1" w:rsidRPr="00972C7F">
        <w:rPr>
          <w:lang w:val="en-GB"/>
        </w:rPr>
        <w:t xml:space="preserve"> [-0.67, -0.56]</w:t>
      </w:r>
      <w:r w:rsidR="00B970F1" w:rsidRPr="00B970F1">
        <w:rPr>
          <w:lang w:val="en-US"/>
        </w:rPr>
        <w:t xml:space="preserve"> and </w:t>
      </w:r>
      <w:r w:rsidR="004E7F50">
        <w:rPr>
          <w:lang w:val="en-US"/>
        </w:rPr>
        <w:t>-0</w:t>
      </w:r>
      <w:r w:rsidR="001168E0">
        <w:rPr>
          <w:lang w:val="en-US"/>
        </w:rPr>
        <w:t>.</w:t>
      </w:r>
      <w:r w:rsidR="004E7F50">
        <w:rPr>
          <w:lang w:val="en-US"/>
        </w:rPr>
        <w:t>66</w:t>
      </w:r>
      <w:r w:rsidR="005B219D">
        <w:rPr>
          <w:lang w:val="en-US"/>
        </w:rPr>
        <w:t xml:space="preserve"> [</w:t>
      </w:r>
      <w:r w:rsidR="005B219D" w:rsidRPr="005B219D">
        <w:rPr>
          <w:lang w:val="en-US"/>
        </w:rPr>
        <w:t>-0.83</w:t>
      </w:r>
      <w:r w:rsidR="005B219D">
        <w:rPr>
          <w:lang w:val="en-US"/>
        </w:rPr>
        <w:t xml:space="preserve">, </w:t>
      </w:r>
      <w:r w:rsidR="005B219D" w:rsidRPr="005B219D">
        <w:rPr>
          <w:lang w:val="en-US"/>
        </w:rPr>
        <w:t>-0.</w:t>
      </w:r>
      <w:r w:rsidR="005B219D">
        <w:rPr>
          <w:lang w:val="en-US"/>
        </w:rPr>
        <w:t>49]</w:t>
      </w:r>
      <w:r w:rsidR="00C86161">
        <w:rPr>
          <w:lang w:val="en-US"/>
        </w:rPr>
        <w:t xml:space="preserve">, </w:t>
      </w:r>
      <w:r w:rsidR="006E7D1A">
        <w:rPr>
          <w:lang w:val="en-US"/>
        </w:rPr>
        <w:t>respectively</w:t>
      </w:r>
      <w:ins w:id="204" w:author="Anna Gårdmark" w:date="2020-02-03T22:13:00Z">
        <w:r w:rsidR="004069DE">
          <w:rPr>
            <w:lang w:val="en-US"/>
          </w:rPr>
          <w:t>; Fig. 2</w:t>
        </w:r>
      </w:ins>
      <w:r w:rsidR="00B970F1">
        <w:rPr>
          <w:rFonts w:eastAsiaTheme="minorEastAsia" w:cstheme="minorHAnsi"/>
          <w:lang w:val="en-US"/>
        </w:rPr>
        <w:t>)</w:t>
      </w:r>
      <w:r w:rsidR="00AA0E04">
        <w:rPr>
          <w:rFonts w:eastAsiaTheme="minorEastAsia" w:cstheme="minorHAnsi"/>
          <w:lang w:val="en-US"/>
        </w:rPr>
        <w:t xml:space="preserve"> and</w:t>
      </w:r>
      <w:r w:rsidR="00AA0E04" w:rsidRPr="00972C7F">
        <w:rPr>
          <w:rFonts w:eastAsiaTheme="minorEastAsia" w:cstheme="minorHAnsi"/>
          <w:lang w:val="en-GB"/>
        </w:rPr>
        <w:t xml:space="preserve"> </w:t>
      </w:r>
      <w:r w:rsidR="00AA0E04" w:rsidRPr="00123455">
        <w:rPr>
          <w:rFonts w:eastAsiaTheme="minorEastAsia" w:cstheme="minorHAnsi"/>
          <w:lang w:val="en-US"/>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584B66">
        <w:rPr>
          <w:rFonts w:eastAsiaTheme="minorEastAsia" w:cstheme="minorHAnsi"/>
          <w:lang w:val="en-GB"/>
          <w:rPrChange w:id="205" w:author="Anna Gårdmark" w:date="2020-02-03T19:59:00Z">
            <w:rPr>
              <w:rFonts w:eastAsiaTheme="minorEastAsia" w:cstheme="minorHAnsi"/>
            </w:rPr>
          </w:rPrChange>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584B66">
        <w:rPr>
          <w:lang w:val="en-GB"/>
          <w:rPrChange w:id="206" w:author="Anna Gårdmark" w:date="2020-02-03T19:59:00Z">
            <w:rPr/>
          </w:rPrChange>
        </w:rPr>
        <w:t>)</w:t>
      </w:r>
      <w:r w:rsidR="00F33348" w:rsidRPr="00AA6B85">
        <w:rPr>
          <w:lang w:val="en-US"/>
        </w:rPr>
        <w:t>.</w:t>
      </w:r>
    </w:p>
    <w:p w14:paraId="452CDEF8" w14:textId="682BCD1F" w:rsidR="00FC41B6" w:rsidRDefault="00AA6B85" w:rsidP="00AA6B85">
      <w:pPr>
        <w:spacing w:line="480" w:lineRule="auto"/>
        <w:ind w:firstLine="284"/>
        <w:contextualSpacing/>
        <w:jc w:val="both"/>
        <w:rPr>
          <w:rFonts w:eastAsiaTheme="minorEastAsia" w:cstheme="minorHAnsi"/>
          <w:lang w:val="en-US"/>
        </w:rPr>
      </w:pPr>
      <w:r w:rsidRPr="009F106D">
        <w:rPr>
          <w:rFonts w:eastAsiaTheme="minorEastAsia" w:cstheme="minorHAnsi"/>
          <w:lang w:val="en-US"/>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9329D4">
        <w:rPr>
          <w:rFonts w:eastAsiaTheme="minorEastAsia" w:cstheme="minorHAnsi"/>
          <w:lang w:val="en-US"/>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and temperature</w:t>
      </w:r>
      <w:r w:rsidR="004C74F8" w:rsidRPr="00972C7F">
        <w:rPr>
          <w:rFonts w:eastAsiaTheme="minorEastAsia" w:cstheme="minorHAnsi"/>
          <w:lang w:val="en-GB"/>
        </w:rPr>
        <w:t xml:space="preserve"> </w:t>
      </w:r>
      <w:r w:rsidR="0003722E" w:rsidRPr="00972C7F">
        <w:rPr>
          <w:rFonts w:eastAsiaTheme="minorEastAsia" w:cstheme="minorHAnsi"/>
          <w:lang w:val="en-GB"/>
        </w:rPr>
        <w:t xml:space="preserve">on metabolic rate </w:t>
      </w:r>
      <w:r w:rsidR="004C74F8" w:rsidRPr="00972C7F">
        <w:rPr>
          <w:rFonts w:eastAsiaTheme="minorEastAsia" w:cstheme="minorHAnsi"/>
          <w:lang w:val="en-GB"/>
        </w:rPr>
        <w:t>(</w:t>
      </w:r>
      <w:r w:rsidR="0086403E" w:rsidRPr="00972C7F">
        <w:rPr>
          <w:rFonts w:eastAsiaTheme="minorEastAsia" w:cstheme="minorHAnsi"/>
          <w:lang w:val="en-GB"/>
        </w:rPr>
        <w:t>9</w:t>
      </w:r>
      <w:r w:rsidR="00C878E1" w:rsidRPr="00972C7F">
        <w:rPr>
          <w:rFonts w:eastAsiaTheme="minorEastAsia" w:cstheme="minorHAnsi"/>
          <w:lang w:val="en-GB"/>
        </w:rPr>
        <w:t>9.</w:t>
      </w:r>
      <w:r w:rsidR="00E21984" w:rsidRPr="005B0BB0">
        <w:rPr>
          <w:rFonts w:eastAsiaTheme="minorEastAsia" w:cstheme="minorHAnsi"/>
          <w:lang w:val="en-US"/>
        </w:rPr>
        <w:t>9</w:t>
      </w:r>
      <w:r w:rsidR="0086403E" w:rsidRPr="00972C7F">
        <w:rPr>
          <w:rFonts w:eastAsiaTheme="minorEastAsia" w:cstheme="minorHAnsi"/>
          <w:lang w:val="en-GB"/>
        </w:rPr>
        <w:t>% of the posterior distribution of</w:t>
      </w:r>
      <w:r w:rsidR="00DB07B2" w:rsidRPr="00972C7F">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972C7F">
        <w:rPr>
          <w:rFonts w:eastAsiaTheme="minorEastAsia" w:cstheme="minorHAnsi"/>
          <w:iCs/>
          <w:lang w:val="en-GB"/>
        </w:rPr>
        <w:t xml:space="preserve"> </w:t>
      </w:r>
      <w:r w:rsidR="00576570" w:rsidRPr="00972C7F">
        <w:rPr>
          <w:rFonts w:eastAsiaTheme="minorEastAsia" w:cstheme="minorHAnsi"/>
          <w:iCs/>
          <w:lang w:val="en-GB"/>
        </w:rPr>
        <w:t>is above 0</w:t>
      </w:r>
      <w:r w:rsidR="004C5D6E" w:rsidRPr="00972C7F">
        <w:rPr>
          <w:rFonts w:eastAsiaTheme="minorEastAsia" w:cstheme="minorHAnsi"/>
          <w:iCs/>
          <w:lang w:val="en-GB"/>
        </w:rPr>
        <w:t xml:space="preserve">, Fig, </w:t>
      </w:r>
      <w:r w:rsidR="00225F42" w:rsidRPr="00225F42">
        <w:rPr>
          <w:rFonts w:eastAsiaTheme="minorEastAsia" w:cstheme="minorHAnsi"/>
          <w:iCs/>
          <w:color w:val="FF0000"/>
          <w:lang w:val="en-US"/>
        </w:rPr>
        <w:t>SX</w:t>
      </w:r>
      <w:r w:rsidR="004C74F8" w:rsidRPr="00972C7F">
        <w:rPr>
          <w:rFonts w:eastAsiaTheme="minorEastAsia" w:cstheme="minorHAnsi"/>
          <w:lang w:val="en-GB"/>
        </w:rPr>
        <w:t>)</w:t>
      </w:r>
      <w:r w:rsidR="00C23606" w:rsidRPr="00972C7F">
        <w:rPr>
          <w:rFonts w:eastAsiaTheme="minorEastAsia" w:cstheme="minorHAnsi"/>
          <w:lang w:val="en-GB"/>
        </w:rPr>
        <w:t>, yet</w:t>
      </w:r>
      <w:r w:rsidR="007A6B7D" w:rsidRPr="00972C7F">
        <w:rPr>
          <w:rFonts w:eastAsiaTheme="minorEastAsia" w:cstheme="minorHAnsi"/>
          <w:lang w:val="en-GB"/>
        </w:rPr>
        <w:t xml:space="preserve"> the </w:t>
      </w:r>
      <w:r w:rsidR="008817C2" w:rsidRPr="00972C7F">
        <w:rPr>
          <w:rFonts w:eastAsiaTheme="minorEastAsia" w:cstheme="minorHAnsi"/>
          <w:lang w:val="en-GB"/>
        </w:rPr>
        <w:t>effect size is relatively small</w:t>
      </w:r>
      <w:r w:rsidR="000C1642" w:rsidRPr="00972C7F">
        <w:rPr>
          <w:rFonts w:eastAsiaTheme="minorEastAsia" w:cstheme="minorHAnsi"/>
          <w:lang w:val="en-GB"/>
        </w:rPr>
        <w:t>. We estimate it to</w:t>
      </w:r>
      <w:r w:rsidR="00BF4DBE" w:rsidRPr="00972C7F">
        <w:rPr>
          <w:rFonts w:eastAsiaTheme="minorEastAsia" w:cstheme="minorHAnsi"/>
          <w:lang w:val="en-GB"/>
        </w:rPr>
        <w:t xml:space="preserve"> </w:t>
      </w:r>
      <w:r w:rsidR="00680110" w:rsidRPr="00972C7F">
        <w:rPr>
          <w:rFonts w:eastAsiaTheme="minorEastAsia" w:cstheme="minorHAnsi"/>
          <w:lang w:val="en-GB"/>
        </w:rPr>
        <w:t>be</w:t>
      </w:r>
      <w:r w:rsidR="000C1642" w:rsidRPr="00972C7F">
        <w:rPr>
          <w:rFonts w:eastAsiaTheme="minorEastAsia" w:cstheme="minorHAnsi"/>
          <w:lang w:val="en-GB"/>
        </w:rPr>
        <w:t xml:space="preserve"> </w:t>
      </w:r>
      <w:r w:rsidR="00123455" w:rsidRPr="00972C7F">
        <w:rPr>
          <w:rFonts w:eastAsiaTheme="minorEastAsia" w:cstheme="minorHAnsi"/>
          <w:lang w:val="en-GB"/>
        </w:rPr>
        <w:t>0.01</w:t>
      </w:r>
      <w:r w:rsidR="005B0BB0">
        <w:rPr>
          <w:rFonts w:eastAsiaTheme="minorEastAsia" w:cstheme="minorHAnsi"/>
          <w:lang w:val="en-US"/>
        </w:rPr>
        <w:t>7 [</w:t>
      </w:r>
      <w:r w:rsidR="00070A04">
        <w:rPr>
          <w:rFonts w:eastAsiaTheme="minorEastAsia" w:cstheme="minorHAnsi"/>
          <w:lang w:val="en-US"/>
        </w:rPr>
        <w:t>0.0067, 0.03</w:t>
      </w:r>
      <w:r w:rsidR="005B0BB0">
        <w:rPr>
          <w:rFonts w:eastAsiaTheme="minorEastAsia" w:cstheme="minorHAnsi"/>
          <w:lang w:val="en-US"/>
        </w:rPr>
        <w:t>]</w:t>
      </w:r>
      <w:r w:rsidR="000C1642" w:rsidRPr="00972C7F">
        <w:rPr>
          <w:rFonts w:eastAsiaTheme="minorEastAsia" w:cstheme="minorHAnsi"/>
          <w:lang w:val="en-GB"/>
        </w:rPr>
        <w:t xml:space="preserve"> on an Arrhenius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8F22AF">
        <w:rPr>
          <w:rFonts w:eastAsiaTheme="minorEastAsia" w:cstheme="minorHAnsi"/>
          <w:lang w:val="en-US"/>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commentRangeStart w:id="207"/>
      <w:del w:id="208" w:author="Anna Gårdmark" w:date="2020-02-03T20:18:00Z">
        <w:r w:rsidR="00FB6A7E" w:rsidRPr="00506FC2" w:rsidDel="0076307D">
          <w:rPr>
            <w:rFonts w:eastAsiaTheme="minorEastAsia" w:cstheme="minorHAnsi"/>
            <w:lang w:val="en-US"/>
          </w:rPr>
          <w:delText>For maximum consumption, the model with a global interaction</w:delText>
        </w:r>
        <w:r w:rsidR="009329D4" w:rsidRPr="00506FC2" w:rsidDel="0076307D">
          <w:rPr>
            <w:rFonts w:eastAsiaTheme="minorEastAsia" w:cstheme="minorHAnsi"/>
            <w:lang w:val="en-US"/>
          </w:rPr>
          <w:delText xml:space="preserve">, </w:delTex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9329D4" w:rsidRPr="00506FC2" w:rsidDel="0076307D">
          <w:rPr>
            <w:rFonts w:eastAsiaTheme="minorEastAsia" w:cstheme="minorHAnsi"/>
            <w:lang w:val="en-US"/>
          </w:rPr>
          <w:delText xml:space="preserve">, </w:delText>
        </w:r>
        <w:r w:rsidR="00FB6A7E" w:rsidRPr="00506FC2" w:rsidDel="0076307D">
          <w:rPr>
            <w:rFonts w:eastAsiaTheme="minorEastAsia" w:cstheme="minorHAnsi"/>
            <w:lang w:val="en-US"/>
          </w:rPr>
          <w:delText xml:space="preserve">term has a </w:delText>
        </w:r>
        <m:oMath>
          <m:r>
            <m:rPr>
              <m:sty m:val="p"/>
            </m:rPr>
            <w:rPr>
              <w:rFonts w:ascii="Cambria Math" w:eastAsiaTheme="minorEastAsia" w:hAnsi="Cambria Math" w:cstheme="minorHAnsi"/>
            </w:rPr>
            <m:t>Δ</m:t>
          </m:r>
        </m:oMath>
        <w:r w:rsidR="001D3764" w:rsidRPr="00506FC2" w:rsidDel="0076307D">
          <w:rPr>
            <w:rFonts w:eastAsiaTheme="minorEastAsia" w:cstheme="minorHAnsi"/>
            <w:lang w:val="en-US"/>
          </w:rPr>
          <w:delText>WAIC</w:delText>
        </w:r>
        <w:r w:rsidR="009329D4" w:rsidRPr="00506FC2" w:rsidDel="0076307D">
          <w:rPr>
            <w:rFonts w:eastAsiaTheme="minorEastAsia" w:cstheme="minorHAnsi"/>
            <w:lang w:val="en-US"/>
          </w:rPr>
          <w:delText xml:space="preserve"> of 2</w:delText>
        </w:r>
        <w:r w:rsidR="008D18C7" w:rsidDel="0076307D">
          <w:rPr>
            <w:rFonts w:eastAsiaTheme="minorEastAsia" w:cstheme="minorHAnsi"/>
            <w:lang w:val="en-US"/>
          </w:rPr>
          <w:delText>, meaning that</w:delText>
        </w:r>
        <w:r w:rsidR="00F30AA9" w:rsidRPr="00506FC2" w:rsidDel="0076307D">
          <w:rPr>
            <w:rFonts w:eastAsiaTheme="minorEastAsia" w:cstheme="minorHAnsi"/>
            <w:lang w:val="en-US"/>
          </w:rPr>
          <w:delText xml:space="preserve"> WAIC offers little support for one of these models over the other.</w:delText>
        </w:r>
        <w:r w:rsidR="00333B64" w:rsidDel="0076307D">
          <w:rPr>
            <w:rFonts w:eastAsiaTheme="minorEastAsia" w:cstheme="minorHAnsi"/>
            <w:lang w:val="en-US"/>
          </w:rPr>
          <w:delText xml:space="preserve"> F</w:delText>
        </w:r>
        <w:r w:rsidR="000566F2" w:rsidRPr="00506FC2" w:rsidDel="0076307D">
          <w:rPr>
            <w:rFonts w:eastAsiaTheme="minorEastAsia" w:cstheme="minorHAnsi"/>
            <w:lang w:val="en-US"/>
          </w:rPr>
          <w:delText xml:space="preserve">or illustration </w:delText>
        </w:r>
        <w:r w:rsidR="00235082" w:rsidRPr="00506FC2" w:rsidDel="0076307D">
          <w:rPr>
            <w:rFonts w:eastAsiaTheme="minorEastAsia" w:cstheme="minorHAnsi"/>
            <w:lang w:val="en-US"/>
          </w:rPr>
          <w:delText xml:space="preserve">of model </w:delText>
        </w:r>
        <w:r w:rsidR="00E45E85" w:rsidRPr="00506FC2" w:rsidDel="0076307D">
          <w:rPr>
            <w:rFonts w:eastAsiaTheme="minorEastAsia" w:cstheme="minorHAnsi"/>
            <w:lang w:val="en-US"/>
          </w:rPr>
          <w:delText>predictions,</w:delText>
        </w:r>
        <w:r w:rsidR="00A3602A" w:rsidRPr="00506FC2" w:rsidDel="0076307D">
          <w:rPr>
            <w:rFonts w:eastAsiaTheme="minorEastAsia" w:cstheme="minorHAnsi"/>
            <w:lang w:val="en-US"/>
          </w:rPr>
          <w:delText xml:space="preserve"> </w:delText>
        </w:r>
        <w:r w:rsidR="000566F2" w:rsidRPr="00506FC2" w:rsidDel="0076307D">
          <w:rPr>
            <w:rFonts w:eastAsiaTheme="minorEastAsia" w:cstheme="minorHAnsi"/>
            <w:lang w:val="en-US"/>
          </w:rPr>
          <w:delText>we therefore chose model M</w:delText>
        </w:r>
      </w:del>
      <w:del w:id="209" w:author="Anna Gårdmark" w:date="2020-02-03T20:13:00Z">
        <w:r w:rsidR="00DE6DBD" w:rsidDel="0076307D">
          <w:rPr>
            <w:rFonts w:eastAsiaTheme="minorEastAsia" w:cstheme="minorHAnsi"/>
            <w:lang w:val="en-US"/>
          </w:rPr>
          <w:delText xml:space="preserve"> </w:delText>
        </w:r>
      </w:del>
      <w:del w:id="210" w:author="Anna Gårdmark" w:date="2020-02-03T20:18:00Z">
        <w:r w:rsidR="000566F2" w:rsidRPr="00506FC2" w:rsidDel="0076307D">
          <w:rPr>
            <w:rFonts w:eastAsiaTheme="minorEastAsia" w:cstheme="minorHAnsi"/>
            <w:lang w:val="en-US"/>
          </w:rPr>
          <w:delText>5</w:delText>
        </w:r>
        <w:r w:rsidR="00DE6DBD" w:rsidDel="0076307D">
          <w:rPr>
            <w:rFonts w:eastAsiaTheme="minorEastAsia" w:cstheme="minorHAnsi"/>
            <w:lang w:val="en-US"/>
          </w:rPr>
          <w:delText xml:space="preserve"> (without interaction)</w:delText>
        </w:r>
        <w:r w:rsidR="00FE265D" w:rsidDel="0076307D">
          <w:rPr>
            <w:rFonts w:eastAsiaTheme="minorEastAsia" w:cstheme="minorHAnsi"/>
            <w:lang w:val="en-US"/>
          </w:rPr>
          <w:delText xml:space="preserve"> because it is simpler</w:delText>
        </w:r>
        <w:r w:rsidR="00D139CB" w:rsidDel="0076307D">
          <w:rPr>
            <w:rFonts w:eastAsiaTheme="minorEastAsia" w:cstheme="minorHAnsi"/>
            <w:lang w:val="en-US"/>
          </w:rPr>
          <w:delText xml:space="preserve"> and </w:delText>
        </w:r>
        <w:r w:rsidR="00C2505F" w:rsidRPr="00506FC2" w:rsidDel="0076307D">
          <w:rPr>
            <w:rFonts w:eastAsiaTheme="minorEastAsia" w:cstheme="minorHAnsi"/>
            <w:lang w:val="en-US"/>
          </w:rPr>
          <w:delText xml:space="preserve">the estimate of </w:delTex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2505F" w:rsidRPr="00506FC2" w:rsidDel="0076307D">
          <w:rPr>
            <w:rFonts w:eastAsiaTheme="minorEastAsia" w:cstheme="minorHAnsi"/>
            <w:iCs/>
            <w:lang w:val="en-US"/>
          </w:rPr>
          <w:delText xml:space="preserve"> </w:delText>
        </w:r>
        <w:r w:rsidR="00C7605D" w:rsidDel="0076307D">
          <w:rPr>
            <w:rFonts w:eastAsiaTheme="minorEastAsia" w:cstheme="minorHAnsi"/>
            <w:iCs/>
            <w:lang w:val="en-US"/>
          </w:rPr>
          <w:delText xml:space="preserve">is </w:delText>
        </w:r>
        <w:r w:rsidR="00B23E41" w:rsidRPr="00506FC2" w:rsidDel="0076307D">
          <w:rPr>
            <w:lang w:val="en-US"/>
          </w:rPr>
          <w:delText>small (posterior median of -0.018</w:delText>
        </w:r>
        <w:r w:rsidR="00F63432" w:rsidRPr="00506FC2" w:rsidDel="0076307D">
          <w:rPr>
            <w:lang w:val="en-US"/>
          </w:rPr>
          <w:delText xml:space="preserve"> on Arrhenius temperature sc</w:delText>
        </w:r>
        <w:r w:rsidR="00E07590" w:rsidRPr="00506FC2" w:rsidDel="0076307D">
          <w:rPr>
            <w:lang w:val="en-US"/>
          </w:rPr>
          <w:delText>a</w:delText>
        </w:r>
        <w:r w:rsidR="00F63432" w:rsidRPr="00506FC2" w:rsidDel="0076307D">
          <w:rPr>
            <w:lang w:val="en-US"/>
          </w:rPr>
          <w:delText>le</w:delText>
        </w:r>
        <w:r w:rsidR="00B23E41" w:rsidRPr="00506FC2" w:rsidDel="0076307D">
          <w:rPr>
            <w:lang w:val="en-US"/>
          </w:rPr>
          <w:delText>)</w:delText>
        </w:r>
        <w:r w:rsidR="004F0D45" w:rsidRPr="00506FC2" w:rsidDel="0076307D">
          <w:rPr>
            <w:lang w:val="en-US"/>
          </w:rPr>
          <w:delText>.</w:delText>
        </w:r>
        <w:r w:rsidR="000C6E58" w:rsidRPr="00506FC2" w:rsidDel="0076307D">
          <w:rPr>
            <w:lang w:val="en-US"/>
          </w:rPr>
          <w:delText xml:space="preserve"> </w:delText>
        </w:r>
      </w:del>
      <w:commentRangeEnd w:id="207"/>
      <w:r w:rsidR="00DF4D7A">
        <w:rPr>
          <w:rStyle w:val="Kommentarsreferens"/>
        </w:rPr>
        <w:commentReference w:id="207"/>
      </w:r>
      <w:r w:rsidR="008D3696">
        <w:rPr>
          <w:lang w:val="en-US"/>
        </w:rPr>
        <w:t>For metabolism, the model</w:t>
      </w:r>
      <w:r w:rsidR="00391DD4">
        <w:rPr>
          <w:lang w:val="en-US"/>
        </w:rPr>
        <w:t xml:space="preserve"> with a species-varying interaction term</w:t>
      </w:r>
      <w:ins w:id="211" w:author="Anna Gårdmark" w:date="2020-02-03T21:53:00Z">
        <w:r w:rsidR="00DF4D7A">
          <w:rPr>
            <w:lang w:val="en-US"/>
          </w:rPr>
          <w:t xml:space="preserve"> (M1)</w:t>
        </w:r>
      </w:ins>
      <w:r w:rsidR="00391DD4">
        <w:rPr>
          <w:lang w:val="en-US"/>
        </w:rPr>
        <w:t xml:space="preserve"> has a </w:t>
      </w:r>
      <m:oMath>
        <m:r>
          <m:rPr>
            <m:sty m:val="p"/>
          </m:rPr>
          <w:rPr>
            <w:rFonts w:ascii="Cambria Math" w:eastAsiaTheme="minorEastAsia" w:hAnsi="Cambria Math" w:cstheme="minorHAnsi"/>
          </w:rPr>
          <m:t>Δ</m:t>
        </m:r>
      </m:oMath>
      <w:r w:rsidR="00391DD4" w:rsidRPr="00351CB6">
        <w:rPr>
          <w:rFonts w:eastAsiaTheme="minorEastAsia" w:cstheme="minorHAnsi"/>
          <w:lang w:val="en-US"/>
        </w:rPr>
        <w:t>WAIC</w:t>
      </w:r>
      <w:r w:rsidR="00391DD4">
        <w:rPr>
          <w:rFonts w:eastAsiaTheme="minorEastAsia" w:cstheme="minorHAnsi"/>
          <w:lang w:val="en-US"/>
        </w:rPr>
        <w:t xml:space="preserve"> of 1.2</w:t>
      </w:r>
      <w:r w:rsidR="00960565">
        <w:rPr>
          <w:rFonts w:eastAsiaTheme="minorEastAsia" w:cstheme="minorHAnsi"/>
          <w:lang w:val="en-US"/>
        </w:rPr>
        <w:t xml:space="preserve">, </w:t>
      </w:r>
      <w:r w:rsidR="00CD047E">
        <w:rPr>
          <w:rFonts w:eastAsiaTheme="minorEastAsia" w:cstheme="minorHAnsi"/>
          <w:lang w:val="en-US"/>
        </w:rPr>
        <w:t>suggesting it is comparable to the global-interaction only</w:t>
      </w:r>
      <w:r w:rsidR="009353E0">
        <w:rPr>
          <w:rFonts w:eastAsiaTheme="minorEastAsia" w:cstheme="minorHAnsi"/>
          <w:lang w:val="en-US"/>
        </w:rPr>
        <w:t xml:space="preserve"> model</w:t>
      </w:r>
      <w:ins w:id="212" w:author="Anna Gårdmark" w:date="2020-02-03T21:53:00Z">
        <w:r w:rsidR="00DF4D7A">
          <w:rPr>
            <w:rFonts w:eastAsiaTheme="minorEastAsia" w:cstheme="minorHAnsi"/>
            <w:lang w:val="en-US"/>
          </w:rPr>
          <w:t xml:space="preserve"> (M2)</w:t>
        </w:r>
      </w:ins>
      <w:r w:rsidR="00193220">
        <w:rPr>
          <w:rFonts w:eastAsiaTheme="minorEastAsia" w:cstheme="minorHAnsi"/>
          <w:lang w:val="en-US"/>
        </w:rPr>
        <w:t xml:space="preserve">. We chose the latter </w:t>
      </w:r>
      <w:r w:rsidR="00B23839">
        <w:rPr>
          <w:rFonts w:eastAsiaTheme="minorEastAsia" w:cstheme="minorHAnsi"/>
          <w:lang w:val="en-US"/>
        </w:rPr>
        <w:t>to illustrate predictions</w:t>
      </w:r>
      <w:ins w:id="213" w:author="Anna Gårdmark" w:date="2020-02-03T22:07:00Z">
        <w:r w:rsidR="005F09E2">
          <w:rPr>
            <w:rFonts w:eastAsiaTheme="minorEastAsia" w:cstheme="minorHAnsi"/>
            <w:lang w:val="en-US"/>
          </w:rPr>
          <w:t xml:space="preserve"> (Fig. 1A)</w:t>
        </w:r>
      </w:ins>
      <w:r w:rsidR="00B23839">
        <w:rPr>
          <w:rFonts w:eastAsiaTheme="minorEastAsia" w:cstheme="minorHAnsi"/>
          <w:lang w:val="en-US"/>
        </w:rPr>
        <w:t xml:space="preserve"> </w:t>
      </w:r>
      <w:del w:id="214" w:author="Anna Gårdmark" w:date="2020-02-03T21:53:00Z">
        <w:r w:rsidR="004836E4" w:rsidDel="00DF4D7A">
          <w:rPr>
            <w:rFonts w:eastAsiaTheme="minorEastAsia" w:cstheme="minorHAnsi"/>
            <w:lang w:val="en-US"/>
          </w:rPr>
          <w:delText xml:space="preserve">for </w:delText>
        </w:r>
      </w:del>
      <w:ins w:id="215" w:author="Anna Gårdmark" w:date="2020-02-03T21:53:00Z">
        <w:r w:rsidR="00DF4D7A">
          <w:rPr>
            <w:rFonts w:eastAsiaTheme="minorEastAsia" w:cstheme="minorHAnsi"/>
            <w:lang w:val="en-US"/>
          </w:rPr>
          <w:t>because of its</w:t>
        </w:r>
      </w:ins>
      <w:del w:id="216" w:author="Anna Gårdmark" w:date="2020-02-03T21:53:00Z">
        <w:r w:rsidR="004836E4" w:rsidDel="00DF4D7A">
          <w:rPr>
            <w:rFonts w:eastAsiaTheme="minorEastAsia" w:cstheme="minorHAnsi"/>
            <w:lang w:val="en-US"/>
          </w:rPr>
          <w:delText>the</w:delText>
        </w:r>
      </w:del>
      <w:r w:rsidR="004836E4">
        <w:rPr>
          <w:rFonts w:eastAsiaTheme="minorEastAsia" w:cstheme="minorHAnsi"/>
          <w:lang w:val="en-US"/>
        </w:rPr>
        <w:t xml:space="preserve"> </w:t>
      </w:r>
      <w:r w:rsidR="00664481">
        <w:rPr>
          <w:rFonts w:eastAsiaTheme="minorEastAsia" w:cstheme="minorHAnsi"/>
          <w:lang w:val="en-US"/>
        </w:rPr>
        <w:t>simpler model structure</w:t>
      </w:r>
      <w:r w:rsidR="00CD047E">
        <w:rPr>
          <w:rFonts w:eastAsiaTheme="minorEastAsia" w:cstheme="minorHAnsi"/>
          <w:lang w:val="en-US"/>
        </w:rPr>
        <w:t xml:space="preserve">. </w:t>
      </w:r>
      <w:ins w:id="217" w:author="Anna Gårdmark" w:date="2020-02-03T20:19:00Z">
        <w:r w:rsidR="00CA54C9" w:rsidRPr="00506FC2">
          <w:rPr>
            <w:rFonts w:eastAsiaTheme="minorEastAsia" w:cstheme="minorHAnsi"/>
            <w:lang w:val="en-US"/>
          </w:rPr>
          <w:t>For maximum consumption, the model with a global interaction</w:t>
        </w:r>
      </w:ins>
      <w:ins w:id="218" w:author="Anna Gårdmark" w:date="2020-02-03T21:53:00Z">
        <w:r w:rsidR="00DF4D7A">
          <w:rPr>
            <w:rFonts w:eastAsiaTheme="minorEastAsia" w:cstheme="minorHAnsi"/>
            <w:lang w:val="en-US"/>
          </w:rPr>
          <w:t xml:space="preserve"> term</w:t>
        </w:r>
      </w:ins>
      <w:ins w:id="219" w:author="Anna Gårdmark" w:date="2020-02-03T20:19:00Z">
        <w:r w:rsidR="00CA54C9" w:rsidRPr="00506FC2">
          <w:rPr>
            <w:rFonts w:eastAsiaTheme="minorEastAsia" w:cstheme="minorHAnsi"/>
            <w:lang w:val="en-US"/>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506FC2">
          <w:rPr>
            <w:rFonts w:eastAsiaTheme="minorEastAsia" w:cstheme="minorHAnsi"/>
            <w:lang w:val="en-US"/>
          </w:rPr>
          <w:t xml:space="preserve">, </w:t>
        </w:r>
      </w:ins>
      <w:ins w:id="220" w:author="Anna Gårdmark" w:date="2020-02-03T21:53:00Z">
        <w:r w:rsidR="00DF4D7A">
          <w:rPr>
            <w:rFonts w:eastAsiaTheme="minorEastAsia" w:cstheme="minorHAnsi"/>
            <w:lang w:val="en-US"/>
          </w:rPr>
          <w:t>(</w:t>
        </w:r>
      </w:ins>
      <w:ins w:id="221" w:author="Anna Gårdmark" w:date="2020-02-03T21:54:00Z">
        <w:r w:rsidR="00DF4D7A">
          <w:rPr>
            <w:rFonts w:eastAsiaTheme="minorEastAsia" w:cstheme="minorHAnsi"/>
            <w:lang w:val="en-US"/>
          </w:rPr>
          <w:t>M2</w:t>
        </w:r>
      </w:ins>
      <w:ins w:id="222" w:author="Anna Gårdmark" w:date="2020-02-03T21:53:00Z">
        <w:r w:rsidR="00DF4D7A">
          <w:rPr>
            <w:rFonts w:eastAsiaTheme="minorEastAsia" w:cstheme="minorHAnsi"/>
            <w:lang w:val="en-US"/>
          </w:rPr>
          <w:t xml:space="preserve">) </w:t>
        </w:r>
      </w:ins>
      <w:ins w:id="223" w:author="Anna Gårdmark" w:date="2020-02-03T20:19:00Z">
        <w:r w:rsidR="00CA54C9" w:rsidRPr="00506FC2">
          <w:rPr>
            <w:rFonts w:eastAsiaTheme="minorEastAsia" w:cstheme="minorHAnsi"/>
            <w:lang w:val="en-US"/>
          </w:rPr>
          <w:t xml:space="preserve">has a </w:t>
        </w:r>
        <m:oMath>
          <m:r>
            <m:rPr>
              <m:sty m:val="p"/>
            </m:rPr>
            <w:rPr>
              <w:rFonts w:ascii="Cambria Math" w:eastAsiaTheme="minorEastAsia" w:hAnsi="Cambria Math" w:cstheme="minorHAnsi"/>
            </w:rPr>
            <m:t>Δ</m:t>
          </m:r>
        </m:oMath>
        <w:r w:rsidR="00CA54C9" w:rsidRPr="00506FC2">
          <w:rPr>
            <w:rFonts w:eastAsiaTheme="minorEastAsia" w:cstheme="minorHAnsi"/>
            <w:lang w:val="en-US"/>
          </w:rPr>
          <w:t>WAIC of 2</w:t>
        </w:r>
      </w:ins>
      <w:ins w:id="224" w:author="Anna Gårdmark" w:date="2020-02-03T21:55:00Z">
        <w:r w:rsidR="00DF4D7A">
          <w:rPr>
            <w:rFonts w:eastAsiaTheme="minorEastAsia" w:cstheme="minorHAnsi"/>
            <w:lang w:val="en-US"/>
          </w:rPr>
          <w:t xml:space="preserve"> compared to the best model (M5) without an interaction term</w:t>
        </w:r>
      </w:ins>
      <w:ins w:id="225" w:author="Anna Gårdmark" w:date="2020-02-03T20:19:00Z">
        <w:r w:rsidR="00CA54C9">
          <w:rPr>
            <w:rFonts w:eastAsiaTheme="minorEastAsia" w:cstheme="minorHAnsi"/>
            <w:lang w:val="en-US"/>
          </w:rPr>
          <w:t>, meaning that</w:t>
        </w:r>
        <w:r w:rsidR="00CA54C9" w:rsidRPr="00506FC2">
          <w:rPr>
            <w:rFonts w:eastAsiaTheme="minorEastAsia" w:cstheme="minorHAnsi"/>
            <w:lang w:val="en-US"/>
          </w:rPr>
          <w:t xml:space="preserve"> WAIC offers little support for one of these models over the other</w:t>
        </w:r>
        <w:r w:rsidR="00CA54C9">
          <w:rPr>
            <w:rFonts w:eastAsiaTheme="minorEastAsia" w:cstheme="minorHAnsi"/>
            <w:lang w:val="en-US"/>
          </w:rPr>
          <w:t xml:space="preserve"> (Table 2)</w:t>
        </w:r>
        <w:r w:rsidR="00CA54C9" w:rsidRPr="00506FC2">
          <w:rPr>
            <w:rFonts w:eastAsiaTheme="minorEastAsia" w:cstheme="minorHAnsi"/>
            <w:lang w:val="en-US"/>
          </w:rPr>
          <w:t>.</w:t>
        </w:r>
        <w:r w:rsidR="00CA54C9">
          <w:rPr>
            <w:rFonts w:eastAsiaTheme="minorEastAsia" w:cstheme="minorHAnsi"/>
            <w:lang w:val="en-US"/>
          </w:rPr>
          <w:t xml:space="preserve"> F</w:t>
        </w:r>
        <w:r w:rsidR="00CA54C9" w:rsidRPr="00506FC2">
          <w:rPr>
            <w:rFonts w:eastAsiaTheme="minorEastAsia" w:cstheme="minorHAnsi"/>
            <w:lang w:val="en-US"/>
          </w:rPr>
          <w:t>or illustration of model predictions</w:t>
        </w:r>
      </w:ins>
      <w:ins w:id="226" w:author="Anna Gårdmark" w:date="2020-02-03T22:07:00Z">
        <w:r w:rsidR="005F09E2">
          <w:rPr>
            <w:rFonts w:eastAsiaTheme="minorEastAsia" w:cstheme="minorHAnsi"/>
            <w:lang w:val="en-US"/>
          </w:rPr>
          <w:t xml:space="preserve"> (Fig. 1B)</w:t>
        </w:r>
      </w:ins>
      <w:ins w:id="227" w:author="Anna Gårdmark" w:date="2020-02-03T20:19:00Z">
        <w:r w:rsidR="00CA54C9" w:rsidRPr="00506FC2">
          <w:rPr>
            <w:rFonts w:eastAsiaTheme="minorEastAsia" w:cstheme="minorHAnsi"/>
            <w:lang w:val="en-US"/>
          </w:rPr>
          <w:t>, we therefore chose model M5</w:t>
        </w:r>
        <w:r w:rsidR="00CA54C9">
          <w:rPr>
            <w:rFonts w:eastAsiaTheme="minorEastAsia" w:cstheme="minorHAnsi"/>
            <w:lang w:val="en-US"/>
          </w:rPr>
          <w:t xml:space="preserve"> (without interaction) because it is simpler and </w:t>
        </w:r>
        <w:r w:rsidR="00CA54C9" w:rsidRPr="00506FC2">
          <w:rPr>
            <w:rFonts w:eastAsiaTheme="minorEastAsia" w:cstheme="minorHAnsi"/>
            <w:lang w:val="en-US"/>
          </w:rPr>
          <w:t xml:space="preserve">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506FC2">
          <w:rPr>
            <w:rFonts w:eastAsiaTheme="minorEastAsia" w:cstheme="minorHAnsi"/>
            <w:iCs/>
            <w:lang w:val="en-US"/>
          </w:rPr>
          <w:t xml:space="preserve"> </w:t>
        </w:r>
      </w:ins>
      <w:ins w:id="228" w:author="Anna Gårdmark" w:date="2020-02-03T21:55:00Z">
        <w:r w:rsidR="00DF4D7A">
          <w:rPr>
            <w:rFonts w:eastAsiaTheme="minorEastAsia" w:cstheme="minorHAnsi"/>
            <w:iCs/>
            <w:lang w:val="en-US"/>
          </w:rPr>
          <w:t xml:space="preserve">in M2 </w:t>
        </w:r>
      </w:ins>
      <w:ins w:id="229" w:author="Anna Gårdmark" w:date="2020-02-03T20:19:00Z">
        <w:r w:rsidR="00CA54C9">
          <w:rPr>
            <w:rFonts w:eastAsiaTheme="minorEastAsia" w:cstheme="minorHAnsi"/>
            <w:iCs/>
            <w:lang w:val="en-US"/>
          </w:rPr>
          <w:t xml:space="preserve">is </w:t>
        </w:r>
        <w:r w:rsidR="00CA54C9" w:rsidRPr="00506FC2">
          <w:rPr>
            <w:lang w:val="en-US"/>
          </w:rPr>
          <w:t>small (posterior median of -0.018 on Arrhenius temperature scale).</w:t>
        </w:r>
      </w:ins>
    </w:p>
    <w:p w14:paraId="2F9A5CE5" w14:textId="558BECAB"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w:commentRangeStart w:id="230"/>
                <w:commentRangeStart w:id="231"/>
                <m:r>
                  <w:rPr>
                    <w:rFonts w:ascii="Cambria Math" w:hAnsi="Cambria Math" w:cstheme="minorHAnsi"/>
                  </w:rPr>
                  <m:t>m</m:t>
                </m:r>
                <w:commentRangeEnd w:id="230"/>
                <m:r>
                  <m:rPr>
                    <m:sty m:val="p"/>
                  </m:rPr>
                  <w:rPr>
                    <w:rStyle w:val="Kommentarsreferens"/>
                    <w:rFonts w:ascii="Cambria Math" w:hAnsi="Cambria Math"/>
                  </w:rPr>
                  <w:commentReference w:id="230"/>
                </m:r>
                <w:commentRangeEnd w:id="231"/>
                <m:r>
                  <m:rPr>
                    <m:sty m:val="p"/>
                  </m:rPr>
                  <w:rPr>
                    <w:rStyle w:val="Kommentarsreferens"/>
                    <w:rFonts w:ascii="Cambria Math" w:hAnsi="Cambria Math"/>
                  </w:rPr>
                  <w:commentReference w:id="231"/>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2D4BEE">
        <w:rPr>
          <w:rFonts w:eastAsiaTheme="minorEastAsia" w:cstheme="minorHAnsi"/>
          <w:lang w:val="en-US"/>
        </w:rPr>
        <w:t xml:space="preserve"> </w:t>
      </w:r>
      <w:r w:rsidR="002D4BEE">
        <w:rPr>
          <w:rFonts w:eastAsiaTheme="minorEastAsia" w:cstheme="minorHAnsi"/>
          <w:lang w:val="en-US"/>
        </w:rPr>
        <w:t>(Fig. 3)</w:t>
      </w:r>
      <w:r w:rsidRPr="00972C7F">
        <w:rPr>
          <w:rFonts w:cstheme="minorHAnsi"/>
          <w:lang w:val="en-GB"/>
        </w:rPr>
        <w:t xml:space="preserve">. </w:t>
      </w:r>
      <w:r w:rsidRPr="00972C7F">
        <w:rPr>
          <w:rFonts w:eastAsiaTheme="minorEastAsia" w:cstheme="minorHAnsi"/>
          <w:lang w:val="en-GB"/>
        </w:rPr>
        <w:t>Th</w:t>
      </w:r>
      <w:r w:rsidRPr="00FD1327">
        <w:rPr>
          <w:rFonts w:eastAsiaTheme="minorEastAsia" w:cstheme="minorHAnsi"/>
          <w:lang w:val="en-US"/>
        </w:rPr>
        <w:t xml:space="preserve">is </w:t>
      </w:r>
      <w:r w:rsidRPr="00972C7F">
        <w:rPr>
          <w:rFonts w:eastAsiaTheme="minorEastAsia" w:cstheme="minorHAnsi"/>
          <w:lang w:val="en-GB"/>
        </w:rPr>
        <w:t xml:space="preserve">model </w:t>
      </w:r>
      <w:r w:rsidRPr="002371AD">
        <w:rPr>
          <w:rFonts w:eastAsiaTheme="minorEastAsia" w:cstheme="minorHAnsi"/>
          <w:lang w:val="en-US"/>
        </w:rPr>
        <w:t>(M</w:t>
      </w:r>
      <w:r>
        <w:rPr>
          <w:rFonts w:eastAsiaTheme="minorEastAsia" w:cstheme="minorHAnsi"/>
          <w:lang w:val="en-US"/>
        </w:rPr>
        <w:t>1, Table 2</w:t>
      </w:r>
      <w:r w:rsidRPr="002371AD">
        <w:rPr>
          <w:rFonts w:eastAsiaTheme="minorEastAsia" w:cstheme="minorHAnsi"/>
          <w:lang w:val="en-US"/>
        </w:rPr>
        <w:t xml:space="preserve">) </w:t>
      </w:r>
      <w:ins w:id="232" w:author="Anna Gårdmark" w:date="2020-02-03T22:02:00Z">
        <w:r w:rsidR="005F09E2">
          <w:rPr>
            <w:rFonts w:eastAsiaTheme="minorEastAsia" w:cstheme="minorHAnsi"/>
            <w:lang w:val="en-US"/>
          </w:rPr>
          <w:t xml:space="preserve">also </w:t>
        </w:r>
      </w:ins>
      <w:r w:rsidRPr="00972C7F">
        <w:rPr>
          <w:rFonts w:eastAsiaTheme="minorEastAsia" w:cstheme="minorHAnsi"/>
          <w:lang w:val="en-GB"/>
        </w:rPr>
        <w:t xml:space="preserve">contains a body mass-temperature interaction. </w:t>
      </w:r>
      <w:commentRangeStart w:id="233"/>
      <w:r w:rsidRPr="00972C7F">
        <w:rPr>
          <w:rFonts w:eastAsiaTheme="minorEastAsia" w:cstheme="minorHAnsi"/>
          <w:lang w:val="en-GB"/>
        </w:rPr>
        <w:t xml:space="preserve">However, the </w:t>
      </w:r>
      <w:r w:rsidRPr="00351CB6">
        <w:rPr>
          <w:rFonts w:eastAsiaTheme="minorEastAsia" w:cstheme="minorHAnsi"/>
          <w:lang w:val="en-US"/>
        </w:rPr>
        <w:t xml:space="preserve">estimated </w:t>
      </w:r>
      <w:r w:rsidRPr="00972C7F">
        <w:rPr>
          <w:rFonts w:eastAsiaTheme="minorEastAsia" w:cstheme="minorHAnsi"/>
          <w:lang w:val="en-GB"/>
        </w:rPr>
        <w:t xml:space="preserve">interaction </w:t>
      </w:r>
      <w:r w:rsidRPr="00351CB6">
        <w:rPr>
          <w:rFonts w:eastAsiaTheme="minorEastAsia" w:cstheme="minorHAnsi"/>
          <w:lang w:val="en-US"/>
        </w:rPr>
        <w:t xml:space="preserve">coefficient is </w:t>
      </w:r>
      <w:r w:rsidR="001B5BAF">
        <w:rPr>
          <w:rFonts w:eastAsiaTheme="minorEastAsia" w:cstheme="minorHAnsi"/>
          <w:lang w:val="en-US"/>
        </w:rPr>
        <w:t>uncertain</w:t>
      </w:r>
      <w:r>
        <w:rPr>
          <w:rFonts w:eastAsiaTheme="minorEastAsia" w:cstheme="minorHAnsi"/>
          <w:lang w:val="en-US"/>
        </w:rPr>
        <w:t xml:space="preserve"> </w:t>
      </w:r>
      <w:r w:rsidR="001B5BAF">
        <w:rPr>
          <w:rFonts w:eastAsiaTheme="minorEastAsia" w:cstheme="minorHAnsi"/>
          <w:lang w:val="en-US"/>
        </w:rPr>
        <w:t>(</w:t>
      </w:r>
      <w:r>
        <w:rPr>
          <w:rFonts w:eastAsiaTheme="minorEastAsia" w:cstheme="minorHAnsi"/>
          <w:lang w:val="en-US"/>
        </w:rPr>
        <w:t>-0.02 [-0.1, 0.06]</w:t>
      </w:r>
      <w:r w:rsidR="001B5BAF">
        <w:rPr>
          <w:rFonts w:eastAsiaTheme="minorEastAsia" w:cstheme="minorHAnsi"/>
          <w:lang w:val="en-US"/>
        </w:rPr>
        <w:t>)</w:t>
      </w:r>
      <w:r w:rsidRPr="00351CB6">
        <w:rPr>
          <w:rFonts w:eastAsiaTheme="minorEastAsia" w:cstheme="minorHAnsi"/>
          <w:lang w:val="en-US"/>
        </w:rPr>
        <w:t xml:space="preserve"> a</w:t>
      </w:r>
      <w:r>
        <w:rPr>
          <w:rFonts w:eastAsiaTheme="minorEastAsia" w:cstheme="minorHAnsi"/>
          <w:lang w:val="en-US"/>
        </w:rPr>
        <w:t>s</w:t>
      </w:r>
      <w:r w:rsidRPr="00351CB6">
        <w:rPr>
          <w:rFonts w:eastAsiaTheme="minorEastAsia" w:cstheme="minorHAnsi"/>
          <w:lang w:val="en-US"/>
        </w:rPr>
        <w:t xml:space="preserve"> about </w:t>
      </w:r>
      <w:r>
        <w:rPr>
          <w:rFonts w:eastAsiaTheme="minorEastAsia" w:cstheme="minorHAnsi"/>
          <w:lang w:val="en-US"/>
        </w:rPr>
        <w:t>72</w:t>
      </w:r>
      <w:r w:rsidRPr="00972C7F">
        <w:rPr>
          <w:rFonts w:eastAsiaTheme="minorEastAsia" w:cstheme="minorHAnsi"/>
          <w:lang w:val="en-GB"/>
        </w:rPr>
        <w:t>% of the posterior density is above 0</w:t>
      </w:r>
      <w:ins w:id="234" w:author="Anna Gårdmark" w:date="2020-02-03T22:05:00Z">
        <w:r w:rsidR="005F09E2">
          <w:rPr>
            <w:rFonts w:eastAsiaTheme="minorEastAsia" w:cstheme="minorHAnsi"/>
            <w:lang w:val="en-GB"/>
          </w:rPr>
          <w:t xml:space="preserve"> (Fig. 3D)</w:t>
        </w:r>
      </w:ins>
      <w:ins w:id="235" w:author="Anna Gårdmark" w:date="2020-02-03T22:02:00Z">
        <w:r w:rsidR="005F09E2">
          <w:rPr>
            <w:rFonts w:eastAsiaTheme="minorEastAsia" w:cstheme="minorHAnsi"/>
            <w:lang w:val="en-GB"/>
          </w:rPr>
          <w:t>,</w:t>
        </w:r>
      </w:ins>
      <w:r w:rsidRPr="00972C7F">
        <w:rPr>
          <w:rFonts w:eastAsiaTheme="minorEastAsia" w:cstheme="minorHAnsi"/>
          <w:lang w:val="en-GB"/>
        </w:rPr>
        <w:t xml:space="preserve"> and </w:t>
      </w:r>
      <w:r w:rsidRPr="00351CB6">
        <w:rPr>
          <w:rFonts w:eastAsiaTheme="minorEastAsia" w:cstheme="minorHAnsi"/>
          <w:lang w:val="en-US"/>
        </w:rPr>
        <w:t>only leads to marginal better fits to data (</w:t>
      </w:r>
      <m:oMath>
        <m:r>
          <m:rPr>
            <m:sty m:val="p"/>
          </m:rPr>
          <w:rPr>
            <w:rFonts w:ascii="Cambria Math" w:eastAsiaTheme="minorEastAsia" w:hAnsi="Cambria Math" w:cstheme="minorHAnsi"/>
          </w:rPr>
          <m:t>Δ</m:t>
        </m:r>
      </m:oMath>
      <w:r w:rsidRPr="00351CB6">
        <w:rPr>
          <w:rFonts w:eastAsiaTheme="minorEastAsia" w:cstheme="minorHAnsi"/>
          <w:lang w:val="en-US"/>
        </w:rPr>
        <w:t xml:space="preserve">WAIC </w:t>
      </w:r>
      <w:del w:id="236" w:author="Anna Gårdmark" w:date="2020-02-03T22:03:00Z">
        <w:r w:rsidRPr="00351CB6" w:rsidDel="005F09E2">
          <w:rPr>
            <w:rFonts w:eastAsiaTheme="minorEastAsia" w:cstheme="minorHAnsi"/>
            <w:lang w:val="en-US"/>
          </w:rPr>
          <w:delText>around 2.4 compared to</w:delText>
        </w:r>
      </w:del>
      <w:ins w:id="237" w:author="Anna Gårdmark" w:date="2020-02-03T22:03:00Z">
        <w:r w:rsidR="005F09E2">
          <w:rPr>
            <w:rFonts w:eastAsiaTheme="minorEastAsia" w:cstheme="minorHAnsi"/>
            <w:lang w:val="en-US"/>
          </w:rPr>
          <w:t>of the</w:t>
        </w:r>
      </w:ins>
      <w:r w:rsidRPr="00351CB6">
        <w:rPr>
          <w:rFonts w:eastAsiaTheme="minorEastAsia" w:cstheme="minorHAnsi"/>
          <w:lang w:val="en-US"/>
        </w:rPr>
        <w:t xml:space="preserve"> model without interaction</w:t>
      </w:r>
      <w:ins w:id="238" w:author="Anna Gårdmark" w:date="2020-02-03T22:03:00Z">
        <w:r w:rsidR="005F09E2">
          <w:rPr>
            <w:rFonts w:eastAsiaTheme="minorEastAsia" w:cstheme="minorHAnsi"/>
            <w:lang w:val="en-US"/>
          </w:rPr>
          <w:t xml:space="preserve"> [M5] is 2.4</w:t>
        </w:r>
      </w:ins>
      <w:r w:rsidRPr="00351CB6">
        <w:rPr>
          <w:rFonts w:eastAsiaTheme="minorEastAsia" w:cstheme="minorHAnsi"/>
          <w:lang w:val="en-US"/>
        </w:rPr>
        <w:t>, Table 2)</w:t>
      </w:r>
      <w:r w:rsidRPr="00972C7F">
        <w:rPr>
          <w:rFonts w:eastAsiaTheme="minorEastAsia" w:cstheme="minorHAnsi"/>
          <w:lang w:val="en-GB"/>
        </w:rPr>
        <w:t xml:space="preserve">. </w:t>
      </w:r>
      <w:commentRangeEnd w:id="233"/>
      <w:r>
        <w:rPr>
          <w:rStyle w:val="Kommentarsreferens"/>
        </w:rPr>
        <w:commentReference w:id="233"/>
      </w:r>
      <w:r w:rsidRPr="00972C7F">
        <w:rPr>
          <w:rFonts w:eastAsiaTheme="minorEastAsia" w:cstheme="minorHAnsi"/>
          <w:lang w:val="en-GB"/>
        </w:rPr>
        <w:t>We estimate the mass-scaling exponent of growth to be -0.3 [-0.43,</w:t>
      </w:r>
      <w:r w:rsidRPr="004F4B50">
        <w:rPr>
          <w:rFonts w:eastAsiaTheme="minorEastAsia" w:cstheme="minorHAnsi"/>
          <w:lang w:val="en-US"/>
        </w:rPr>
        <w:t xml:space="preserve"> </w:t>
      </w:r>
      <w:r w:rsidRPr="00972C7F">
        <w:rPr>
          <w:rFonts w:eastAsiaTheme="minorEastAsia" w:cstheme="minorHAnsi"/>
          <w:lang w:val="en-GB"/>
        </w:rPr>
        <w:t xml:space="preserve">-0.17]. </w:t>
      </w:r>
      <w:r w:rsidRPr="00553959">
        <w:rPr>
          <w:rFonts w:eastAsiaTheme="minorEastAsia" w:cstheme="minorHAnsi"/>
          <w:lang w:val="en-US"/>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553959">
        <w:rPr>
          <w:rFonts w:eastAsiaTheme="minorEastAsia" w:cstheme="minorHAnsi"/>
          <w:lang w:val="en-US"/>
        </w:rPr>
        <w:t xml:space="preserve">is estimated </w:t>
      </w:r>
      <w:r w:rsidRPr="00972C7F">
        <w:rPr>
          <w:rFonts w:eastAsiaTheme="minorEastAsia" w:cstheme="minorHAnsi"/>
          <w:lang w:val="en-GB"/>
        </w:rPr>
        <w:t>to be -0.76 [-0.99,</w:t>
      </w:r>
      <w:r w:rsidRPr="00F6054E">
        <w:rPr>
          <w:rFonts w:eastAsiaTheme="minorEastAsia" w:cstheme="minorHAnsi"/>
          <w:lang w:val="en-US"/>
        </w:rPr>
        <w:t xml:space="preserve"> </w:t>
      </w:r>
      <w:r w:rsidRPr="00972C7F">
        <w:rPr>
          <w:rFonts w:eastAsiaTheme="minorEastAsia" w:cstheme="minorHAnsi"/>
          <w:lang w:val="en-GB"/>
        </w:rPr>
        <w:t>-0.54]</w:t>
      </w:r>
      <w:r w:rsidRPr="008D18C7">
        <w:rPr>
          <w:rFonts w:eastAsiaTheme="minorEastAsia" w:cstheme="minorHAnsi"/>
          <w:lang w:val="en-US"/>
        </w:rPr>
        <w:t xml:space="preserve">. This </w:t>
      </w:r>
      <w:commentRangeStart w:id="239"/>
      <w:commentRangeStart w:id="240"/>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w:t>
      </w:r>
      <w:ins w:id="241" w:author="Anna Gårdmark" w:date="2020-02-03T22:04:00Z">
        <w:r w:rsidR="005F09E2">
          <w:rPr>
            <w:rFonts w:eastAsiaTheme="minorEastAsia" w:cstheme="minorHAnsi"/>
            <w:lang w:val="en-GB"/>
          </w:rPr>
          <w:t>,</w:t>
        </w:r>
      </w:ins>
      <w:r w:rsidRPr="002D70E2">
        <w:rPr>
          <w:rFonts w:eastAsiaTheme="minorEastAsia" w:cstheme="minorHAnsi"/>
          <w:lang w:val="en-GB"/>
        </w:rPr>
        <w:t xml:space="preserve">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E86C7C">
        <w:rPr>
          <w:rFonts w:eastAsiaTheme="minorEastAsia" w:cstheme="minorHAnsi"/>
          <w:lang w:val="en-US"/>
        </w:rPr>
        <w:t>. We also find that 86% of the posterior density of the temperature-effect is below -0.65</w:t>
      </w:r>
      <w:ins w:id="242" w:author="Anna Gårdmark" w:date="2020-02-03T22:16:00Z">
        <w:r w:rsidR="004069DE">
          <w:rPr>
            <w:rFonts w:eastAsiaTheme="minorEastAsia" w:cstheme="minorHAnsi"/>
            <w:lang w:val="en-US"/>
          </w:rPr>
          <w:t xml:space="preserve"> (Fig. 3C)</w:t>
        </w:r>
      </w:ins>
      <w:r w:rsidR="004A15A9">
        <w:rPr>
          <w:rFonts w:eastAsiaTheme="minorEastAsia" w:cstheme="minorHAnsi"/>
          <w:lang w:val="en-US"/>
        </w:rPr>
        <w:t>, which is predicted by the metabolic theory of ecology</w:t>
      </w:r>
      <w:r w:rsidRPr="00972C7F">
        <w:rPr>
          <w:rFonts w:eastAsiaTheme="minorEastAsia" w:cstheme="minorHAnsi"/>
          <w:lang w:val="en-GB"/>
        </w:rPr>
        <w:t>.</w:t>
      </w:r>
      <w:commentRangeEnd w:id="239"/>
      <w:r w:rsidRPr="00DF0177">
        <w:rPr>
          <w:rStyle w:val="Kommentarsreferens"/>
        </w:rPr>
        <w:commentReference w:id="239"/>
      </w:r>
      <w:commentRangeEnd w:id="240"/>
      <w:r w:rsidRPr="00DF0177">
        <w:rPr>
          <w:rFonts w:eastAsiaTheme="minorEastAsia" w:cstheme="minorHAnsi"/>
          <w:lang w:val="en-US"/>
        </w:rPr>
        <w:t xml:space="preserve"> </w:t>
      </w:r>
      <w:r w:rsidRPr="00DF0177">
        <w:rPr>
          <w:rStyle w:val="Kommentarsreferens"/>
        </w:rPr>
        <w:commentReference w:id="240"/>
      </w:r>
      <w:r w:rsidRPr="00972C7F">
        <w:rPr>
          <w:rFonts w:eastAsiaTheme="minorEastAsia" w:cstheme="minorHAnsi"/>
          <w:lang w:val="en-GB"/>
        </w:rPr>
        <w:t>To illustrate this in terms of specific growth, an increase in temperature</w:t>
      </w:r>
      <w:r w:rsidRPr="00DF0177">
        <w:rPr>
          <w:rFonts w:eastAsiaTheme="minorEastAsia" w:cstheme="minorHAnsi"/>
          <w:lang w:val="en-US"/>
        </w:rPr>
        <w:t xml:space="preserve"> from 15</w:t>
      </w:r>
      <m:oMath>
        <m:r>
          <w:rPr>
            <w:rFonts w:ascii="Cambria Math" w:eastAsiaTheme="minorEastAsia" w:hAnsi="Cambria Math" w:cstheme="minorHAnsi"/>
            <w:lang w:val="en-GB"/>
          </w:rPr>
          <m:t>℃</m:t>
        </m:r>
      </m:oMath>
      <w:r w:rsidRPr="00DF0177">
        <w:rPr>
          <w:rFonts w:eastAsiaTheme="minorEastAsia" w:cstheme="minorHAnsi"/>
          <w:lang w:val="en-US"/>
        </w:rPr>
        <w:t xml:space="preserve"> (overall mean in data)</w:t>
      </w:r>
      <w:r w:rsidRPr="00972C7F">
        <w:rPr>
          <w:rFonts w:eastAsiaTheme="minorEastAsia" w:cstheme="minorHAnsi"/>
          <w:iCs/>
          <w:lang w:val="en-GB"/>
        </w:rPr>
        <w:t xml:space="preserve"> </w:t>
      </w:r>
      <w:r w:rsidRPr="00DF0177">
        <w:rPr>
          <w:rFonts w:eastAsiaTheme="minorEastAsia" w:cstheme="minorHAnsi"/>
          <w:iCs/>
          <w:lang w:val="en-US"/>
        </w:rPr>
        <w:t>to 25</w:t>
      </w:r>
      <m:oMath>
        <m:r>
          <w:rPr>
            <w:rFonts w:ascii="Cambria Math" w:eastAsiaTheme="minorEastAsia" w:hAnsi="Cambria Math" w:cstheme="minorHAnsi"/>
            <w:lang w:val="en-GB"/>
          </w:rPr>
          <m:t>℃</m:t>
        </m:r>
      </m:oMath>
      <w:r w:rsidRPr="00DF0177">
        <w:rPr>
          <w:rFonts w:eastAsiaTheme="minorEastAsia" w:cstheme="minorHAnsi"/>
          <w:lang w:val="en-US"/>
        </w:rPr>
        <w:t xml:space="preserve"> </w:t>
      </w:r>
      <w:r>
        <w:rPr>
          <w:rFonts w:eastAsiaTheme="minorEastAsia" w:cstheme="minorHAnsi"/>
          <w:lang w:val="en-US"/>
        </w:rPr>
        <w:t xml:space="preserve">leads to an increase in predicted natural log of </w:t>
      </w:r>
      <w:r w:rsidRPr="00DF0177">
        <w:rPr>
          <w:rFonts w:eastAsiaTheme="minorEastAsia" w:cstheme="minorHAnsi"/>
          <w:lang w:val="en-US"/>
        </w:rPr>
        <w:t xml:space="preserve">growth </w:t>
      </w:r>
      <w:r w:rsidRPr="00972C7F">
        <w:rPr>
          <w:rFonts w:eastAsiaTheme="minorEastAsia" w:cstheme="minorHAnsi"/>
          <w:lang w:val="en-GB"/>
        </w:rPr>
        <w:t>by</w:t>
      </w:r>
      <w:r w:rsidRPr="00DF0177">
        <w:rPr>
          <w:rFonts w:eastAsiaTheme="minorEastAsia" w:cstheme="minorHAnsi"/>
          <w:lang w:val="en-US"/>
        </w:rPr>
        <w:t xml:space="preserve"> a factor of 2.</w:t>
      </w:r>
      <w:r>
        <w:rPr>
          <w:rFonts w:eastAsiaTheme="minorEastAsia" w:cstheme="minorHAnsi"/>
          <w:lang w:val="en-US"/>
        </w:rPr>
        <w:t>9</w:t>
      </w:r>
      <w:r w:rsidRPr="00DF0177">
        <w:rPr>
          <w:rFonts w:eastAsiaTheme="minorEastAsia" w:cstheme="minorHAnsi"/>
          <w:lang w:val="en-US"/>
        </w:rPr>
        <w:t xml:space="preserve"> for a fish of </w:t>
      </w:r>
      <w:r>
        <w:rPr>
          <w:rFonts w:eastAsiaTheme="minorEastAsia" w:cstheme="minorHAnsi"/>
          <w:lang w:val="en-US"/>
        </w:rPr>
        <w:t xml:space="preserve">mean mass </w:t>
      </w:r>
      <w:r w:rsidRPr="00DF0177">
        <w:rPr>
          <w:rFonts w:eastAsiaTheme="minorEastAsia" w:cstheme="minorHAnsi"/>
          <w:lang w:val="en-US"/>
        </w:rPr>
        <w:t>(~190</w:t>
      </w:r>
      <m:oMath>
        <m:r>
          <w:rPr>
            <w:rFonts w:ascii="Cambria Math" w:eastAsiaTheme="minorEastAsia" w:hAnsi="Cambria Math" w:cstheme="minorHAnsi"/>
            <w:lang w:val="en-US"/>
          </w:rPr>
          <m:t xml:space="preserve"> </m:t>
        </m:r>
        <m:r>
          <m:rPr>
            <m:sty m:val="p"/>
          </m:rPr>
          <w:rPr>
            <w:rFonts w:ascii="Cambria Math" w:eastAsiaTheme="minorEastAsia" w:hAnsi="Cambria Math" w:cstheme="minorHAnsi"/>
            <w:lang w:val="en-US"/>
          </w:rPr>
          <m:t>g</m:t>
        </m:r>
      </m:oMath>
      <w:r w:rsidRPr="00DF0177">
        <w:rPr>
          <w:rFonts w:eastAsiaTheme="minorEastAsia" w:cstheme="minorHAnsi"/>
          <w:lang w:val="en-US"/>
        </w:rPr>
        <w:t>)</w:t>
      </w:r>
      <w:r w:rsidRPr="00972C7F">
        <w:rPr>
          <w:rFonts w:eastAsiaTheme="minorEastAsia" w:cstheme="minorHAnsi"/>
          <w:lang w:val="en-GB"/>
        </w:rPr>
        <w:t>.</w:t>
      </w:r>
    </w:p>
    <w:p w14:paraId="7D37A5AE" w14:textId="5AF25464"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224A07">
        <w:rPr>
          <w:rFonts w:eastAsiaTheme="minorEastAsia" w:cstheme="minorHAnsi"/>
          <w:lang w:val="en-US"/>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C9526D">
        <w:rPr>
          <w:rFonts w:eastAsiaTheme="minorEastAsia" w:cstheme="minorHAnsi"/>
          <w:lang w:val="en-US"/>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224A07">
        <w:rPr>
          <w:rFonts w:eastAsiaTheme="minorEastAsia" w:cstheme="minorHAnsi"/>
          <w:lang w:val="en-US"/>
        </w:rPr>
        <w:t>s</w:t>
      </w:r>
      <w:r w:rsidR="00224A07">
        <w:rPr>
          <w:rFonts w:eastAsiaTheme="minorEastAsia" w:cstheme="minorHAnsi"/>
          <w:lang w:val="en-US"/>
        </w:rPr>
        <w:t xml:space="preserve">eparately </w:t>
      </w:r>
      <w:r w:rsidR="00C84B73" w:rsidRPr="00972C7F">
        <w:rPr>
          <w:rFonts w:eastAsiaTheme="minorEastAsia" w:cstheme="minorHAnsi"/>
          <w:lang w:val="en-GB"/>
        </w:rPr>
        <w:t xml:space="preserve">(Fig. </w:t>
      </w:r>
      <w:r w:rsidR="009F3E2E" w:rsidRPr="001F78FE">
        <w:rPr>
          <w:rFonts w:eastAsiaTheme="minorEastAsia" w:cstheme="minorHAnsi"/>
          <w:lang w:val="en-US"/>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 xml:space="preserve">The unimodal temperature-dependence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1F78FE">
        <w:rPr>
          <w:rFonts w:eastAsiaTheme="minorEastAsia" w:cstheme="minorHAnsi"/>
          <w:lang w:val="en-US"/>
        </w:rPr>
        <w:t xml:space="preserve">at the same </w:t>
      </w:r>
      <w:r w:rsidR="001F78FE">
        <w:rPr>
          <w:rFonts w:eastAsiaTheme="minorEastAsia" w:cstheme="minorHAnsi"/>
          <w:lang w:val="en-US"/>
        </w:rPr>
        <w:t xml:space="preserve">rate </w:t>
      </w:r>
      <w:commentRangeStart w:id="243"/>
      <w:ins w:id="244" w:author="Anna Gårdmark" w:date="2020-02-03T22:22:00Z">
        <w:r w:rsidR="008A107C">
          <w:rPr>
            <w:rFonts w:eastAsiaTheme="minorEastAsia" w:cstheme="minorHAnsi"/>
            <w:lang w:val="en-US"/>
          </w:rPr>
          <w:t xml:space="preserve">as metabolism </w:t>
        </w:r>
        <w:commentRangeEnd w:id="243"/>
        <w:r w:rsidR="008A107C">
          <w:rPr>
            <w:rStyle w:val="Kommentarsreferens"/>
          </w:rPr>
          <w:commentReference w:id="243"/>
        </w:r>
      </w:ins>
      <w:r w:rsidR="002A6E0F" w:rsidRPr="00972C7F">
        <w:rPr>
          <w:rFonts w:eastAsiaTheme="minorEastAsia" w:cstheme="minorHAnsi"/>
          <w:lang w:val="en-GB"/>
        </w:rPr>
        <w:t>with temperature a</w:t>
      </w:r>
      <w:r w:rsidR="00A04BA1" w:rsidRPr="00972C7F">
        <w:rPr>
          <w:rFonts w:eastAsiaTheme="minorEastAsia" w:cstheme="minorHAnsi"/>
          <w:lang w:val="en-GB"/>
        </w:rPr>
        <w:t>t sub-optimum</w:t>
      </w:r>
      <w:r w:rsidR="001F78F5" w:rsidRPr="00972C7F">
        <w:rPr>
          <w:rFonts w:eastAsiaTheme="minorEastAsia" w:cstheme="minorHAnsi"/>
          <w:lang w:val="en-GB"/>
        </w:rPr>
        <w:t xml:space="preserve"> temperatures</w:t>
      </w:r>
      <w:r w:rsidR="00A04BA1" w:rsidRPr="00972C7F">
        <w:rPr>
          <w:rFonts w:eastAsiaTheme="minorEastAsia" w:cstheme="minorHAnsi"/>
          <w:lang w:val="en-GB"/>
        </w:rPr>
        <w:t xml:space="preserve"> </w:t>
      </w:r>
      <w:r w:rsidR="001F78F5" w:rsidRPr="001F78F5">
        <w:rPr>
          <w:rFonts w:eastAsiaTheme="minorEastAsia" w:cstheme="minorHAnsi"/>
          <w:lang w:val="en-US"/>
        </w:rPr>
        <w:t>(for consumption</w:t>
      </w:r>
      <w:r w:rsidR="001F78F5">
        <w:rPr>
          <w:rFonts w:eastAsiaTheme="minorEastAsia" w:cstheme="minorHAnsi"/>
          <w:lang w:val="en-US"/>
        </w:rPr>
        <w:t>)</w:t>
      </w:r>
      <w:r w:rsidR="00BF51C3" w:rsidRPr="00972C7F">
        <w:rPr>
          <w:rFonts w:eastAsiaTheme="minorEastAsia" w:cstheme="minorHAnsi"/>
          <w:lang w:val="en-GB"/>
        </w:rPr>
        <w:t xml:space="preserve">, </w:t>
      </w:r>
      <w:r w:rsidR="00BA136B" w:rsidRPr="00972C7F">
        <w:rPr>
          <w:rFonts w:eastAsiaTheme="minorEastAsia" w:cstheme="minorHAnsi"/>
          <w:lang w:val="en-GB"/>
        </w:rPr>
        <w:t>eventually</w:t>
      </w:r>
      <w:r w:rsidR="00296C9A" w:rsidRPr="00972C7F">
        <w:rPr>
          <w:rFonts w:eastAsiaTheme="minorEastAsia" w:cstheme="minorHAnsi"/>
          <w:lang w:val="en-GB"/>
        </w:rPr>
        <w:t xml:space="preserve">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CF0753">
        <w:rPr>
          <w:rFonts w:eastAsiaTheme="minorEastAsia" w:cstheme="minorHAnsi"/>
          <w:lang w:val="en-US"/>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e>
        </m:acc>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6C5DEC">
        <w:rPr>
          <w:rFonts w:eastAsiaTheme="minorEastAsia" w:cstheme="minorHAnsi"/>
          <w:lang w:val="en-US"/>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5973ED">
        <w:rPr>
          <w:rFonts w:eastAsiaTheme="minorEastAsia" w:cstheme="minorHAnsi"/>
          <w:lang w:val="en-US"/>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245"/>
      <w:commentRangeStart w:id="246"/>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245"/>
      <w:r w:rsidR="004369A2">
        <w:rPr>
          <w:rStyle w:val="Kommentarsreferens"/>
        </w:rPr>
        <w:commentReference w:id="245"/>
      </w:r>
      <w:commentRangeEnd w:id="246"/>
      <m:oMath>
        <m:r>
          <w:rPr>
            <w:rFonts w:ascii="Cambria Math" w:eastAsiaTheme="minorEastAsia" w:hAnsi="Cambria Math" w:cstheme="minorHAnsi"/>
            <w:lang w:val="en-GB"/>
          </w:rPr>
          <m:t>℃</m:t>
        </m:r>
      </m:oMath>
      <w:r w:rsidR="003B5ECD">
        <w:rPr>
          <w:rStyle w:val="Kommentarsreferens"/>
        </w:rPr>
        <w:commentReference w:id="246"/>
      </w:r>
      <w:r w:rsidR="00A50D17">
        <w:rPr>
          <w:rFonts w:eastAsiaTheme="minorEastAsia" w:cstheme="minorHAnsi"/>
          <w:lang w:val="en-US"/>
        </w:rPr>
        <w:t xml:space="preserve">, </w:t>
      </w:r>
      <w:commentRangeStart w:id="247"/>
      <w:r w:rsidR="00A50D17">
        <w:rPr>
          <w:rFonts w:eastAsiaTheme="minorEastAsia" w:cstheme="minorHAnsi"/>
          <w:lang w:val="en-US"/>
        </w:rPr>
        <w:t xml:space="preserve">but we also note these two extreme values </w:t>
      </w:r>
      <w:r w:rsidR="000A388C">
        <w:rPr>
          <w:rFonts w:eastAsiaTheme="minorEastAsia" w:cstheme="minorHAnsi"/>
          <w:lang w:val="en-US"/>
        </w:rPr>
        <w:t>could be due to inaccurate descriptions of the thermal environment.</w:t>
      </w:r>
      <w:r w:rsidR="009731DC" w:rsidRPr="00972C7F">
        <w:rPr>
          <w:rFonts w:eastAsiaTheme="minorEastAsia" w:cstheme="minorHAnsi"/>
          <w:lang w:val="en-GB"/>
        </w:rPr>
        <w:t xml:space="preserve"> </w:t>
      </w:r>
      <w:commentRangeEnd w:id="247"/>
      <w:r w:rsidR="0028454F">
        <w:rPr>
          <w:rStyle w:val="Kommentarsreferens"/>
        </w:rPr>
        <w:commentReference w:id="247"/>
      </w:r>
      <w:r w:rsidR="003D5EDF" w:rsidRPr="003D5EDF">
        <w:rPr>
          <w:rFonts w:eastAsiaTheme="minorEastAsia" w:cstheme="minorHAnsi"/>
          <w:lang w:val="en-US"/>
        </w:rPr>
        <w:t>Across</w:t>
      </w:r>
      <w:r w:rsidR="003D5EDF">
        <w:rPr>
          <w:rFonts w:eastAsiaTheme="minorEastAsia" w:cstheme="minorHAnsi"/>
          <w:lang w:val="en-US"/>
        </w:rPr>
        <w:t xml:space="preserve"> species, the mean </w:t>
      </w:r>
      <w:r w:rsidR="00A50D17">
        <w:rPr>
          <w:rFonts w:eastAsiaTheme="minorEastAsia" w:cstheme="minorHAnsi"/>
          <w:lang w:val="en-US"/>
        </w:rPr>
        <w:t xml:space="preserve">distance </w:t>
      </w:r>
      <w:r w:rsidR="003D5EDF">
        <w:rPr>
          <w:rFonts w:eastAsiaTheme="minorEastAsia" w:cstheme="minorHAnsi"/>
          <w:lang w:val="en-US"/>
        </w:rPr>
        <w:t xml:space="preserve">between the mid-point of the environmental temperature and temperature where consumption is maximized is </w:t>
      </w:r>
      <w:r w:rsidR="00535F42">
        <w:rPr>
          <w:rFonts w:eastAsiaTheme="minorEastAsia" w:cstheme="minorHAnsi"/>
          <w:lang w:val="en-US"/>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504EE2">
        <w:rPr>
          <w:rFonts w:eastAsiaTheme="minorEastAsia" w:cstheme="minorHAnsi"/>
          <w:lang w:val="en-US"/>
        </w:rPr>
        <w:t>with stand</w:t>
      </w:r>
      <w:r w:rsidR="00504EE2">
        <w:rPr>
          <w:rFonts w:eastAsiaTheme="minorEastAsia" w:cstheme="minorHAnsi"/>
          <w:lang w:val="en-US"/>
        </w:rPr>
        <w:t xml:space="preserve">ard deviation of </w:t>
      </w:r>
      <w:r w:rsidR="00246552" w:rsidRPr="00246552">
        <w:rPr>
          <w:rFonts w:eastAsiaTheme="minorEastAsia" w:cstheme="minorHAnsi"/>
          <w:lang w:val="en-US"/>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6E9CAD47" w:rsidR="00CA28E0" w:rsidRPr="00EC73BB" w:rsidRDefault="00191B54" w:rsidP="00E46073">
      <w:pPr>
        <w:spacing w:line="480" w:lineRule="auto"/>
        <w:ind w:firstLine="284"/>
        <w:contextualSpacing/>
        <w:jc w:val="both"/>
        <w:rPr>
          <w:rFonts w:cstheme="minorHAnsi"/>
          <w:lang w:val="en-US"/>
        </w:rPr>
      </w:pPr>
      <w:r w:rsidRPr="00191B54">
        <w:rPr>
          <w:rFonts w:eastAsiaTheme="minorEastAsia" w:cstheme="minorHAnsi"/>
          <w:lang w:val="en-US"/>
        </w:rPr>
        <w:t xml:space="preserve">The implication of unimodal </w:t>
      </w:r>
      <w:r w:rsidR="006E6618">
        <w:rPr>
          <w:rFonts w:eastAsiaTheme="minorEastAsia" w:cstheme="minorHAnsi"/>
          <w:lang w:val="en-US"/>
        </w:rPr>
        <w:t xml:space="preserve">thermal response curves for maximum consumption is that the difference between </w:t>
      </w:r>
      <w:r w:rsidR="00FC6010">
        <w:rPr>
          <w:rFonts w:eastAsiaTheme="minorEastAsia" w:cstheme="minorHAnsi"/>
          <w:lang w:val="en-US"/>
        </w:rPr>
        <w:t>exponentially increasing</w:t>
      </w:r>
      <w:r w:rsidR="00F759B1">
        <w:rPr>
          <w:rFonts w:eastAsiaTheme="minorEastAsia" w:cstheme="minorHAnsi"/>
          <w:lang w:val="en-US"/>
        </w:rPr>
        <w:t xml:space="preserve"> </w:t>
      </w:r>
      <w:r w:rsidR="006E6618">
        <w:rPr>
          <w:rFonts w:eastAsiaTheme="minorEastAsia" w:cstheme="minorHAnsi"/>
          <w:lang w:val="en-US"/>
        </w:rPr>
        <w:t>metabolic rate</w:t>
      </w:r>
      <w:r w:rsidR="00013FF2">
        <w:rPr>
          <w:rFonts w:eastAsiaTheme="minorEastAsia" w:cstheme="minorHAnsi"/>
          <w:lang w:val="en-US"/>
        </w:rPr>
        <w:t xml:space="preserve"> (</w:t>
      </w:r>
      <w:r w:rsidR="00F759B1">
        <w:rPr>
          <w:rFonts w:eastAsiaTheme="minorEastAsia" w:cstheme="minorHAnsi"/>
          <w:lang w:val="en-US"/>
        </w:rPr>
        <w:t>proportional to energetic costs</w:t>
      </w:r>
      <w:r w:rsidR="00013FF2">
        <w:rPr>
          <w:rFonts w:eastAsiaTheme="minorEastAsia" w:cstheme="minorHAnsi"/>
          <w:lang w:val="en-US"/>
        </w:rPr>
        <w:t>)</w:t>
      </w:r>
      <w:r w:rsidR="006E6618">
        <w:rPr>
          <w:rFonts w:eastAsiaTheme="minorEastAsia" w:cstheme="minorHAnsi"/>
          <w:lang w:val="en-US"/>
        </w:rPr>
        <w:t xml:space="preserve"> and consumption </w:t>
      </w:r>
      <w:r w:rsidR="00F759B1">
        <w:rPr>
          <w:rFonts w:eastAsiaTheme="minorEastAsia" w:cstheme="minorHAnsi"/>
          <w:lang w:val="en-US"/>
        </w:rPr>
        <w:t xml:space="preserve">(proportional to energetic gains) </w:t>
      </w:r>
      <w:r w:rsidR="006E6618">
        <w:rPr>
          <w:rFonts w:eastAsiaTheme="minorEastAsia" w:cstheme="minorHAnsi"/>
          <w:lang w:val="en-US"/>
        </w:rPr>
        <w:t>also is unimodal</w:t>
      </w:r>
      <w:r w:rsidR="00463D5F">
        <w:rPr>
          <w:rFonts w:eastAsiaTheme="minorEastAsia" w:cstheme="minorHAnsi"/>
          <w:lang w:val="en-US"/>
        </w:rPr>
        <w:t>, with a slightly lower optimum (Fig. 5)</w:t>
      </w:r>
      <w:r w:rsidR="001107F5">
        <w:rPr>
          <w:rFonts w:eastAsiaTheme="minorEastAsia" w:cstheme="minorHAnsi"/>
          <w:lang w:val="en-US"/>
        </w:rPr>
        <w:t>.</w:t>
      </w:r>
      <w:r w:rsidR="00CC3ADF">
        <w:rPr>
          <w:rFonts w:eastAsiaTheme="minorEastAsia" w:cstheme="minorHAnsi"/>
          <w:lang w:val="en-US"/>
        </w:rPr>
        <w:t xml:space="preserve"> </w:t>
      </w:r>
      <w:r w:rsidR="00911AB3">
        <w:rPr>
          <w:rFonts w:eastAsiaTheme="minorEastAsia" w:cstheme="minorHAnsi"/>
          <w:lang w:val="en-US"/>
        </w:rPr>
        <w:t>T</w:t>
      </w:r>
      <w:r w:rsidR="00CC3ADF">
        <w:rPr>
          <w:rFonts w:eastAsiaTheme="minorEastAsia" w:cstheme="minorHAnsi"/>
          <w:lang w:val="en-US"/>
        </w:rPr>
        <w:t>his is a common observation</w:t>
      </w:r>
      <w:r w:rsidR="00911CAE">
        <w:rPr>
          <w:rFonts w:eastAsiaTheme="minorEastAsia" w:cstheme="minorHAnsi"/>
          <w:lang w:val="en-US"/>
        </w:rPr>
        <w:t xml:space="preserve"> for a single body size </w:t>
      </w:r>
      <w:r w:rsidR="00911CAE">
        <w:rPr>
          <w:rFonts w:eastAsiaTheme="minorEastAsia" w:cstheme="minorHAnsi"/>
          <w:lang w:val="en-US"/>
        </w:rPr>
        <w:fldChar w:fldCharType="begin"/>
      </w:r>
      <w:r w:rsidR="00911CAE">
        <w:rPr>
          <w:rFonts w:eastAsiaTheme="minorEastAsia" w:cstheme="minorHAnsi"/>
          <w:lang w:val="en-US"/>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lang w:val="en-US"/>
        </w:rPr>
        <w:fldChar w:fldCharType="separate"/>
      </w:r>
      <w:r w:rsidR="00911CAE" w:rsidRPr="006750E1">
        <w:rPr>
          <w:rFonts w:ascii="Times New Roman" w:cs="Times New Roman"/>
          <w:lang w:val="en-GB"/>
        </w:rPr>
        <w:t>(Jobling 1997)</w:t>
      </w:r>
      <w:r w:rsidR="00911CAE">
        <w:rPr>
          <w:rFonts w:eastAsiaTheme="minorEastAsia" w:cstheme="minorHAnsi"/>
          <w:lang w:val="en-US"/>
        </w:rPr>
        <w:fldChar w:fldCharType="end"/>
      </w:r>
      <w:r w:rsidR="004048E8">
        <w:rPr>
          <w:rFonts w:eastAsiaTheme="minorEastAsia" w:cstheme="minorHAnsi"/>
          <w:lang w:val="en-US"/>
        </w:rPr>
        <w:t>,</w:t>
      </w:r>
      <w:r w:rsidR="00AD5B39">
        <w:rPr>
          <w:rFonts w:eastAsiaTheme="minorEastAsia" w:cstheme="minorHAnsi"/>
          <w:lang w:val="en-US"/>
        </w:rPr>
        <w:t xml:space="preserve"> </w:t>
      </w:r>
      <w:del w:id="248" w:author="Anna Gårdmark" w:date="2020-02-04T08:52:00Z">
        <w:r w:rsidR="00AD5B39" w:rsidDel="00BD7D6F">
          <w:rPr>
            <w:rFonts w:eastAsiaTheme="minorEastAsia" w:cstheme="minorHAnsi"/>
            <w:lang w:val="en-US"/>
          </w:rPr>
          <w:delText xml:space="preserve">and </w:delText>
        </w:r>
      </w:del>
      <w:ins w:id="249" w:author="Anna Gårdmark" w:date="2020-02-04T08:52:00Z">
        <w:r w:rsidR="00BD7D6F">
          <w:rPr>
            <w:rFonts w:eastAsiaTheme="minorEastAsia" w:cstheme="minorHAnsi"/>
            <w:lang w:val="en-US"/>
          </w:rPr>
          <w:t xml:space="preserve">but </w:t>
        </w:r>
      </w:ins>
      <w:r w:rsidR="00AD5B39">
        <w:rPr>
          <w:rFonts w:eastAsiaTheme="minorEastAsia" w:cstheme="minorHAnsi"/>
          <w:lang w:val="en-US"/>
        </w:rPr>
        <w:t xml:space="preserve">the body size-aspect of </w:t>
      </w:r>
      <w:del w:id="250" w:author="Anna Gårdmark" w:date="2020-02-03T22:25:00Z">
        <w:r w:rsidR="00AD5B39" w:rsidDel="008A107C">
          <w:rPr>
            <w:rFonts w:eastAsiaTheme="minorEastAsia" w:cstheme="minorHAnsi"/>
            <w:lang w:val="en-US"/>
          </w:rPr>
          <w:delText xml:space="preserve">it </w:delText>
        </w:r>
      </w:del>
      <w:ins w:id="251" w:author="Anna Gårdmark" w:date="2020-02-03T22:25:00Z">
        <w:r w:rsidR="008A107C">
          <w:rPr>
            <w:rFonts w:eastAsiaTheme="minorEastAsia" w:cstheme="minorHAnsi"/>
            <w:lang w:val="en-US"/>
          </w:rPr>
          <w:t xml:space="preserve">this difference </w:t>
        </w:r>
      </w:ins>
      <w:r w:rsidR="00AD5B39">
        <w:rPr>
          <w:rFonts w:eastAsiaTheme="minorEastAsia" w:cstheme="minorHAnsi"/>
          <w:lang w:val="en-US"/>
        </w:rPr>
        <w:t>is less acknowledge</w:t>
      </w:r>
      <w:ins w:id="252" w:author="Anna Gårdmark" w:date="2020-02-03T22:25:00Z">
        <w:r w:rsidR="008A107C">
          <w:rPr>
            <w:rFonts w:eastAsiaTheme="minorEastAsia" w:cstheme="minorHAnsi"/>
            <w:lang w:val="en-US"/>
          </w:rPr>
          <w:t>d</w:t>
        </w:r>
      </w:ins>
      <w:r w:rsidR="00AD5B39">
        <w:rPr>
          <w:rFonts w:eastAsiaTheme="minorEastAsia" w:cstheme="minorHAnsi"/>
          <w:lang w:val="en-US"/>
        </w:rPr>
        <w:t>.</w:t>
      </w:r>
      <w:r w:rsidR="000238B8">
        <w:rPr>
          <w:rFonts w:eastAsiaTheme="minorEastAsia" w:cstheme="minorHAnsi"/>
          <w:lang w:val="en-US"/>
        </w:rPr>
        <w:t xml:space="preserve"> W</w:t>
      </w:r>
      <w:r w:rsidR="00CC3ADF">
        <w:rPr>
          <w:rFonts w:eastAsiaTheme="minorEastAsia" w:cstheme="minorHAnsi"/>
          <w:lang w:val="en-US"/>
        </w:rPr>
        <w:t xml:space="preserve">e </w:t>
      </w:r>
      <w:r w:rsidR="00524D1F">
        <w:rPr>
          <w:rFonts w:eastAsiaTheme="minorEastAsia" w:cstheme="minorHAnsi"/>
          <w:lang w:val="en-US"/>
        </w:rPr>
        <w:t xml:space="preserve">exemplify the thermal response of net-energy gain </w:t>
      </w:r>
      <w:r w:rsidR="00CC3ADF">
        <w:rPr>
          <w:rFonts w:eastAsiaTheme="minorEastAsia" w:cstheme="minorHAnsi"/>
          <w:lang w:val="en-US"/>
        </w:rPr>
        <w:t xml:space="preserve">using </w:t>
      </w:r>
      <w:r w:rsidR="00CC2FBD">
        <w:rPr>
          <w:rFonts w:eastAsiaTheme="minorEastAsia" w:cstheme="minorHAnsi"/>
          <w:lang w:val="en-US"/>
        </w:rPr>
        <w:t>two body sizes</w:t>
      </w:r>
      <w:r w:rsidR="009E167B">
        <w:rPr>
          <w:rFonts w:eastAsiaTheme="minorEastAsia" w:cstheme="minorHAnsi"/>
          <w:lang w:val="en-US"/>
        </w:rPr>
        <w:t xml:space="preserve"> and the </w:t>
      </w:r>
      <w:r w:rsidR="00144C44">
        <w:rPr>
          <w:rFonts w:eastAsiaTheme="minorEastAsia" w:cstheme="minorHAnsi"/>
          <w:lang w:val="en-US"/>
        </w:rPr>
        <w:t xml:space="preserve">mass- and temperature dependent </w:t>
      </w:r>
      <w:r w:rsidR="00F930CD">
        <w:rPr>
          <w:rFonts w:eastAsiaTheme="minorEastAsia" w:cstheme="minorHAnsi"/>
          <w:lang w:val="en-US"/>
        </w:rPr>
        <w:t>statistical models for metabolism and</w:t>
      </w:r>
      <w:r w:rsidR="005B1DF6">
        <w:rPr>
          <w:rFonts w:eastAsiaTheme="minorEastAsia" w:cstheme="minorHAnsi"/>
          <w:lang w:val="en-US"/>
        </w:rPr>
        <w:t xml:space="preserve"> consumption (exemplified using the species </w:t>
      </w:r>
      <w:r w:rsidR="005B1DF6" w:rsidRPr="005B1DF6">
        <w:rPr>
          <w:rFonts w:eastAsiaTheme="minorEastAsia" w:cstheme="minorHAnsi"/>
          <w:i/>
          <w:iCs/>
          <w:lang w:val="en-US"/>
        </w:rPr>
        <w:t>C. argus</w:t>
      </w:r>
      <w:r w:rsidR="005B1DF6">
        <w:rPr>
          <w:rFonts w:eastAsiaTheme="minorEastAsia" w:cstheme="minorHAnsi"/>
          <w:lang w:val="en-US"/>
        </w:rPr>
        <w:t>)</w:t>
      </w:r>
      <w:ins w:id="253" w:author="Anna Gårdmark" w:date="2020-02-03T22:26:00Z">
        <w:r w:rsidR="008A107C">
          <w:rPr>
            <w:rFonts w:eastAsiaTheme="minorEastAsia" w:cstheme="minorHAnsi"/>
            <w:lang w:val="en-US"/>
          </w:rPr>
          <w:t>,</w:t>
        </w:r>
      </w:ins>
      <w:r w:rsidR="00747003">
        <w:rPr>
          <w:rFonts w:eastAsiaTheme="minorEastAsia" w:cstheme="minorHAnsi"/>
          <w:lang w:val="en-US"/>
        </w:rPr>
        <w:t xml:space="preserve"> and show that the optimum of net-energy gain declines with body size.</w:t>
      </w:r>
      <w:r w:rsidR="003D0B87">
        <w:rPr>
          <w:rFonts w:eastAsiaTheme="minorEastAsia" w:cstheme="minorHAnsi"/>
          <w:lang w:val="en-US"/>
        </w:rPr>
        <w:t xml:space="preserve"> </w:t>
      </w:r>
      <w:r w:rsidR="005B370D">
        <w:rPr>
          <w:rFonts w:eastAsiaTheme="minorEastAsia" w:cstheme="minorHAnsi"/>
          <w:lang w:val="en-US"/>
        </w:rPr>
        <w:t xml:space="preserve">Empirical estimates of optimum temperature for growth across different body sizes within species corroborate this </w:t>
      </w:r>
      <w:r w:rsidR="008C404E">
        <w:rPr>
          <w:rFonts w:eastAsiaTheme="minorEastAsia" w:cstheme="minorHAnsi"/>
          <w:lang w:val="en-US"/>
        </w:rPr>
        <w:t>prediction.</w:t>
      </w:r>
      <w:r w:rsidR="00276DC2">
        <w:rPr>
          <w:rFonts w:eastAsiaTheme="minorEastAsia" w:cstheme="minorHAnsi"/>
          <w:lang w:val="en-US"/>
        </w:rPr>
        <w:t xml:space="preserve"> Specifically, we</w:t>
      </w:r>
      <w:r w:rsidR="00276DC2" w:rsidRPr="003266BF">
        <w:rPr>
          <w:rFonts w:cstheme="minorHAnsi"/>
          <w:lang w:val="en-US"/>
        </w:rPr>
        <w:t xml:space="preserve"> find that </w:t>
      </w:r>
      <w:r w:rsidR="00064C78" w:rsidRPr="003266BF">
        <w:rPr>
          <w:rFonts w:cstheme="minorHAnsi"/>
          <w:lang w:val="en-US"/>
        </w:rPr>
        <w:t xml:space="preserve">the </w:t>
      </w:r>
      <w:r w:rsidR="00CA28E0" w:rsidRPr="00972C7F">
        <w:rPr>
          <w:rFonts w:cstheme="minorHAnsi"/>
          <w:lang w:val="en-GB"/>
        </w:rPr>
        <w:t xml:space="preserve">optimum temperature </w:t>
      </w:r>
      <w:r w:rsidR="00CA28E0" w:rsidRPr="00C428D8">
        <w:rPr>
          <w:rFonts w:cstheme="minorHAnsi"/>
          <w:lang w:val="en-US"/>
        </w:rPr>
        <w:t xml:space="preserve">for </w:t>
      </w:r>
      <w:r w:rsidR="00CA28E0">
        <w:rPr>
          <w:rFonts w:cstheme="minorHAnsi"/>
          <w:lang w:val="en-US"/>
        </w:rPr>
        <w:t xml:space="preserve">growth </w:t>
      </w:r>
      <w:r w:rsidR="00CA28E0" w:rsidRPr="00972C7F">
        <w:rPr>
          <w:rFonts w:cstheme="minorHAnsi"/>
          <w:lang w:val="en-GB"/>
        </w:rPr>
        <w:t>declines with body size</w:t>
      </w:r>
      <w:r w:rsidR="00CA28E0" w:rsidRPr="00BB030B">
        <w:rPr>
          <w:rFonts w:cstheme="minorHAnsi"/>
          <w:lang w:val="en-US"/>
        </w:rPr>
        <w:t xml:space="preserve"> </w:t>
      </w:r>
      <w:r w:rsidR="00CA28E0" w:rsidRPr="00387B3E">
        <w:rPr>
          <w:rFonts w:cstheme="minorHAnsi"/>
          <w:lang w:val="en-US"/>
        </w:rPr>
        <w:t>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387B3E">
        <w:rPr>
          <w:rFonts w:eastAsiaTheme="minorEastAsia" w:cstheme="minorHAnsi"/>
          <w:lang w:val="en-US"/>
        </w:rPr>
        <w:t xml:space="preserve"> </w:t>
      </w:r>
      <w:r w:rsidR="00CA28E0" w:rsidRPr="00972C7F">
        <w:rPr>
          <w:rFonts w:eastAsiaTheme="minorEastAsia" w:cstheme="minorHAnsi"/>
          <w:lang w:val="en-GB"/>
        </w:rPr>
        <w:t xml:space="preserve">the natural log of relative body mass (Fig. </w:t>
      </w:r>
      <w:r w:rsidR="00700427" w:rsidRPr="00DF552C">
        <w:rPr>
          <w:rFonts w:eastAsiaTheme="minorEastAsia" w:cstheme="minorHAnsi"/>
          <w:lang w:val="en-US"/>
        </w:rPr>
        <w:t>6</w:t>
      </w:r>
      <w:r w:rsidR="00CA28E0" w:rsidRPr="00972C7F">
        <w:rPr>
          <w:rFonts w:eastAsiaTheme="minorEastAsia" w:cstheme="minorHAnsi"/>
          <w:lang w:val="en-GB"/>
        </w:rPr>
        <w:t>)</w:t>
      </w:r>
      <w:r w:rsidR="00CA28E0" w:rsidRPr="00387B3E">
        <w:rPr>
          <w:rFonts w:eastAsiaTheme="minorEastAsia" w:cstheme="minorHAnsi"/>
          <w:lang w:val="en-US"/>
        </w:rPr>
        <w:t xml:space="preserve">. </w:t>
      </w:r>
      <w:r w:rsidR="00CA28E0">
        <w:rPr>
          <w:rFonts w:eastAsiaTheme="minorEastAsia" w:cstheme="minorHAnsi"/>
          <w:lang w:val="en-US"/>
        </w:rPr>
        <w:t xml:space="preserve">This decline in optimum temperature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commentRangeStart w:id="254"/>
      <w:r w:rsidR="00CA28E0" w:rsidRPr="00972C7F">
        <w:rPr>
          <w:rFonts w:cstheme="minorHAnsi"/>
          <w:lang w:val="en-GB"/>
        </w:rPr>
        <w:t>.</w:t>
      </w:r>
      <w:commentRangeEnd w:id="254"/>
      <w:r w:rsidR="008A107C">
        <w:rPr>
          <w:rStyle w:val="Kommentarsreferens"/>
        </w:rPr>
        <w:commentReference w:id="254"/>
      </w:r>
      <w:r w:rsidR="00CA28E0" w:rsidRPr="00410B71">
        <w:rPr>
          <w:rFonts w:cstheme="minorHAnsi"/>
          <w:lang w:val="en-US"/>
        </w:rPr>
        <w:t xml:space="preserve"> </w:t>
      </w:r>
      <w:r w:rsidR="00CA28E0">
        <w:rPr>
          <w:rFonts w:cstheme="minorHAnsi"/>
          <w:lang w:val="en-US"/>
        </w:rPr>
        <w:t xml:space="preserve">The two models, with and without species-varying slopes, were indistinguishable in terms of </w:t>
      </w:r>
      <w:commentRangeStart w:id="255"/>
      <w:r w:rsidR="00CA28E0">
        <w:rPr>
          <w:rFonts w:cstheme="minorHAnsi"/>
          <w:lang w:val="en-US"/>
        </w:rPr>
        <w:t>WAIC</w:t>
      </w:r>
      <w:commentRangeEnd w:id="255"/>
      <w:r w:rsidR="00CA28E0">
        <w:rPr>
          <w:rStyle w:val="Kommentarsreferens"/>
        </w:rPr>
        <w:commentReference w:id="255"/>
      </w:r>
      <w:r w:rsidR="00CA28E0">
        <w:rPr>
          <w:rFonts w:cstheme="minorHAnsi"/>
          <w:lang w:val="en-US"/>
        </w:rPr>
        <w:t xml:space="preserve"> </w:t>
      </w:r>
      <w:r w:rsidR="00CA28E0" w:rsidRPr="00492D69">
        <w:rPr>
          <w:rFonts w:cstheme="minorHAnsi"/>
          <w:lang w:val="en-US"/>
        </w:rPr>
        <w:t>(</w:t>
      </w:r>
      <m:oMath>
        <m:r>
          <m:rPr>
            <m:sty m:val="p"/>
          </m:rPr>
          <w:rPr>
            <w:rFonts w:ascii="Cambria Math" w:hAnsi="Cambria Math" w:cstheme="minorHAnsi"/>
            <w:lang w:val="en-US"/>
          </w:rPr>
          <m:t>Δ</m:t>
        </m:r>
      </m:oMath>
      <w:r w:rsidR="00CA28E0" w:rsidRPr="00492D69">
        <w:rPr>
          <w:rFonts w:cstheme="minorHAnsi"/>
          <w:lang w:val="en-US"/>
        </w:rPr>
        <w:t xml:space="preserve">WAIC = 1.3), </w:t>
      </w:r>
      <w:r w:rsidR="00CA28E0">
        <w:rPr>
          <w:rFonts w:cstheme="minorHAnsi"/>
          <w:lang w:val="en-US"/>
        </w:rPr>
        <w:t xml:space="preserve">and we therefore present the results for the global slope model for parsimony. </w:t>
      </w:r>
      <w:r w:rsidR="00CA28E0" w:rsidRPr="008E24F5">
        <w:rPr>
          <w:rFonts w:eastAsiaTheme="minorEastAsia" w:cstheme="minorHAnsi"/>
          <w:lang w:val="en-US"/>
        </w:rPr>
        <w:t>The</w:t>
      </w:r>
      <w:r w:rsidR="00CA28E0" w:rsidRPr="00972C7F">
        <w:rPr>
          <w:rFonts w:eastAsiaTheme="minorEastAsia" w:cstheme="minorHAnsi"/>
          <w:lang w:val="en-GB"/>
        </w:rPr>
        <w:t xml:space="preserve"> general relationship</w:t>
      </w:r>
      <w:r w:rsidR="00CA28E0" w:rsidRPr="00E752FE">
        <w:rPr>
          <w:rFonts w:eastAsiaTheme="minorEastAsia" w:cstheme="minorHAnsi"/>
          <w:lang w:val="en-US"/>
        </w:rPr>
        <w:t xml:space="preserve"> </w:t>
      </w:r>
      <w:r w:rsidR="00CA28E0" w:rsidRPr="00972C7F">
        <w:rPr>
          <w:rFonts w:eastAsiaTheme="minorEastAsia" w:cstheme="minorHAnsi"/>
          <w:lang w:val="en-GB"/>
        </w:rPr>
        <w:t>is given by</w:t>
      </w:r>
      <w:r w:rsidR="00CA28E0" w:rsidRPr="00FA2823">
        <w:rPr>
          <w:rFonts w:eastAsiaTheme="minorEastAsia" w:cstheme="minorHAnsi"/>
          <w:lang w:val="en-US"/>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8E095E">
        <w:rPr>
          <w:rFonts w:eastAsiaTheme="minorEastAsia" w:cstheme="minorHAnsi"/>
          <w:lang w:val="en-US"/>
        </w:rPr>
        <w:t xml:space="preserve">, where </w:t>
      </w:r>
      <w:commentRangeStart w:id="256"/>
      <m:oMath>
        <m:r>
          <w:rPr>
            <w:rFonts w:ascii="Cambria Math" w:eastAsiaTheme="minorEastAsia" w:hAnsi="Cambria Math" w:cstheme="minorHAnsi"/>
            <w:lang w:val="en-US"/>
          </w:rPr>
          <m:t>m</m:t>
        </m:r>
      </m:oMath>
      <w:r w:rsidR="00CA28E0" w:rsidRPr="008E095E">
        <w:rPr>
          <w:rFonts w:eastAsiaTheme="minorEastAsia" w:cstheme="minorHAnsi"/>
          <w:lang w:val="en-US"/>
        </w:rPr>
        <w:t xml:space="preserve"> i</w:t>
      </w:r>
      <w:r w:rsidR="00CA28E0">
        <w:rPr>
          <w:rFonts w:eastAsiaTheme="minorEastAsia" w:cstheme="minorHAnsi"/>
          <w:lang w:val="en-US"/>
        </w:rPr>
        <w:t>s relative mass</w:t>
      </w:r>
      <w:commentRangeEnd w:id="256"/>
      <w:r w:rsidR="008A107C">
        <w:rPr>
          <w:rStyle w:val="Kommentarsreferens"/>
        </w:rPr>
        <w:commentReference w:id="256"/>
      </w:r>
      <w:r w:rsidR="00CA28E0" w:rsidRPr="00972C7F">
        <w:rPr>
          <w:rFonts w:eastAsiaTheme="minorEastAsia" w:cstheme="minorHAnsi"/>
          <w:lang w:val="en-GB"/>
        </w:rPr>
        <w:t xml:space="preserve">. </w:t>
      </w:r>
      <w:r w:rsidR="00CA0C24" w:rsidRPr="00EC73BB">
        <w:rPr>
          <w:rFonts w:eastAsiaTheme="minorEastAsia" w:cstheme="minorHAnsi"/>
          <w:lang w:val="en-US"/>
        </w:rPr>
        <w:t xml:space="preserve">We </w:t>
      </w:r>
      <w:r w:rsidR="00A85775">
        <w:rPr>
          <w:rFonts w:eastAsiaTheme="minorEastAsia" w:cstheme="minorHAnsi"/>
          <w:lang w:val="en-US"/>
        </w:rPr>
        <w:t xml:space="preserve">also </w:t>
      </w:r>
      <w:r w:rsidR="00406140" w:rsidRPr="00EC73BB">
        <w:rPr>
          <w:rFonts w:eastAsiaTheme="minorEastAsia" w:cstheme="minorHAnsi"/>
          <w:lang w:val="en-US"/>
        </w:rPr>
        <w:t xml:space="preserve">find that </w:t>
      </w:r>
      <w:r w:rsidR="0023286E">
        <w:rPr>
          <w:rFonts w:eastAsiaTheme="minorEastAsia" w:cstheme="minorHAnsi"/>
          <w:lang w:val="en-US"/>
        </w:rPr>
        <w:t xml:space="preserve">the </w:t>
      </w:r>
      <w:r w:rsidR="00884294">
        <w:rPr>
          <w:rFonts w:eastAsiaTheme="minorEastAsia" w:cstheme="minorHAnsi"/>
          <w:lang w:val="en-US"/>
        </w:rPr>
        <w:t xml:space="preserve">mean </w:t>
      </w:r>
      <w:r w:rsidR="009329C0">
        <w:rPr>
          <w:rFonts w:eastAsiaTheme="minorEastAsia" w:cstheme="minorHAnsi"/>
          <w:lang w:val="en-US"/>
        </w:rPr>
        <w:t xml:space="preserve">across-species </w:t>
      </w:r>
      <w:r w:rsidR="00EC73BB">
        <w:rPr>
          <w:rFonts w:eastAsiaTheme="minorEastAsia" w:cstheme="minorHAnsi"/>
          <w:lang w:val="en-US"/>
        </w:rPr>
        <w:t xml:space="preserve">difference between the </w:t>
      </w:r>
      <w:r w:rsidR="00504470">
        <w:rPr>
          <w:rFonts w:eastAsiaTheme="minorEastAsia" w:cstheme="minorHAnsi"/>
          <w:lang w:val="en-US"/>
        </w:rPr>
        <w:t>mean</w:t>
      </w:r>
      <w:r w:rsidR="004E2144">
        <w:rPr>
          <w:rFonts w:eastAsiaTheme="minorEastAsia" w:cstheme="minorHAnsi"/>
          <w:lang w:val="en-US"/>
        </w:rPr>
        <w:t xml:space="preserve"> intraspecific growth optimum </w:t>
      </w:r>
      <w:r w:rsidR="00804E59">
        <w:rPr>
          <w:rFonts w:eastAsiaTheme="minorEastAsia" w:cstheme="minorHAnsi"/>
          <w:lang w:val="en-US"/>
        </w:rPr>
        <w:t xml:space="preserve">temperature (across body sizes within species) </w:t>
      </w:r>
      <w:r w:rsidR="004E2144">
        <w:rPr>
          <w:rFonts w:eastAsiaTheme="minorEastAsia" w:cstheme="minorHAnsi"/>
          <w:lang w:val="en-US"/>
        </w:rPr>
        <w:t xml:space="preserve">and the </w:t>
      </w:r>
      <w:r w:rsidR="00CE46DF">
        <w:rPr>
          <w:rFonts w:eastAsiaTheme="minorEastAsia" w:cstheme="minorHAnsi"/>
          <w:lang w:val="en-US"/>
        </w:rPr>
        <w:t xml:space="preserve">mid-point of the species environmental temperature is </w:t>
      </w:r>
      <w:r w:rsidR="009656C7">
        <w:rPr>
          <w:rFonts w:eastAsiaTheme="minorEastAsia" w:cstheme="minorHAnsi"/>
          <w:lang w:val="en-US"/>
        </w:rPr>
        <w:t>6.5</w:t>
      </w:r>
      <m:oMath>
        <m:r>
          <w:rPr>
            <w:rFonts w:ascii="Cambria Math" w:eastAsiaTheme="minorEastAsia" w:hAnsi="Cambria Math" w:cstheme="minorHAnsi"/>
            <w:lang w:val="en-US"/>
          </w:rPr>
          <m:t>℃</m:t>
        </m:r>
      </m:oMath>
      <w:r w:rsidR="0019675C">
        <w:rPr>
          <w:rFonts w:eastAsiaTheme="minorEastAsia" w:cstheme="minorHAnsi"/>
          <w:lang w:val="en-US"/>
        </w:rPr>
        <w:t xml:space="preserve"> </w:t>
      </w:r>
      <w:r w:rsidR="0019675C" w:rsidRPr="00EC73BB">
        <w:rPr>
          <w:rFonts w:eastAsiaTheme="minorEastAsia" w:cstheme="minorHAnsi"/>
          <w:lang w:val="en-US"/>
        </w:rPr>
        <w:t>(Fig. 7)</w:t>
      </w:r>
      <w:r w:rsidR="00982591">
        <w:rPr>
          <w:rFonts w:eastAsiaTheme="minorEastAsia" w:cstheme="minorHAnsi"/>
          <w:lang w:val="en-US"/>
        </w:rPr>
        <w:t xml:space="preserve">. </w:t>
      </w:r>
    </w:p>
    <w:p w14:paraId="06FA3335" w14:textId="77777777" w:rsidR="00CA28E0" w:rsidRPr="00972C7F" w:rsidRDefault="00CA28E0" w:rsidP="002E3379">
      <w:pPr>
        <w:spacing w:line="480" w:lineRule="auto"/>
        <w:ind w:firstLine="284"/>
        <w:contextualSpacing/>
        <w:jc w:val="both"/>
        <w:rPr>
          <w:rFonts w:eastAsiaTheme="minorEastAsia" w:cstheme="minorHAnsi"/>
          <w:lang w:val="en-GB"/>
        </w:rPr>
      </w:pPr>
    </w:p>
    <w:p w14:paraId="52A9F2B4" w14:textId="0C7774BE" w:rsidR="00524113" w:rsidRPr="00CD224D" w:rsidRDefault="00524113" w:rsidP="002E3379">
      <w:pPr>
        <w:spacing w:line="480" w:lineRule="auto"/>
        <w:contextualSpacing/>
        <w:jc w:val="both"/>
      </w:pPr>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602434">
        <w:rPr>
          <w:lang w:val="en-US"/>
        </w:rPr>
        <w:t>m</w:t>
      </w:r>
      <w:r w:rsidR="00BC3531" w:rsidRPr="00972C7F">
        <w:rPr>
          <w:lang w:val="en-GB"/>
        </w:rPr>
        <w:t>*</w:t>
      </w:r>
      <w:r w:rsidR="006475A0" w:rsidRPr="00602434">
        <w:rPr>
          <w:lang w:val="en-US"/>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6D1A9C">
        <w:rPr>
          <w:lang w:val="en-US"/>
        </w:rPr>
        <w:t xml:space="preserve">and </w:t>
      </w:r>
      <w:r w:rsidR="006D1A9C">
        <w:rPr>
          <w:lang w:val="en-US"/>
        </w:rPr>
        <w:t>absolute WAIC in brackets</w:t>
      </w:r>
      <w:r w:rsidR="00CD224D" w:rsidRPr="00972C7F">
        <w:rPr>
          <w:lang w:val="en-GB"/>
        </w:rPr>
        <w:t>,</w:t>
      </w:r>
      <w:r w:rsidR="000802E7" w:rsidRPr="000802E7">
        <w:rPr>
          <w:lang w:val="en-US"/>
        </w:rPr>
        <w:t xml:space="preserve"> rounded to the nea</w:t>
      </w:r>
      <w:r w:rsidR="000802E7">
        <w:rPr>
          <w:lang w:val="en-US"/>
        </w:rPr>
        <w:t>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rPr>
          <w:lang w:val="en-US"/>
        </w:rPr>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rPr>
          <w:lang w:val="en-US"/>
        </w:rPr>
        <w:t>2</w:t>
      </w:r>
      <w:r w:rsidR="002A2BD3">
        <w:t xml:space="preserve">. </w:t>
      </w:r>
    </w:p>
    <w:tbl>
      <w:tblPr>
        <w:tblStyle w:val="Rutntstabell1ljus"/>
        <w:tblW w:w="0" w:type="auto"/>
        <w:tblLook w:val="04A0" w:firstRow="1" w:lastRow="0" w:firstColumn="1" w:lastColumn="0" w:noHBand="0" w:noVBand="1"/>
      </w:tblPr>
      <w:tblGrid>
        <w:gridCol w:w="815"/>
        <w:gridCol w:w="583"/>
        <w:gridCol w:w="2660"/>
        <w:gridCol w:w="1562"/>
        <w:gridCol w:w="1967"/>
        <w:gridCol w:w="1429"/>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BD7D6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BD7D6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BD7D6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BD7D6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BD7D6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BD7D6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BD7D6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1167</w:t>
            </w:r>
            <w:r w:rsidR="009A7A44" w:rsidRPr="00195C11">
              <w:rPr>
                <w:rFonts w:cstheme="minorHAnsi"/>
              </w:rPr>
              <w:t>.</w:t>
            </w:r>
            <w:r>
              <w:rPr>
                <w:rFonts w:cstheme="minorHAnsi"/>
              </w:rPr>
              <w:t>6</w:t>
            </w:r>
            <w:r w:rsidR="009A7A44" w:rsidRPr="00195C11">
              <w:rPr>
                <w:rFonts w:cstheme="minorHAnsi"/>
              </w:rPr>
              <w:t xml:space="preserve"> (</w:t>
            </w:r>
            <w:r w:rsidR="00664FB8">
              <w:rPr>
                <w:rFonts w:cstheme="minorHAnsi"/>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rPr>
              <w:t>.5</w:t>
            </w:r>
            <w:r w:rsidRPr="00195C11">
              <w:rPr>
                <w:rFonts w:cstheme="minorHAnsi"/>
              </w:rPr>
              <w:t xml:space="preserve"> (712.</w:t>
            </w:r>
            <w:r w:rsidR="00E67359" w:rsidRPr="00195C11">
              <w:rPr>
                <w:rFonts w:cstheme="minorHAnsi"/>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56</w:t>
            </w:r>
            <w:r w:rsidR="009A7A44" w:rsidRPr="00195C11">
              <w:rPr>
                <w:rFonts w:cstheme="minorHAnsi"/>
              </w:rPr>
              <w:t>.</w:t>
            </w:r>
            <w:r w:rsidRPr="00195C11">
              <w:rPr>
                <w:rFonts w:cstheme="minorHAnsi"/>
              </w:rPr>
              <w:t>8</w:t>
            </w:r>
            <w:r w:rsidR="009A7A44" w:rsidRPr="00195C11">
              <w:rPr>
                <w:rFonts w:cstheme="minorHAnsi"/>
              </w:rPr>
              <w:t xml:space="preserve"> (</w:t>
            </w:r>
            <w:r w:rsidR="004C7E3C" w:rsidRPr="00195C11">
              <w:rPr>
                <w:rFonts w:cstheme="minorHAnsi"/>
              </w:rPr>
              <w:t>99</w:t>
            </w:r>
            <w:r w:rsidR="009A7A44" w:rsidRPr="00195C11">
              <w:rPr>
                <w:rFonts w:cstheme="minorHAnsi"/>
              </w:rPr>
              <w:t>.</w:t>
            </w:r>
            <w:r w:rsidR="004C7E3C" w:rsidRPr="00195C11">
              <w:rPr>
                <w:rFonts w:cstheme="minorHAnsi"/>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BD7D6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2363</w:t>
            </w:r>
            <w:r w:rsidR="00437DC1">
              <w:rPr>
                <w:rFonts w:cstheme="minorHAnsi"/>
              </w:rPr>
              <w:t>.7</w:t>
            </w:r>
            <w:r w:rsidR="009A7A44" w:rsidRPr="00195C11">
              <w:rPr>
                <w:rFonts w:cstheme="minorHAnsi"/>
              </w:rPr>
              <w:t xml:space="preserve"> (</w:t>
            </w:r>
            <w:r w:rsidR="00664FB8">
              <w:rPr>
                <w:rFonts w:cstheme="minorHAnsi"/>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681.9</w:t>
            </w:r>
            <w:r w:rsidR="009A7A44" w:rsidRPr="00195C11">
              <w:rPr>
                <w:rFonts w:cstheme="minorHAnsi"/>
              </w:rPr>
              <w:t xml:space="preserve"> (1</w:t>
            </w:r>
            <w:r w:rsidR="00E67359" w:rsidRPr="00195C11">
              <w:rPr>
                <w:rFonts w:cstheme="minorHAnsi"/>
              </w:rPr>
              <w:t>208</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91</w:t>
            </w:r>
            <w:r w:rsidRPr="00195C11">
              <w:rPr>
                <w:rFonts w:cstheme="minorHAnsi"/>
              </w:rPr>
              <w:t>.</w:t>
            </w:r>
            <w:r w:rsidR="00F11EF2" w:rsidRPr="00195C11">
              <w:rPr>
                <w:rFonts w:cstheme="minorHAnsi"/>
              </w:rPr>
              <w:t>1</w:t>
            </w:r>
            <w:r w:rsidRPr="00195C11">
              <w:rPr>
                <w:rFonts w:cstheme="minorHAnsi"/>
              </w:rPr>
              <w:t xml:space="preserve"> (2</w:t>
            </w:r>
            <w:r w:rsidR="004C7E3C" w:rsidRPr="00195C11">
              <w:rPr>
                <w:rFonts w:cstheme="minorHAnsi"/>
              </w:rPr>
              <w:t>34</w:t>
            </w:r>
            <w:r w:rsidRPr="00195C11">
              <w:rPr>
                <w:rFonts w:cstheme="minorHAnsi"/>
              </w:rPr>
              <w:t>.</w:t>
            </w:r>
            <w:r w:rsidR="004C7E3C" w:rsidRPr="00195C11">
              <w:rPr>
                <w:rFonts w:cstheme="minorHAnsi"/>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BD7D6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4200</w:t>
            </w:r>
            <w:r w:rsidR="009A7A44" w:rsidRPr="00195C11">
              <w:rPr>
                <w:rFonts w:cstheme="minorHAnsi"/>
              </w:rPr>
              <w:t xml:space="preserve"> (</w:t>
            </w:r>
            <w:r w:rsidR="00664FB8">
              <w:rPr>
                <w:rFonts w:cstheme="minorHAnsi"/>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672</w:t>
            </w:r>
            <w:r w:rsidR="009A7A44" w:rsidRPr="00195C11">
              <w:rPr>
                <w:rFonts w:cstheme="minorHAnsi"/>
              </w:rPr>
              <w:t xml:space="preserve"> (</w:t>
            </w:r>
            <w:r w:rsidR="00E67359" w:rsidRPr="00195C11">
              <w:rPr>
                <w:rFonts w:cstheme="minorHAnsi"/>
              </w:rPr>
              <w:t>1198</w:t>
            </w:r>
            <w:r w:rsidR="009A7A44" w:rsidRPr="00195C11">
              <w:rPr>
                <w:rFonts w:cstheme="minorHAnsi"/>
              </w:rPr>
              <w:t>.</w:t>
            </w:r>
            <w:r w:rsidR="00E67359" w:rsidRPr="00195C11">
              <w:rPr>
                <w:rFonts w:cstheme="minorHAnsi"/>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38</w:t>
            </w:r>
            <w:r w:rsidRPr="00195C11">
              <w:rPr>
                <w:rFonts w:cstheme="minorHAnsi"/>
              </w:rPr>
              <w:t>.</w:t>
            </w:r>
            <w:r w:rsidR="00F11EF2" w:rsidRPr="00195C11">
              <w:rPr>
                <w:rFonts w:cstheme="minorHAnsi"/>
              </w:rPr>
              <w:t>3</w:t>
            </w:r>
            <w:r w:rsidRPr="00195C11">
              <w:rPr>
                <w:rFonts w:cstheme="minorHAnsi"/>
              </w:rPr>
              <w:t xml:space="preserve"> (</w:t>
            </w:r>
            <w:r w:rsidR="004C7E3C" w:rsidRPr="00195C11">
              <w:rPr>
                <w:rFonts w:cstheme="minorHAnsi"/>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0DD93218" w14:textId="77777777" w:rsidR="00524113" w:rsidRPr="00771CB3" w:rsidRDefault="00524113" w:rsidP="002E3379">
      <w:pPr>
        <w:spacing w:line="480" w:lineRule="auto"/>
        <w:contextualSpacing/>
        <w:jc w:val="both"/>
        <w:rPr>
          <w:rFonts w:cstheme="minorHAnsi"/>
          <w:b/>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4"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35AA5510" w:rsidR="004D63B8" w:rsidRPr="00972C7F" w:rsidRDefault="004D63B8" w:rsidP="00F700D0">
      <w:pPr>
        <w:spacing w:line="360" w:lineRule="auto"/>
        <w:contextualSpacing/>
        <w:jc w:val="both"/>
        <w:rPr>
          <w:rFonts w:cstheme="minorHAnsi"/>
          <w:lang w:val="en-GB"/>
        </w:rPr>
      </w:pPr>
      <w:commentRangeStart w:id="257"/>
      <w:r w:rsidRPr="00972C7F">
        <w:rPr>
          <w:rFonts w:cstheme="minorHAnsi"/>
          <w:b/>
          <w:bCs/>
          <w:i/>
          <w:iCs/>
          <w:lang w:val="en-GB"/>
        </w:rPr>
        <w:t>Fig</w:t>
      </w:r>
      <w:r w:rsidR="00704B3C" w:rsidRPr="00EB6461">
        <w:rPr>
          <w:rFonts w:cstheme="minorHAnsi"/>
          <w:b/>
          <w:bCs/>
          <w:i/>
          <w:iCs/>
          <w:lang w:val="en-US"/>
        </w:rPr>
        <w:t>.</w:t>
      </w:r>
      <w:r w:rsidRPr="00972C7F">
        <w:rPr>
          <w:rFonts w:cstheme="minorHAnsi"/>
          <w:b/>
          <w:bCs/>
          <w:i/>
          <w:iCs/>
          <w:lang w:val="en-GB"/>
        </w:rPr>
        <w:t xml:space="preserve"> </w:t>
      </w:r>
      <w:r w:rsidR="00704B3C" w:rsidRPr="00EB6461">
        <w:rPr>
          <w:rFonts w:cstheme="minorHAnsi"/>
          <w:b/>
          <w:bCs/>
          <w:i/>
          <w:iCs/>
          <w:lang w:val="en-US"/>
        </w:rPr>
        <w:t>1</w:t>
      </w:r>
      <w:commentRangeEnd w:id="257"/>
      <w:r w:rsidR="00DA3029">
        <w:rPr>
          <w:rStyle w:val="Kommentarsreferens"/>
        </w:rPr>
        <w:commentReference w:id="257"/>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 xml:space="preserve">maximum consumption rates (B) vs. natural log of </w:t>
      </w:r>
      <w:commentRangeStart w:id="258"/>
      <w:r w:rsidRPr="00972C7F">
        <w:rPr>
          <w:rFonts w:cstheme="minorHAnsi"/>
          <w:i/>
          <w:iCs/>
          <w:lang w:val="en-GB"/>
        </w:rPr>
        <w:t>mass</w:t>
      </w:r>
      <w:r w:rsidR="005C4748" w:rsidRPr="000439C6">
        <w:rPr>
          <w:rFonts w:cstheme="minorHAnsi"/>
          <w:i/>
          <w:iCs/>
          <w:lang w:val="en-US"/>
        </w:rPr>
        <w:t xml:space="preserve"> </w:t>
      </w:r>
      <w:commentRangeEnd w:id="258"/>
      <w:r w:rsidR="00BD7D6F">
        <w:rPr>
          <w:rStyle w:val="Kommentarsreferens"/>
        </w:rPr>
        <w:commentReference w:id="258"/>
      </w:r>
      <w:r w:rsidR="005C4748" w:rsidRPr="000439C6">
        <w:rPr>
          <w:rFonts w:cstheme="minorHAnsi"/>
          <w:i/>
          <w:iCs/>
          <w:lang w:val="en-US"/>
        </w:rPr>
        <w:t>[g]</w:t>
      </w:r>
      <w:r w:rsidRPr="00972C7F">
        <w:rPr>
          <w:rFonts w:cstheme="minorHAnsi"/>
          <w:i/>
          <w:iCs/>
          <w:lang w:val="en-GB"/>
        </w:rPr>
        <w:t xml:space="preserve">. </w:t>
      </w:r>
      <w:r w:rsidR="0000025A">
        <w:rPr>
          <w:rFonts w:cstheme="minorHAnsi"/>
          <w:i/>
          <w:lang w:val="en-US"/>
        </w:rPr>
        <w:t>L</w:t>
      </w:r>
      <w:r w:rsidR="0000025A" w:rsidRPr="00972C7F">
        <w:rPr>
          <w:rFonts w:cstheme="minorHAnsi"/>
          <w:i/>
          <w:lang w:val="en-GB"/>
        </w:rPr>
        <w:t xml:space="preserve">ines are </w:t>
      </w:r>
      <w:r w:rsidR="0000025A">
        <w:rPr>
          <w:rFonts w:cstheme="minorHAnsi"/>
          <w:i/>
          <w:lang w:val="en-US"/>
        </w:rPr>
        <w:t xml:space="preserve">global </w:t>
      </w:r>
      <w:r w:rsidR="0000025A" w:rsidRPr="00972C7F">
        <w:rPr>
          <w:rFonts w:cstheme="minorHAnsi"/>
          <w:i/>
          <w:lang w:val="en-GB"/>
        </w:rPr>
        <w:t>predictions</w:t>
      </w:r>
      <w:r w:rsidR="0000025A" w:rsidRPr="00A01B59">
        <w:rPr>
          <w:rFonts w:cstheme="minorHAnsi"/>
          <w:i/>
          <w:lang w:val="en-US"/>
        </w:rPr>
        <w:t xml:space="preserve"> </w:t>
      </w:r>
      <w:r w:rsidR="0000025A" w:rsidRPr="00C342BE">
        <w:rPr>
          <w:rFonts w:cstheme="minorHAnsi"/>
          <w:i/>
          <w:lang w:val="en-US"/>
        </w:rPr>
        <w:t xml:space="preserve">for an average species </w:t>
      </w:r>
      <w:r w:rsidR="0000025A" w:rsidRPr="00972C7F">
        <w:rPr>
          <w:rFonts w:cstheme="minorHAnsi"/>
          <w:i/>
          <w:lang w:val="en-GB"/>
        </w:rPr>
        <w:t xml:space="preserve">at </w:t>
      </w:r>
      <w:commentRangeStart w:id="259"/>
      <w:r w:rsidR="0000025A" w:rsidRPr="00972C7F">
        <w:rPr>
          <w:rFonts w:cstheme="minorHAnsi"/>
          <w:i/>
          <w:lang w:val="en-GB"/>
        </w:rPr>
        <w:t xml:space="preserve">temperatures </w:t>
      </w:r>
      <w:r w:rsidR="0000025A">
        <w:rPr>
          <w:rFonts w:cstheme="minorHAnsi"/>
          <w:i/>
          <w:lang w:val="en-US"/>
        </w:rPr>
        <w:t>15</w:t>
      </w:r>
      <m:oMath>
        <m:r>
          <w:rPr>
            <w:rFonts w:ascii="Cambria Math" w:hAnsi="Cambria Math" w:cstheme="minorHAnsi"/>
            <w:lang w:val="en-US"/>
          </w:rPr>
          <m:t>℃</m:t>
        </m:r>
      </m:oMath>
      <w:r w:rsidR="0000025A">
        <w:rPr>
          <w:rFonts w:eastAsiaTheme="minorEastAsia" w:cstheme="minorHAnsi"/>
          <w:i/>
          <w:lang w:val="en-US"/>
        </w:rPr>
        <w:t xml:space="preserve"> (blue line and ribbon)</w:t>
      </w:r>
      <w:r w:rsidR="0000025A" w:rsidRPr="00B94AFA">
        <w:rPr>
          <w:rFonts w:cstheme="minorHAnsi"/>
          <w:i/>
          <w:lang w:val="en-US"/>
        </w:rPr>
        <w:t xml:space="preserve"> </w:t>
      </w:r>
      <w:r w:rsidR="0000025A" w:rsidRPr="00972C7F">
        <w:rPr>
          <w:rFonts w:cstheme="minorHAnsi"/>
          <w:i/>
          <w:lang w:val="en-GB"/>
        </w:rPr>
        <w:t xml:space="preserve">and </w:t>
      </w:r>
      <w:r w:rsidR="0000025A" w:rsidRPr="00785836">
        <w:rPr>
          <w:rFonts w:cstheme="minorHAnsi"/>
          <w:i/>
          <w:lang w:val="en-US"/>
        </w:rPr>
        <w:t>25</w:t>
      </w:r>
      <m:oMath>
        <m:r>
          <w:rPr>
            <w:rFonts w:ascii="Cambria Math" w:hAnsi="Cambria Math" w:cstheme="minorHAnsi"/>
            <w:lang w:val="en-US"/>
          </w:rPr>
          <m:t>℃</m:t>
        </m:r>
        <w:commentRangeEnd w:id="259"/>
        <m:r>
          <m:rPr>
            <m:sty m:val="p"/>
          </m:rPr>
          <w:rPr>
            <w:rStyle w:val="Kommentarsreferens"/>
            <w:rFonts w:ascii="Cambria Math" w:hAnsi="Cambria Math"/>
          </w:rPr>
          <w:commentReference w:id="259"/>
        </m:r>
      </m:oMath>
      <w:r w:rsidR="0000025A">
        <w:rPr>
          <w:rFonts w:eastAsiaTheme="minorEastAsia" w:cstheme="minorHAnsi"/>
          <w:i/>
          <w:lang w:val="en-US"/>
        </w:rPr>
        <w:t xml:space="preserve"> (red line and ribbon). </w:t>
      </w:r>
      <w:r w:rsidR="001A379A">
        <w:rPr>
          <w:rFonts w:eastAsiaTheme="minorEastAsia" w:cstheme="minorHAnsi"/>
          <w:i/>
          <w:lang w:val="en-US"/>
        </w:rPr>
        <w:t>The average temperatures in the data are 19</w:t>
      </w:r>
      <m:oMath>
        <m:r>
          <w:rPr>
            <w:rFonts w:ascii="Cambria Math" w:hAnsi="Cambria Math" w:cstheme="minorHAnsi"/>
            <w:lang w:val="en-US"/>
          </w:rPr>
          <m:t>℃</m:t>
        </m:r>
      </m:oMath>
      <w:r w:rsidR="001A379A">
        <w:rPr>
          <w:rFonts w:eastAsiaTheme="minorEastAsia" w:cstheme="minorHAnsi"/>
          <w:i/>
          <w:lang w:val="en-US"/>
        </w:rPr>
        <w:t xml:space="preserve"> and 18</w:t>
      </w:r>
      <m:oMath>
        <m:r>
          <w:rPr>
            <w:rFonts w:ascii="Cambria Math" w:hAnsi="Cambria Math" w:cstheme="minorHAnsi"/>
            <w:lang w:val="en-US"/>
          </w:rPr>
          <m:t>℃</m:t>
        </m:r>
      </m:oMath>
      <w:r w:rsidR="001A379A">
        <w:rPr>
          <w:rFonts w:eastAsiaTheme="minorEastAsia" w:cstheme="minorHAnsi"/>
          <w:i/>
          <w:lang w:val="en-US"/>
        </w:rPr>
        <w:t xml:space="preserve"> for metabolism and maximum consumption, respectively.</w:t>
      </w:r>
      <w:r w:rsidR="003F48CE">
        <w:rPr>
          <w:rFonts w:eastAsiaTheme="minorEastAsia" w:cstheme="minorHAnsi"/>
          <w:i/>
          <w:lang w:val="en-US"/>
        </w:rPr>
        <w:t xml:space="preserve"> </w:t>
      </w:r>
      <w:r w:rsidR="0000025A">
        <w:rPr>
          <w:rFonts w:eastAsiaTheme="minorEastAsia" w:cstheme="minorHAnsi"/>
          <w:i/>
          <w:lang w:val="en-US"/>
        </w:rPr>
        <w:t xml:space="preserve">Note the model is fitted using </w:t>
      </w:r>
      <w:r w:rsidR="0000025A" w:rsidRPr="00972C7F">
        <w:rPr>
          <w:rFonts w:cstheme="minorHAnsi"/>
          <w:i/>
          <w:lang w:val="en-GB"/>
        </w:rPr>
        <w:t>mean-cent</w:t>
      </w:r>
      <w:ins w:id="260" w:author="Anna Gårdmark" w:date="2020-02-03T22:08:00Z">
        <w:r w:rsidR="005F09E2">
          <w:rPr>
            <w:rFonts w:cstheme="minorHAnsi"/>
            <w:i/>
            <w:lang w:val="en-GB"/>
          </w:rPr>
          <w:t>r</w:t>
        </w:r>
      </w:ins>
      <w:r w:rsidR="0000025A" w:rsidRPr="00972C7F">
        <w:rPr>
          <w:rFonts w:cstheme="minorHAnsi"/>
          <w:i/>
          <w:lang w:val="en-GB"/>
        </w:rPr>
        <w:t>e</w:t>
      </w:r>
      <w:del w:id="261" w:author="Anna Gårdmark" w:date="2020-02-03T22:08:00Z">
        <w:r w:rsidR="0000025A" w:rsidRPr="00972C7F" w:rsidDel="005F09E2">
          <w:rPr>
            <w:rFonts w:cstheme="minorHAnsi"/>
            <w:i/>
            <w:lang w:val="en-GB"/>
          </w:rPr>
          <w:delText>re</w:delText>
        </w:r>
      </w:del>
      <w:r w:rsidR="0000025A" w:rsidRPr="00972C7F">
        <w:rPr>
          <w:rFonts w:cstheme="minorHAnsi"/>
          <w:i/>
          <w:lang w:val="en-GB"/>
        </w:rPr>
        <w:t>d Arrhenius temperature (1/kT)</w:t>
      </w:r>
      <w:r w:rsidR="0000025A" w:rsidRPr="00753C58">
        <w:rPr>
          <w:rFonts w:cstheme="minorHAnsi"/>
          <w:i/>
          <w:lang w:val="en-US"/>
        </w:rPr>
        <w:t xml:space="preserve">, </w:t>
      </w:r>
      <w:r w:rsidR="0000025A">
        <w:rPr>
          <w:rFonts w:cstheme="minorHAnsi"/>
          <w:i/>
          <w:lang w:val="en-US"/>
        </w:rPr>
        <w:t>and then converted for easier interpretation.</w:t>
      </w:r>
      <w:r w:rsidR="00754FD4">
        <w:rPr>
          <w:rFonts w:cstheme="minorHAnsi"/>
          <w:i/>
          <w:lang w:val="en-US"/>
        </w:rPr>
        <w:t xml:space="preserve"> </w:t>
      </w:r>
      <w:r w:rsidRPr="00972C7F">
        <w:rPr>
          <w:rFonts w:cstheme="minorHAnsi"/>
          <w:i/>
          <w:iCs/>
          <w:lang w:val="en-GB"/>
        </w:rPr>
        <w:t xml:space="preserve">Shaded areas correspond to 80% and 95% credible </w:t>
      </w:r>
      <w:r w:rsidR="007F5D88" w:rsidRPr="008C7120">
        <w:rPr>
          <w:rFonts w:cstheme="minorHAnsi"/>
          <w:i/>
          <w:iCs/>
          <w:lang w:val="en-US"/>
        </w:rPr>
        <w:t>interval</w:t>
      </w:r>
      <w:r w:rsidR="006B546E">
        <w:rPr>
          <w:rFonts w:cstheme="minorHAnsi"/>
          <w:i/>
          <w:iCs/>
          <w:lang w:val="en-US"/>
        </w:rPr>
        <w:t xml:space="preserve">. </w:t>
      </w:r>
      <w:r w:rsidR="005A6F94">
        <w:rPr>
          <w:rFonts w:cstheme="minorHAnsi"/>
          <w:i/>
          <w:iCs/>
          <w:lang w:val="en-US"/>
        </w:rPr>
        <w:t>P</w:t>
      </w:r>
      <w:r w:rsidR="00DD78DE" w:rsidRPr="009F3CB0">
        <w:rPr>
          <w:rFonts w:cstheme="minorHAnsi"/>
          <w:i/>
          <w:iCs/>
          <w:lang w:val="en-US"/>
        </w:rPr>
        <w:t>oint</w:t>
      </w:r>
      <w:r w:rsidR="00037764">
        <w:rPr>
          <w:rFonts w:cstheme="minorHAnsi"/>
          <w:i/>
          <w:iCs/>
          <w:lang w:val="en-US"/>
        </w:rPr>
        <w:t xml:space="preserve"> </w:t>
      </w:r>
      <w:r w:rsidR="005A6F94">
        <w:rPr>
          <w:rFonts w:cstheme="minorHAnsi"/>
          <w:i/>
          <w:iCs/>
          <w:lang w:val="en-US"/>
        </w:rPr>
        <w:t>colors</w:t>
      </w:r>
      <w:r w:rsidR="00DD78DE" w:rsidRPr="009F3CB0">
        <w:rPr>
          <w:rFonts w:cstheme="minorHAnsi"/>
          <w:i/>
          <w:iCs/>
          <w:lang w:val="en-US"/>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5"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7C1A2BD4" w:rsidR="000528C4" w:rsidRPr="002D70E2" w:rsidRDefault="000528C4" w:rsidP="00AE33C5">
      <w:pPr>
        <w:spacing w:line="360" w:lineRule="auto"/>
        <w:contextualSpacing/>
        <w:jc w:val="both"/>
        <w:rPr>
          <w:rFonts w:cstheme="minorHAnsi"/>
          <w:i/>
          <w:iCs/>
          <w:lang w:val="en-GB"/>
        </w:rPr>
      </w:pPr>
      <w:commentRangeStart w:id="262"/>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704B3C">
        <w:rPr>
          <w:rFonts w:cstheme="minorHAnsi"/>
          <w:b/>
          <w:bCs/>
          <w:i/>
          <w:iCs/>
          <w:lang w:val="en-US"/>
        </w:rPr>
        <w:t>2</w:t>
      </w:r>
      <w:r w:rsidRPr="002D70E2">
        <w:rPr>
          <w:rFonts w:cstheme="minorHAnsi"/>
          <w:i/>
          <w:iCs/>
          <w:lang w:val="en-GB"/>
        </w:rPr>
        <w:t>.</w:t>
      </w:r>
      <w:commentRangeEnd w:id="262"/>
      <w:r w:rsidR="001B1296">
        <w:rPr>
          <w:rStyle w:val="Kommentarsreferens"/>
        </w:rPr>
        <w:commentReference w:id="262"/>
      </w:r>
      <w:r w:rsidRPr="002D70E2">
        <w:rPr>
          <w:rFonts w:cstheme="minorHAnsi"/>
          <w:i/>
          <w:iCs/>
          <w:lang w:val="en-GB"/>
        </w:rPr>
        <w:t xml:space="preserve"> Posterior medians of </w:t>
      </w:r>
      <w:r w:rsidR="00E13846" w:rsidRPr="00E13846">
        <w:rPr>
          <w:rFonts w:cstheme="minorHAnsi"/>
          <w:i/>
          <w:iCs/>
          <w:lang w:val="en-US"/>
        </w:rPr>
        <w:t xml:space="preserve">the </w:t>
      </w:r>
      <w:r w:rsidR="00E13846">
        <w:rPr>
          <w:rFonts w:cstheme="minorHAnsi"/>
          <w:i/>
          <w:iCs/>
          <w:lang w:val="en-US"/>
        </w:rPr>
        <w:t>global</w:t>
      </w:r>
      <w:r w:rsidR="00E13846" w:rsidRPr="00E13846">
        <w:rPr>
          <w:rFonts w:cstheme="minorHAnsi"/>
          <w:i/>
          <w:iCs/>
          <w:lang w:val="en-US"/>
        </w:rPr>
        <w:t xml:space="preserve"> </w:t>
      </w:r>
      <w:r w:rsidRPr="002D70E2">
        <w:rPr>
          <w:rFonts w:cstheme="minorHAnsi"/>
          <w:i/>
          <w:iCs/>
          <w:lang w:val="en-GB"/>
        </w:rPr>
        <w:t>activation energies and mass</w:t>
      </w:r>
      <w:r w:rsidR="00AE33C5" w:rsidRPr="00AE33C5">
        <w:rPr>
          <w:rFonts w:cstheme="minorHAnsi"/>
          <w:i/>
          <w:iCs/>
          <w:lang w:val="en-US"/>
        </w:rPr>
        <w:t>-</w:t>
      </w:r>
      <w:r w:rsidR="0027749E" w:rsidRPr="002D70E2">
        <w:rPr>
          <w:rFonts w:cstheme="minorHAnsi"/>
          <w:i/>
          <w:iCs/>
          <w:lang w:val="en-GB"/>
        </w:rPr>
        <w:t>exponent</w:t>
      </w:r>
      <w:r w:rsidRPr="002D70E2">
        <w:rPr>
          <w:rFonts w:cstheme="minorHAnsi"/>
          <w:i/>
          <w:iCs/>
          <w:lang w:val="en-GB"/>
        </w:rPr>
        <w:t xml:space="preserve"> </w:t>
      </w:r>
      <w:r w:rsidR="004206DD" w:rsidRPr="004206DD">
        <w:rPr>
          <w:rFonts w:cstheme="minorHAnsi"/>
          <w:i/>
          <w:iCs/>
          <w:lang w:val="en-US"/>
        </w:rPr>
        <w:t xml:space="preserve">of metabolism </w:t>
      </w:r>
      <w:r w:rsidR="004206DD">
        <w:rPr>
          <w:rFonts w:cstheme="minorHAnsi"/>
          <w:i/>
          <w:iCs/>
          <w:lang w:val="en-US"/>
        </w:rPr>
        <w:t xml:space="preserve">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 xml:space="preserve">fitted to below </w:t>
      </w:r>
      <w:commentRangeStart w:id="263"/>
      <w:commentRangeStart w:id="264"/>
      <w:r w:rsidRPr="002D70E2">
        <w:rPr>
          <w:rFonts w:cstheme="minorHAnsi"/>
          <w:i/>
          <w:iCs/>
          <w:lang w:val="en-GB"/>
        </w:rPr>
        <w:t>temperature optimum data</w:t>
      </w:r>
      <w:commentRangeEnd w:id="263"/>
      <w:r w:rsidR="0027749E">
        <w:rPr>
          <w:rStyle w:val="Kommentarsreferens"/>
        </w:rPr>
        <w:commentReference w:id="263"/>
      </w:r>
      <w:commentRangeEnd w:id="264"/>
      <w:r w:rsidR="009C5159">
        <w:rPr>
          <w:rStyle w:val="Kommentarsreferens"/>
        </w:rPr>
        <w:commentReference w:id="264"/>
      </w:r>
      <w:r w:rsidR="00E15A1A" w:rsidRPr="00E15A1A">
        <w:rPr>
          <w:rFonts w:cstheme="minorHAnsi"/>
          <w:i/>
          <w:iCs/>
          <w:lang w:val="en-US"/>
        </w:rPr>
        <w:t xml:space="preserve"> (</w:t>
      </w:r>
      <w:r w:rsidR="00E15A1A">
        <w:rPr>
          <w:rFonts w:cstheme="minorHAnsi"/>
          <w:i/>
          <w:iCs/>
          <w:lang w:val="en-US"/>
        </w:rPr>
        <w:t>white triangles and circles, respectively</w:t>
      </w:r>
      <w:r w:rsidR="00E15A1A" w:rsidRPr="00E15A1A">
        <w:rPr>
          <w:rFonts w:cstheme="minorHAnsi"/>
          <w:i/>
          <w:iCs/>
          <w:lang w:val="en-US"/>
        </w:rPr>
        <w:t>)</w:t>
      </w:r>
      <w:r w:rsidRPr="002D70E2">
        <w:rPr>
          <w:rFonts w:cstheme="minorHAnsi"/>
          <w:i/>
          <w:iCs/>
          <w:lang w:val="en-GB"/>
        </w:rPr>
        <w:t>, and their 80% and 95% credible interval</w:t>
      </w:r>
      <w:r w:rsidR="0035032F" w:rsidRPr="000C5E9D">
        <w:rPr>
          <w:rFonts w:cstheme="minorHAnsi"/>
          <w:i/>
          <w:iCs/>
          <w:lang w:val="en-US"/>
        </w:rPr>
        <w:t xml:space="preserve"> (</w:t>
      </w:r>
      <w:r w:rsidR="000C5E9D" w:rsidRPr="000C5E9D">
        <w:rPr>
          <w:rFonts w:cstheme="minorHAnsi"/>
          <w:i/>
          <w:iCs/>
          <w:lang w:val="en-US"/>
        </w:rPr>
        <w:t>vertical</w:t>
      </w:r>
      <w:r w:rsidR="000C5E9D">
        <w:rPr>
          <w:rFonts w:cstheme="minorHAnsi"/>
          <w:i/>
          <w:iCs/>
          <w:lang w:val="en-US"/>
        </w:rPr>
        <w:t xml:space="preserve"> short and long lines, </w:t>
      </w:r>
      <w:r w:rsidR="009C5159">
        <w:rPr>
          <w:rFonts w:cstheme="minorHAnsi"/>
          <w:i/>
          <w:iCs/>
          <w:lang w:val="en-US"/>
        </w:rPr>
        <w:t>respectively</w:t>
      </w:r>
      <w:r w:rsidR="0035032F" w:rsidRPr="000C5E9D">
        <w:rPr>
          <w:rFonts w:cstheme="minorHAnsi"/>
          <w:i/>
          <w:iCs/>
          <w:lang w:val="en-US"/>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265"/>
      <w:commentRangeStart w:id="266"/>
      <w:commentRangeStart w:id="267"/>
      <w:r w:rsidR="007555A4" w:rsidRPr="00972C7F">
        <w:rPr>
          <w:rFonts w:cstheme="minorHAnsi"/>
          <w:i/>
          <w:iCs/>
          <w:lang w:val="en-GB"/>
        </w:rPr>
        <w:t>an unknown</w:t>
      </w:r>
      <w:r w:rsidRPr="00972C7F">
        <w:rPr>
          <w:rFonts w:cstheme="minorHAnsi"/>
          <w:i/>
          <w:iCs/>
          <w:lang w:val="en-GB"/>
        </w:rPr>
        <w:t xml:space="preserve"> </w:t>
      </w:r>
      <w:commentRangeEnd w:id="265"/>
      <w:r w:rsidR="00F871C6">
        <w:rPr>
          <w:rStyle w:val="Kommentarsreferens"/>
        </w:rPr>
        <w:commentReference w:id="265"/>
      </w:r>
      <w:commentRangeEnd w:id="266"/>
      <w:r w:rsidR="00AE33C5">
        <w:rPr>
          <w:rStyle w:val="Kommentarsreferens"/>
        </w:rPr>
        <w:commentReference w:id="266"/>
      </w:r>
      <w:commentRangeEnd w:id="267"/>
      <w:r w:rsidR="00CE082F">
        <w:rPr>
          <w:rStyle w:val="Kommentarsreferens"/>
        </w:rPr>
        <w:commentReference w:id="267"/>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Eqs.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lang w:val="en-US"/>
        </w:rPr>
        <w:t xml:space="preserve"> standard</w:t>
      </w:r>
      <w:r w:rsidR="00635818">
        <w:rPr>
          <w:rFonts w:eastAsiaTheme="minorEastAsia" w:cstheme="minorHAnsi"/>
          <w:i/>
          <w:lang w:val="en-US"/>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stycke"/>
        <w:spacing w:line="480" w:lineRule="auto"/>
        <w:ind w:left="360"/>
        <w:jc w:val="both"/>
        <w:rPr>
          <w:rFonts w:cstheme="minorHAnsi"/>
          <w:lang w:val="en-GB"/>
        </w:rPr>
      </w:pPr>
    </w:p>
    <w:p w14:paraId="0E492D30" w14:textId="5B16907A" w:rsidR="00D36475" w:rsidRPr="002D70E2" w:rsidRDefault="00D36475" w:rsidP="002E3379">
      <w:pPr>
        <w:pStyle w:val="Liststycke"/>
        <w:spacing w:line="480" w:lineRule="auto"/>
        <w:ind w:left="360"/>
        <w:jc w:val="center"/>
        <w:rPr>
          <w:rFonts w:cstheme="minorHAnsi"/>
          <w:lang w:val="en-GB"/>
        </w:rPr>
      </w:pPr>
    </w:p>
    <w:p w14:paraId="0BB17DED" w14:textId="633D31C3" w:rsidR="00AC569E" w:rsidRPr="002D70E2" w:rsidRDefault="00AC569E" w:rsidP="002E3379">
      <w:pPr>
        <w:pStyle w:val="Liststycke"/>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drawing>
          <wp:inline distT="0" distB="0" distL="0" distR="0" wp14:anchorId="2E47C1B2" wp14:editId="1E451C49">
            <wp:extent cx="4030133" cy="403013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9896" cy="4039896"/>
                    </a:xfrm>
                    <a:prstGeom prst="rect">
                      <a:avLst/>
                    </a:prstGeom>
                  </pic:spPr>
                </pic:pic>
              </a:graphicData>
            </a:graphic>
          </wp:inline>
        </w:drawing>
      </w:r>
    </w:p>
    <w:p w14:paraId="766B4C36" w14:textId="234B5B81" w:rsidR="00704B3C" w:rsidRPr="00D6349C" w:rsidRDefault="00704B3C" w:rsidP="00704B3C">
      <w:pPr>
        <w:spacing w:line="360" w:lineRule="auto"/>
        <w:contextualSpacing/>
        <w:jc w:val="both"/>
        <w:rPr>
          <w:rFonts w:cstheme="minorHAnsi"/>
          <w:i/>
          <w:lang w:val="en-GB"/>
          <w:rPrChange w:id="268" w:author="Anna Gårdmark" w:date="2020-02-03T22:33:00Z">
            <w:rPr>
              <w:rFonts w:cstheme="minorHAnsi"/>
              <w:i/>
            </w:rPr>
          </w:rPrChange>
        </w:rPr>
      </w:pPr>
      <w:r w:rsidRPr="00972C7F">
        <w:rPr>
          <w:rFonts w:cstheme="minorHAnsi"/>
          <w:b/>
          <w:bCs/>
          <w:lang w:val="en-GB"/>
        </w:rPr>
        <w:t xml:space="preserve">Fig. </w:t>
      </w:r>
      <w:r w:rsidRPr="00EB6461">
        <w:rPr>
          <w:rFonts w:cstheme="minorHAnsi"/>
          <w:b/>
          <w:bCs/>
          <w:lang w:val="en-US"/>
        </w:rPr>
        <w:t>3</w:t>
      </w:r>
      <w:r w:rsidRPr="00972C7F">
        <w:rPr>
          <w:rFonts w:cstheme="minorHAnsi"/>
          <w:lang w:val="en-GB"/>
        </w:rPr>
        <w:t>.</w:t>
      </w:r>
      <w:r w:rsidRPr="00972C7F">
        <w:rPr>
          <w:rFonts w:cstheme="minorHAnsi"/>
          <w:i/>
          <w:lang w:val="en-GB"/>
        </w:rPr>
        <w:t xml:space="preserve"> Effects of temperature and body mass on body growth. </w:t>
      </w:r>
      <w:r w:rsidRPr="00EF4C76">
        <w:rPr>
          <w:rFonts w:cstheme="minorHAnsi"/>
          <w:i/>
          <w:lang w:val="en-US"/>
        </w:rPr>
        <w:t xml:space="preserve">Panel </w:t>
      </w:r>
      <w:r w:rsidRPr="00972C7F">
        <w:rPr>
          <w:rFonts w:cstheme="minorHAnsi"/>
          <w:i/>
          <w:lang w:val="en-GB"/>
        </w:rPr>
        <w:t xml:space="preserve">A) </w:t>
      </w:r>
      <w:r w:rsidRPr="00EF4C76">
        <w:rPr>
          <w:rFonts w:cstheme="minorHAnsi"/>
          <w:i/>
          <w:lang w:val="en-US"/>
        </w:rPr>
        <w:t>shows g</w:t>
      </w:r>
      <w:r w:rsidRPr="00972C7F">
        <w:rPr>
          <w:rFonts w:cstheme="minorHAnsi"/>
          <w:i/>
          <w:lang w:val="en-GB"/>
        </w:rPr>
        <w:t>rowth rate [% day</w:t>
      </w:r>
      <w:r w:rsidRPr="00972C7F">
        <w:rPr>
          <w:rFonts w:cstheme="minorHAnsi"/>
          <w:i/>
          <w:vertAlign w:val="superscript"/>
          <w:lang w:val="en-GB"/>
        </w:rPr>
        <w:t>-1</w:t>
      </w:r>
      <w:r w:rsidRPr="00972C7F">
        <w:rPr>
          <w:rFonts w:cstheme="minorHAnsi"/>
          <w:i/>
          <w:lang w:val="en-GB"/>
        </w:rPr>
        <w:t xml:space="preserve">] as a function of </w:t>
      </w:r>
      <w:r w:rsidRPr="00A01B59">
        <w:rPr>
          <w:rFonts w:cstheme="minorHAnsi"/>
          <w:i/>
          <w:lang w:val="en-US"/>
        </w:rPr>
        <w:t xml:space="preserve">mean centered </w:t>
      </w:r>
      <w:r w:rsidRPr="00972C7F">
        <w:rPr>
          <w:rFonts w:cstheme="minorHAnsi"/>
          <w:i/>
          <w:lang w:val="en-GB"/>
        </w:rPr>
        <w:t>body mass, both on natural log scale.</w:t>
      </w:r>
      <w:r w:rsidRPr="00AE4684">
        <w:rPr>
          <w:rFonts w:cstheme="minorHAnsi"/>
          <w:i/>
          <w:lang w:val="en-US"/>
        </w:rPr>
        <w:t xml:space="preserve"> </w:t>
      </w:r>
      <w:r>
        <w:rPr>
          <w:rFonts w:cstheme="minorHAnsi"/>
          <w:i/>
          <w:lang w:val="en-US"/>
        </w:rPr>
        <w:t>L</w:t>
      </w:r>
      <w:r w:rsidRPr="00972C7F">
        <w:rPr>
          <w:rFonts w:cstheme="minorHAnsi"/>
          <w:i/>
          <w:lang w:val="en-GB"/>
        </w:rPr>
        <w:t xml:space="preserve">ines are </w:t>
      </w:r>
      <w:r>
        <w:rPr>
          <w:rFonts w:cstheme="minorHAnsi"/>
          <w:i/>
          <w:lang w:val="en-US"/>
        </w:rPr>
        <w:t xml:space="preserve">global </w:t>
      </w:r>
      <w:r w:rsidRPr="00972C7F">
        <w:rPr>
          <w:rFonts w:cstheme="minorHAnsi"/>
          <w:i/>
          <w:lang w:val="en-GB"/>
        </w:rPr>
        <w:t>predictions</w:t>
      </w:r>
      <w:r w:rsidRPr="00A01B59">
        <w:rPr>
          <w:rFonts w:cstheme="minorHAnsi"/>
          <w:i/>
          <w:lang w:val="en-US"/>
        </w:rPr>
        <w:t xml:space="preserve"> from model M</w:t>
      </w:r>
      <w:r>
        <w:rPr>
          <w:rFonts w:cstheme="minorHAnsi"/>
          <w:i/>
          <w:lang w:val="en-US"/>
        </w:rPr>
        <w:t>1</w:t>
      </w:r>
      <w:r w:rsidRPr="00972C7F">
        <w:rPr>
          <w:rFonts w:cstheme="minorHAnsi"/>
          <w:i/>
          <w:lang w:val="en-GB"/>
        </w:rPr>
        <w:t xml:space="preserve"> </w:t>
      </w:r>
      <w:r w:rsidRPr="00C342BE">
        <w:rPr>
          <w:rFonts w:cstheme="minorHAnsi"/>
          <w:i/>
          <w:lang w:val="en-US"/>
        </w:rPr>
        <w:t xml:space="preserve">for an average species </w:t>
      </w:r>
      <w:r w:rsidRPr="00972C7F">
        <w:rPr>
          <w:rFonts w:cstheme="minorHAnsi"/>
          <w:i/>
          <w:lang w:val="en-GB"/>
        </w:rPr>
        <w:t xml:space="preserve">at temperatures </w:t>
      </w:r>
      <w:r>
        <w:rPr>
          <w:rFonts w:cstheme="minorHAnsi"/>
          <w:i/>
          <w:lang w:val="en-US"/>
        </w:rPr>
        <w:t>15</w:t>
      </w:r>
      <m:oMath>
        <m:r>
          <w:rPr>
            <w:rFonts w:ascii="Cambria Math" w:hAnsi="Cambria Math" w:cstheme="minorHAnsi"/>
            <w:lang w:val="en-US"/>
          </w:rPr>
          <m:t>℃</m:t>
        </m:r>
      </m:oMath>
      <w:r>
        <w:rPr>
          <w:rFonts w:eastAsiaTheme="minorEastAsia" w:cstheme="minorHAnsi"/>
          <w:i/>
          <w:lang w:val="en-US"/>
        </w:rPr>
        <w:t xml:space="preserve"> (blue line and ribbon)</w:t>
      </w:r>
      <w:r w:rsidRPr="00B94AFA">
        <w:rPr>
          <w:rFonts w:cstheme="minorHAnsi"/>
          <w:i/>
          <w:lang w:val="en-US"/>
        </w:rPr>
        <w:t xml:space="preserve">, </w:t>
      </w:r>
      <w:r>
        <w:rPr>
          <w:rFonts w:eastAsiaTheme="minorEastAsia" w:cstheme="minorHAnsi"/>
          <w:i/>
          <w:lang w:val="en-US"/>
        </w:rPr>
        <w:t>which is close to the mean temperature (14.3</w:t>
      </w:r>
      <m:oMath>
        <m:r>
          <w:rPr>
            <w:rFonts w:ascii="Cambria Math" w:hAnsi="Cambria Math" w:cstheme="minorHAnsi"/>
            <w:lang w:val="en-US"/>
          </w:rPr>
          <m:t>℃</m:t>
        </m:r>
      </m:oMath>
      <w:r>
        <w:rPr>
          <w:rFonts w:eastAsiaTheme="minorEastAsia" w:cstheme="minorHAnsi"/>
          <w:i/>
          <w:lang w:val="en-US"/>
        </w:rPr>
        <w:t>) in data</w:t>
      </w:r>
      <w:ins w:id="269" w:author="Anna Gårdmark" w:date="2020-02-03T22:31:00Z">
        <w:r w:rsidR="008A107C">
          <w:rPr>
            <w:rFonts w:eastAsiaTheme="minorEastAsia" w:cstheme="minorHAnsi"/>
            <w:i/>
            <w:lang w:val="en-US"/>
          </w:rPr>
          <w:t>,</w:t>
        </w:r>
      </w:ins>
      <w:r>
        <w:rPr>
          <w:rFonts w:eastAsiaTheme="minorEastAsia" w:cstheme="minorHAnsi"/>
          <w:i/>
          <w:lang w:val="en-US"/>
        </w:rPr>
        <w:t xml:space="preserve"> </w:t>
      </w:r>
      <w:r w:rsidRPr="00972C7F">
        <w:rPr>
          <w:rFonts w:cstheme="minorHAnsi"/>
          <w:i/>
          <w:lang w:val="en-GB"/>
        </w:rPr>
        <w:t xml:space="preserve">and </w:t>
      </w:r>
      <w:r w:rsidRPr="00785836">
        <w:rPr>
          <w:rFonts w:cstheme="minorHAnsi"/>
          <w:i/>
          <w:lang w:val="en-US"/>
        </w:rPr>
        <w:t>25</w:t>
      </w:r>
      <m:oMath>
        <m:r>
          <w:rPr>
            <w:rFonts w:ascii="Cambria Math" w:hAnsi="Cambria Math" w:cstheme="minorHAnsi"/>
            <w:lang w:val="en-US"/>
          </w:rPr>
          <m:t>℃</m:t>
        </m:r>
      </m:oMath>
      <w:r>
        <w:rPr>
          <w:rFonts w:eastAsiaTheme="minorEastAsia" w:cstheme="minorHAnsi"/>
          <w:i/>
          <w:lang w:val="en-US"/>
        </w:rPr>
        <w:t xml:space="preserve"> (red line and ribbon). Note the model is fitted using </w:t>
      </w:r>
      <w:r w:rsidRPr="00972C7F">
        <w:rPr>
          <w:rFonts w:cstheme="minorHAnsi"/>
          <w:i/>
          <w:lang w:val="en-GB"/>
        </w:rPr>
        <w:t>mean-</w:t>
      </w:r>
      <w:del w:id="270" w:author="Anna Gårdmark" w:date="2020-02-03T22:32:00Z">
        <w:r w:rsidRPr="00972C7F" w:rsidDel="008A107C">
          <w:rPr>
            <w:rFonts w:cstheme="minorHAnsi"/>
            <w:i/>
            <w:lang w:val="en-GB"/>
          </w:rPr>
          <w:delText>centered</w:delText>
        </w:r>
      </w:del>
      <w:ins w:id="271" w:author="Anna Gårdmark" w:date="2020-02-03T22:32:00Z">
        <w:r w:rsidR="008A107C" w:rsidRPr="00972C7F">
          <w:rPr>
            <w:rFonts w:cstheme="minorHAnsi"/>
            <w:i/>
            <w:lang w:val="en-GB"/>
          </w:rPr>
          <w:t>centred</w:t>
        </w:r>
      </w:ins>
      <w:r w:rsidRPr="00972C7F">
        <w:rPr>
          <w:rFonts w:cstheme="minorHAnsi"/>
          <w:i/>
          <w:lang w:val="en-GB"/>
        </w:rPr>
        <w:t xml:space="preserve"> Arrhenius temperature (1/kT)</w:t>
      </w:r>
      <w:r w:rsidRPr="00753C58">
        <w:rPr>
          <w:rFonts w:cstheme="minorHAnsi"/>
          <w:i/>
          <w:lang w:val="en-US"/>
        </w:rPr>
        <w:t xml:space="preserve">, </w:t>
      </w:r>
      <w:r>
        <w:rPr>
          <w:rFonts w:cstheme="minorHAnsi"/>
          <w:i/>
          <w:lang w:val="en-US"/>
        </w:rPr>
        <w:t xml:space="preserve">and then converted for easier interpretation. </w:t>
      </w:r>
      <w:r w:rsidRPr="00972C7F">
        <w:rPr>
          <w:rFonts w:cstheme="minorHAnsi"/>
          <w:i/>
          <w:iCs/>
          <w:lang w:val="en-GB"/>
        </w:rPr>
        <w:t>S</w:t>
      </w:r>
      <w:r w:rsidRPr="00972C7F">
        <w:rPr>
          <w:rFonts w:cstheme="minorHAnsi"/>
          <w:i/>
          <w:lang w:val="en-GB"/>
        </w:rPr>
        <w:t xml:space="preserve">haded areas correspond to 80% and 95% credible interval and the solid line is the median prediction from the average across-species </w:t>
      </w:r>
      <w:r>
        <w:rPr>
          <w:rFonts w:cstheme="minorHAnsi"/>
          <w:i/>
          <w:lang w:val="en-US"/>
        </w:rPr>
        <w:t>prediction</w:t>
      </w:r>
      <w:r w:rsidRPr="00972C7F">
        <w:rPr>
          <w:rFonts w:cstheme="minorHAnsi"/>
          <w:i/>
          <w:lang w:val="en-GB"/>
        </w:rPr>
        <w:t>.</w:t>
      </w:r>
      <w:r w:rsidRPr="0000025A">
        <w:rPr>
          <w:rFonts w:cstheme="minorHAnsi"/>
          <w:i/>
          <w:lang w:val="en-US"/>
        </w:rPr>
        <w:t xml:space="preserve"> </w:t>
      </w:r>
      <w:r w:rsidRPr="00E76749">
        <w:rPr>
          <w:rFonts w:cstheme="minorHAnsi"/>
          <w:i/>
          <w:lang w:val="en-US"/>
        </w:rPr>
        <w:t>Point colors indi</w:t>
      </w:r>
      <w:r>
        <w:rPr>
          <w:rFonts w:cstheme="minorHAnsi"/>
          <w:i/>
          <w:lang w:val="en-US"/>
        </w:rPr>
        <w:t xml:space="preserve">cate species (n=13, legend not shown). </w:t>
      </w:r>
      <w:r w:rsidRPr="00972C7F">
        <w:rPr>
          <w:rFonts w:cstheme="minorHAnsi"/>
          <w:i/>
          <w:lang w:val="en-GB"/>
        </w:rPr>
        <w:t xml:space="preserve">The slope corresponds to the mass-scaling exponent. Posterior distributions of </w:t>
      </w:r>
      <w:r w:rsidRPr="005E1689">
        <w:rPr>
          <w:rFonts w:cstheme="minorHAnsi"/>
          <w:i/>
          <w:lang w:val="en-US"/>
        </w:rPr>
        <w:t xml:space="preserve">the average </w:t>
      </w:r>
      <w:r w:rsidRPr="00972C7F">
        <w:rPr>
          <w:rFonts w:cstheme="minorHAnsi"/>
          <w:i/>
          <w:lang w:val="en-GB"/>
        </w:rPr>
        <w:t>mass-scaling exponent</w:t>
      </w:r>
      <w:r w:rsidRPr="0002742F">
        <w:rPr>
          <w:rFonts w:cstheme="minorHAnsi"/>
          <w:i/>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BC2993">
        <w:rPr>
          <w:rFonts w:eastAsiaTheme="minorEastAsia" w:cstheme="minorHAnsi"/>
          <w:i/>
          <w:lang w:val="en-US"/>
        </w:rPr>
        <w:t xml:space="preserve">, </w:t>
      </w:r>
      <w:r w:rsidRPr="00972C7F">
        <w:rPr>
          <w:rFonts w:cstheme="minorHAnsi"/>
          <w:i/>
          <w:lang w:val="en-GB"/>
        </w:rPr>
        <w:t>(B) activation energy</w:t>
      </w:r>
      <w:r w:rsidRPr="0002742F">
        <w:rPr>
          <w:rFonts w:cstheme="minorHAnsi"/>
          <w:i/>
          <w:lang w:val="en-US"/>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02742F">
        <w:rPr>
          <w:rFonts w:eastAsiaTheme="minorEastAsia" w:cstheme="minorHAnsi"/>
          <w:i/>
          <w:lang w:val="en-US"/>
        </w:rPr>
        <w:t>,</w:t>
      </w:r>
      <w:r w:rsidRPr="00972C7F">
        <w:rPr>
          <w:rFonts w:cstheme="minorHAnsi"/>
          <w:i/>
          <w:lang w:val="en-GB"/>
        </w:rPr>
        <w:t xml:space="preserve"> (C)</w:t>
      </w:r>
      <w:r w:rsidRPr="00781D6E">
        <w:rPr>
          <w:rFonts w:cstheme="minorHAnsi"/>
          <w:i/>
          <w:lang w:val="en-US"/>
        </w:rPr>
        <w:t xml:space="preserve"> and mass-</w:t>
      </w:r>
      <w:r>
        <w:rPr>
          <w:rFonts w:cstheme="minorHAnsi"/>
          <w:i/>
          <w:lang w:val="en-US"/>
        </w:rPr>
        <w:t xml:space="preserve">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781D6E">
        <w:rPr>
          <w:rFonts w:eastAsiaTheme="minorEastAsia" w:cstheme="minorHAnsi"/>
          <w:i/>
          <w:lang w:val="en-US"/>
        </w:rPr>
        <w:t>,</w:t>
      </w:r>
      <w:r w:rsidRPr="00972C7F">
        <w:rPr>
          <w:rFonts w:cstheme="minorHAnsi"/>
          <w:i/>
          <w:lang w:val="en-GB"/>
        </w:rPr>
        <w:t xml:space="preserve"> (</w:t>
      </w:r>
      <w:r w:rsidRPr="00781D6E">
        <w:rPr>
          <w:rFonts w:cstheme="minorHAnsi"/>
          <w:i/>
          <w:lang w:val="en-US"/>
        </w:rPr>
        <w:t>D</w:t>
      </w:r>
      <w:r w:rsidRPr="00972C7F">
        <w:rPr>
          <w:rFonts w:cstheme="minorHAnsi"/>
          <w:i/>
          <w:lang w:val="en-GB"/>
        </w:rPr>
        <w:t xml:space="preserve">) are shown in the bottom row. </w:t>
      </w:r>
      <w:r w:rsidRPr="00781D6E">
        <w:rPr>
          <w:rFonts w:cstheme="minorHAnsi"/>
          <w:i/>
          <w:lang w:val="en-US"/>
        </w:rPr>
        <w:t>D</w:t>
      </w:r>
      <w:r w:rsidRPr="00D6349C">
        <w:rPr>
          <w:rFonts w:cstheme="minorHAnsi"/>
          <w:i/>
          <w:lang w:val="en-GB"/>
          <w:rPrChange w:id="272" w:author="Anna Gårdmark" w:date="2020-02-03T22:33:00Z">
            <w:rPr>
              <w:rFonts w:cstheme="minorHAnsi"/>
              <w:i/>
            </w:rPr>
          </w:rPrChange>
        </w:rPr>
        <w:t>ashed white line shows the posterior median</w:t>
      </w:r>
      <w:ins w:id="273" w:author="Anna Gårdmark" w:date="2020-02-03T22:33:00Z">
        <w:r w:rsidR="00D6349C" w:rsidRPr="00D6349C">
          <w:rPr>
            <w:rFonts w:cstheme="minorHAnsi"/>
            <w:i/>
            <w:lang w:val="en-GB"/>
            <w:rPrChange w:id="274" w:author="Anna Gårdmark" w:date="2020-02-03T22:33:00Z">
              <w:rPr>
                <w:rFonts w:cstheme="minorHAnsi"/>
                <w:i/>
              </w:rPr>
            </w:rPrChange>
          </w:rPr>
          <w:t>, red vertical line in (D) indicates zero</w:t>
        </w:r>
      </w:ins>
      <w:r w:rsidRPr="00D6349C">
        <w:rPr>
          <w:rFonts w:cstheme="minorHAnsi"/>
          <w:i/>
          <w:lang w:val="en-GB"/>
          <w:rPrChange w:id="275" w:author="Anna Gårdmark" w:date="2020-02-03T22:33:00Z">
            <w:rPr>
              <w:rFonts w:cstheme="minorHAnsi"/>
              <w:i/>
            </w:rPr>
          </w:rPrChange>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7"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75726BC6"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EB6461">
        <w:rPr>
          <w:rFonts w:cstheme="minorHAnsi"/>
          <w:b/>
          <w:bCs/>
          <w:i/>
          <w:iCs/>
          <w:lang w:val="en-US"/>
        </w:rPr>
        <w:t>4</w:t>
      </w:r>
      <w:r w:rsidR="00B56E4A" w:rsidRPr="0015787C">
        <w:rPr>
          <w:rFonts w:cstheme="minorHAnsi"/>
          <w:b/>
          <w:bCs/>
          <w:i/>
          <w:iCs/>
          <w:lang w:val="en-US"/>
        </w:rPr>
        <w:t xml:space="preserve">. </w:t>
      </w:r>
      <w:r w:rsidR="00D60554" w:rsidRPr="00D60554">
        <w:rPr>
          <w:rFonts w:cstheme="minorHAnsi"/>
          <w:i/>
          <w:iCs/>
          <w:lang w:val="en-US"/>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332F80">
        <w:rPr>
          <w:rFonts w:cstheme="minorHAnsi"/>
          <w:i/>
          <w:iCs/>
          <w:lang w:val="en-US"/>
        </w:rPr>
        <w:t>consumption di</w:t>
      </w:r>
      <w:r w:rsidR="00332F80">
        <w:rPr>
          <w:rFonts w:cstheme="minorHAnsi"/>
          <w:i/>
          <w:iCs/>
          <w:lang w:val="en-US"/>
        </w:rPr>
        <w:t xml:space="preserve">vided </w:t>
      </w:r>
      <w:r w:rsidR="00332F80" w:rsidRPr="00911481">
        <w:rPr>
          <w:rFonts w:cstheme="minorHAnsi"/>
          <w:i/>
          <w:iCs/>
          <w:lang w:val="en-US"/>
        </w:rPr>
        <w:t xml:space="preserve">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DE0602">
        <w:rPr>
          <w:rFonts w:cstheme="minorHAnsi"/>
          <w:i/>
          <w:iCs/>
          <w:lang w:val="en-US"/>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211A48">
        <w:rPr>
          <w:rFonts w:cstheme="minorHAnsi"/>
          <w:i/>
          <w:iCs/>
          <w:lang w:val="en-US"/>
        </w:rPr>
        <w:t xml:space="preserve"> </w:t>
      </w:r>
      <w:r w:rsidR="00211A48">
        <w:rPr>
          <w:rFonts w:cstheme="minorHAnsi"/>
          <w:i/>
          <w:iCs/>
          <w:lang w:val="en-US"/>
        </w:rPr>
        <w:t>(</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e>
        </m:acc>
      </m:oMath>
      <w:r w:rsidR="00211A48">
        <w:rPr>
          <w:rFonts w:cstheme="minorHAnsi"/>
          <w:i/>
          <w:iCs/>
          <w:lang w:val="en-US"/>
        </w:rPr>
        <w:t>)</w:t>
      </w:r>
      <w:r w:rsidR="00A8529D">
        <w:rPr>
          <w:rFonts w:cstheme="minorHAnsi"/>
          <w:i/>
          <w:iCs/>
          <w:lang w:val="en-US"/>
        </w:rPr>
        <w:t>, where colors indicate species</w:t>
      </w:r>
      <w:r w:rsidR="00AD3E1F">
        <w:rPr>
          <w:rFonts w:cstheme="minorHAnsi"/>
          <w:i/>
          <w:iCs/>
          <w:lang w:val="en-US"/>
        </w:rPr>
        <w:t xml:space="preserve">. The data is a </w:t>
      </w:r>
      <w:r w:rsidR="00FC1C39" w:rsidRPr="00972C7F">
        <w:rPr>
          <w:rFonts w:cstheme="minorHAnsi"/>
          <w:i/>
          <w:iCs/>
          <w:lang w:val="en-GB"/>
        </w:rPr>
        <w:t xml:space="preserve">subset </w:t>
      </w:r>
      <w:r w:rsidR="00374EDD" w:rsidRPr="00374EDD">
        <w:rPr>
          <w:rFonts w:cstheme="minorHAnsi"/>
          <w:i/>
          <w:iCs/>
          <w:lang w:val="en-US"/>
        </w:rPr>
        <w:t>of t</w:t>
      </w:r>
      <w:r w:rsidR="00F3157D">
        <w:rPr>
          <w:rFonts w:cstheme="minorHAnsi"/>
          <w:i/>
          <w:iCs/>
          <w:lang w:val="en-US"/>
        </w:rPr>
        <w:t>h</w:t>
      </w:r>
      <w:r w:rsidR="00374EDD" w:rsidRPr="00374EDD">
        <w:rPr>
          <w:rFonts w:cstheme="minorHAnsi"/>
          <w:i/>
          <w:iCs/>
          <w:lang w:val="en-US"/>
        </w:rPr>
        <w:t>e m</w:t>
      </w:r>
      <w:r w:rsidR="00374EDD">
        <w:rPr>
          <w:rFonts w:cstheme="minorHAnsi"/>
          <w:i/>
          <w:iCs/>
          <w:lang w:val="en-US"/>
        </w:rPr>
        <w:t xml:space="preserve">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374EDD">
        <w:rPr>
          <w:rFonts w:cstheme="minorHAnsi"/>
          <w:i/>
          <w:iCs/>
          <w:lang w:val="en-US"/>
        </w:rPr>
        <w:t xml:space="preserve"> </w:t>
      </w:r>
      <w:r w:rsidR="00374EDD">
        <w:rPr>
          <w:rFonts w:cstheme="minorHAnsi"/>
          <w:i/>
          <w:iCs/>
          <w:lang w:val="en-US"/>
        </w:rPr>
        <w:t>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1C359D">
        <w:rPr>
          <w:rFonts w:cstheme="minorHAnsi"/>
          <w:i/>
          <w:iCs/>
          <w:lang w:val="en-US"/>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C9526D">
        <w:rPr>
          <w:rFonts w:cstheme="minorHAnsi"/>
          <w:i/>
          <w:iCs/>
          <w:lang w:val="en-US"/>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8A3DC6">
        <w:rPr>
          <w:rFonts w:cstheme="minorHAnsi"/>
          <w:i/>
          <w:iCs/>
          <w:lang w:val="en-US"/>
        </w:rPr>
        <w:t>mean</w:t>
      </w:r>
      <w:r w:rsidR="00B01C3C" w:rsidRPr="008A3DC6">
        <w:rPr>
          <w:rFonts w:cstheme="minorHAnsi"/>
          <w:i/>
          <w:iCs/>
          <w:lang w:val="en-US"/>
        </w:rPr>
        <w:t>-</w:t>
      </w:r>
      <w:r w:rsidR="005B4C49" w:rsidRPr="00972C7F">
        <w:rPr>
          <w:rFonts w:cstheme="minorHAnsi"/>
          <w:i/>
          <w:iCs/>
          <w:lang w:val="en-GB"/>
        </w:rPr>
        <w:t>centered body mass is held at 0</w:t>
      </w:r>
      <w:r w:rsidR="001209AD" w:rsidRPr="00972C7F">
        <w:rPr>
          <w:rFonts w:cstheme="minorHAnsi"/>
          <w:i/>
          <w:iCs/>
          <w:lang w:val="en-GB"/>
        </w:rPr>
        <w:t xml:space="preserve"> (corresponding to mean mass within species)</w:t>
      </w:r>
      <w:r w:rsidR="00633A57" w:rsidRPr="00633A57">
        <w:rPr>
          <w:rFonts w:cstheme="minorHAnsi"/>
          <w:i/>
          <w:iCs/>
          <w:lang w:val="en-US"/>
        </w:rPr>
        <w:t>, and open cir</w:t>
      </w:r>
      <w:r w:rsidR="00633A57">
        <w:rPr>
          <w:rFonts w:cstheme="minorHAnsi"/>
          <w:i/>
          <w:iCs/>
          <w:lang w:val="en-US"/>
        </w:rPr>
        <w:t>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r w:rsidR="0042718C" w:rsidRPr="00972C7F">
        <w:rPr>
          <w:rFonts w:cstheme="minorHAnsi"/>
          <w:i/>
          <w:iCs/>
          <w:lang w:val="en-GB"/>
        </w:rPr>
        <w:t xml:space="preserve">across-species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stycke"/>
        <w:spacing w:line="480" w:lineRule="auto"/>
        <w:ind w:left="360"/>
        <w:jc w:val="both"/>
        <w:rPr>
          <w:rFonts w:cstheme="minorHAnsi"/>
          <w:lang w:val="en-GB"/>
        </w:rPr>
      </w:pPr>
    </w:p>
    <w:p w14:paraId="16AF2BE1" w14:textId="41BA26F1" w:rsidR="00B142AE" w:rsidRPr="00972C7F" w:rsidRDefault="00B142AE" w:rsidP="002E3379">
      <w:pPr>
        <w:pStyle w:val="Liststycke"/>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18"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66CF645C" w:rsidR="00475959" w:rsidRDefault="00384142" w:rsidP="00384142">
      <w:pPr>
        <w:spacing w:line="360" w:lineRule="auto"/>
        <w:contextualSpacing/>
        <w:jc w:val="both"/>
        <w:rPr>
          <w:rFonts w:cstheme="minorHAnsi"/>
          <w:i/>
          <w:iCs/>
          <w:lang w:val="en-US"/>
        </w:rPr>
      </w:pPr>
      <w:r w:rsidRPr="00972C7F">
        <w:rPr>
          <w:rFonts w:cstheme="minorHAnsi"/>
          <w:b/>
          <w:bCs/>
          <w:i/>
          <w:iCs/>
          <w:lang w:val="en-GB"/>
        </w:rPr>
        <w:t xml:space="preserve">Fig. </w:t>
      </w:r>
      <w:r w:rsidR="00704B3C">
        <w:rPr>
          <w:rFonts w:cstheme="minorHAnsi"/>
          <w:b/>
          <w:bCs/>
          <w:i/>
          <w:iCs/>
          <w:lang w:val="en-US"/>
        </w:rPr>
        <w:t>5</w:t>
      </w:r>
      <w:r w:rsidRPr="00FD63DC">
        <w:rPr>
          <w:rFonts w:cstheme="minorHAnsi"/>
          <w:b/>
          <w:bCs/>
          <w:i/>
          <w:iCs/>
          <w:lang w:val="en-US"/>
        </w:rPr>
        <w:t>.</w:t>
      </w:r>
      <w:r w:rsidRPr="00FD63DC">
        <w:rPr>
          <w:rFonts w:cstheme="minorHAnsi"/>
          <w:i/>
          <w:iCs/>
          <w:lang w:val="en-US"/>
        </w:rPr>
        <w:t xml:space="preserve"> </w:t>
      </w:r>
      <w:r w:rsidR="00966C7B">
        <w:rPr>
          <w:rFonts w:cstheme="minorHAnsi"/>
          <w:i/>
          <w:iCs/>
          <w:lang w:val="en-US"/>
        </w:rPr>
        <w:t>I</w:t>
      </w:r>
      <w:r w:rsidR="00EF0041">
        <w:rPr>
          <w:rFonts w:cstheme="minorHAnsi"/>
          <w:i/>
          <w:iCs/>
          <w:lang w:val="en-US"/>
        </w:rPr>
        <w:t xml:space="preserve">llustration of </w:t>
      </w:r>
      <w:r w:rsidR="002C5FB1">
        <w:rPr>
          <w:rFonts w:cstheme="minorHAnsi"/>
          <w:i/>
          <w:iCs/>
          <w:lang w:val="en-US"/>
        </w:rPr>
        <w:t>normalized</w:t>
      </w:r>
      <w:r w:rsidR="00EF0041">
        <w:rPr>
          <w:rFonts w:cstheme="minorHAnsi"/>
          <w:i/>
          <w:iCs/>
          <w:lang w:val="en-US"/>
        </w:rPr>
        <w:t xml:space="preserve"> </w:t>
      </w:r>
      <w:r w:rsidR="00A078EC">
        <w:rPr>
          <w:rFonts w:cstheme="minorHAnsi"/>
          <w:i/>
          <w:iCs/>
          <w:lang w:val="en-US"/>
        </w:rPr>
        <w:t>thermal response of maximum consumption (green), metabolism (purple) and their difference (orange)</w:t>
      </w:r>
      <w:r w:rsidR="0002128B">
        <w:rPr>
          <w:rFonts w:cstheme="minorHAnsi"/>
          <w:i/>
          <w:iCs/>
          <w:lang w:val="en-US"/>
        </w:rPr>
        <w:t xml:space="preserve"> for two body sizes</w:t>
      </w:r>
      <w:r w:rsidR="00A25914">
        <w:rPr>
          <w:rFonts w:cstheme="minorHAnsi"/>
          <w:i/>
          <w:iCs/>
          <w:lang w:val="en-US"/>
        </w:rPr>
        <w:t xml:space="preserve"> </w:t>
      </w:r>
      <w:commentRangeStart w:id="276"/>
      <w:r w:rsidR="00A25914">
        <w:rPr>
          <w:rFonts w:cstheme="minorHAnsi"/>
          <w:i/>
          <w:iCs/>
          <w:lang w:val="en-US"/>
        </w:rPr>
        <w:t>(</w:t>
      </w:r>
      <w:r w:rsidR="002C5FB1">
        <w:rPr>
          <w:rFonts w:cstheme="minorHAnsi"/>
          <w:i/>
          <w:iCs/>
          <w:lang w:val="en-US"/>
        </w:rPr>
        <w:t>100g</w:t>
      </w:r>
      <w:r w:rsidR="00A25914">
        <w:rPr>
          <w:rFonts w:cstheme="minorHAnsi"/>
          <w:i/>
          <w:iCs/>
          <w:lang w:val="en-US"/>
        </w:rPr>
        <w:t xml:space="preserve"> = solid, </w:t>
      </w:r>
      <w:r w:rsidR="002C5FB1">
        <w:rPr>
          <w:rFonts w:cstheme="minorHAnsi"/>
          <w:i/>
          <w:iCs/>
          <w:lang w:val="en-US"/>
        </w:rPr>
        <w:t xml:space="preserve">500g </w:t>
      </w:r>
      <w:r w:rsidR="00A25914">
        <w:rPr>
          <w:rFonts w:cstheme="minorHAnsi"/>
          <w:i/>
          <w:iCs/>
          <w:lang w:val="en-US"/>
        </w:rPr>
        <w:t>= dashed</w:t>
      </w:r>
      <w:r w:rsidR="00057840">
        <w:rPr>
          <w:rFonts w:cstheme="minorHAnsi"/>
          <w:i/>
          <w:iCs/>
          <w:lang w:val="en-US"/>
        </w:rPr>
        <w:t>)</w:t>
      </w:r>
      <w:commentRangeEnd w:id="276"/>
      <w:r w:rsidR="007E79E1">
        <w:rPr>
          <w:rStyle w:val="Kommentarsreferens"/>
        </w:rPr>
        <w:commentReference w:id="276"/>
      </w:r>
      <w:r w:rsidR="00B90EB5">
        <w:rPr>
          <w:rFonts w:cstheme="minorHAnsi"/>
          <w:i/>
          <w:iCs/>
          <w:lang w:val="en-US"/>
        </w:rPr>
        <w:t>.</w:t>
      </w:r>
      <w:r w:rsidR="009F626C" w:rsidRPr="009F626C">
        <w:rPr>
          <w:rFonts w:cstheme="minorHAnsi"/>
          <w:i/>
          <w:iCs/>
          <w:lang w:val="en-US"/>
        </w:rPr>
        <w:t xml:space="preserve"> </w:t>
      </w:r>
      <w:r w:rsidR="007E7BD5">
        <w:rPr>
          <w:rFonts w:cstheme="minorHAnsi"/>
          <w:i/>
          <w:iCs/>
          <w:lang w:val="en-US"/>
        </w:rPr>
        <w:t xml:space="preserve">The </w:t>
      </w:r>
      <w:ins w:id="277" w:author="Anna Gårdmark" w:date="2020-02-03T22:35:00Z">
        <w:r w:rsidR="00D6349C">
          <w:rPr>
            <w:rFonts w:cstheme="minorHAnsi"/>
            <w:i/>
            <w:iCs/>
            <w:lang w:val="en-US"/>
          </w:rPr>
          <w:t xml:space="preserve">example </w:t>
        </w:r>
      </w:ins>
      <w:r w:rsidR="007E7BD5">
        <w:rPr>
          <w:rFonts w:cstheme="minorHAnsi"/>
          <w:i/>
          <w:iCs/>
          <w:lang w:val="en-US"/>
        </w:rPr>
        <w:t>c</w:t>
      </w:r>
      <w:r w:rsidR="00B90EB5">
        <w:rPr>
          <w:rFonts w:cstheme="minorHAnsi"/>
          <w:i/>
          <w:iCs/>
          <w:lang w:val="en-US"/>
        </w:rPr>
        <w:t>onsumption</w:t>
      </w:r>
      <w:r w:rsidR="007E7BD5">
        <w:rPr>
          <w:rFonts w:cstheme="minorHAnsi"/>
          <w:i/>
          <w:iCs/>
          <w:lang w:val="en-US"/>
        </w:rPr>
        <w:t xml:space="preserve">-curve </w:t>
      </w:r>
      <w:r w:rsidR="00C55C9A">
        <w:rPr>
          <w:rFonts w:cstheme="minorHAnsi"/>
          <w:i/>
          <w:iCs/>
          <w:lang w:val="en-US"/>
        </w:rPr>
        <w:t xml:space="preserve">is based on the quadratic model for </w:t>
      </w:r>
      <w:r w:rsidR="00C55C9A" w:rsidRPr="00C55C9A">
        <w:rPr>
          <w:rFonts w:cstheme="minorHAnsi"/>
          <w:i/>
          <w:iCs/>
          <w:lang w:val="en-US"/>
        </w:rPr>
        <w:t>C.</w:t>
      </w:r>
      <w:ins w:id="278" w:author="Anna Gårdmark" w:date="2020-02-03T22:34:00Z">
        <w:r w:rsidR="00D6349C">
          <w:rPr>
            <w:rFonts w:cstheme="minorHAnsi"/>
            <w:i/>
            <w:iCs/>
            <w:lang w:val="en-US"/>
          </w:rPr>
          <w:t xml:space="preserve"> </w:t>
        </w:r>
      </w:ins>
      <w:r w:rsidR="00C55C9A" w:rsidRPr="00C55C9A">
        <w:rPr>
          <w:rFonts w:cstheme="minorHAnsi"/>
          <w:i/>
          <w:iCs/>
          <w:lang w:val="en-US"/>
        </w:rPr>
        <w:t>argus</w:t>
      </w:r>
      <w:r w:rsidR="00C55C9A">
        <w:rPr>
          <w:rFonts w:cstheme="minorHAnsi"/>
          <w:i/>
          <w:iCs/>
          <w:lang w:val="en-US"/>
        </w:rPr>
        <w:t xml:space="preserve"> (Appendix S1</w:t>
      </w:r>
      <w:r w:rsidR="00A16E25">
        <w:rPr>
          <w:rFonts w:cstheme="minorHAnsi"/>
          <w:i/>
          <w:iCs/>
          <w:lang w:val="en-US"/>
        </w:rPr>
        <w:t xml:space="preserve">, </w:t>
      </w:r>
      <w:r w:rsidR="00A16E25" w:rsidRPr="00A16E25">
        <w:rPr>
          <w:rFonts w:cstheme="minorHAnsi"/>
          <w:i/>
          <w:iCs/>
          <w:color w:val="FF0000"/>
          <w:lang w:val="en-US"/>
        </w:rPr>
        <w:t>Fig SX</w:t>
      </w:r>
      <w:r w:rsidR="00C55C9A">
        <w:rPr>
          <w:rFonts w:cstheme="minorHAnsi"/>
          <w:i/>
          <w:iCs/>
          <w:lang w:val="en-US"/>
        </w:rPr>
        <w:t>)</w:t>
      </w:r>
      <w:r w:rsidR="00BC30D3">
        <w:rPr>
          <w:rFonts w:cstheme="minorHAnsi"/>
          <w:i/>
          <w:iCs/>
          <w:lang w:val="en-US"/>
        </w:rPr>
        <w:t xml:space="preserve">, </w:t>
      </w:r>
      <w:r w:rsidR="00B90EB5">
        <w:rPr>
          <w:rFonts w:cstheme="minorHAnsi"/>
          <w:i/>
          <w:iCs/>
          <w:lang w:val="en-US"/>
        </w:rPr>
        <w:t xml:space="preserve">and metabolism </w:t>
      </w:r>
      <w:r w:rsidR="001F4D8A">
        <w:rPr>
          <w:rFonts w:cstheme="minorHAnsi"/>
          <w:i/>
          <w:iCs/>
          <w:lang w:val="en-US"/>
        </w:rPr>
        <w:t>is calculated from the global model</w:t>
      </w:r>
      <w:r w:rsidR="00607DD1">
        <w:rPr>
          <w:rFonts w:cstheme="minorHAnsi"/>
          <w:i/>
          <w:iCs/>
          <w:lang w:val="en-US"/>
        </w:rPr>
        <w:t xml:space="preserve"> (</w:t>
      </w:r>
      <w:ins w:id="279" w:author="Anna Gårdmark" w:date="2020-02-04T08:55:00Z">
        <w:r w:rsidR="002C5859">
          <w:rPr>
            <w:rFonts w:cstheme="minorHAnsi"/>
            <w:i/>
            <w:iCs/>
            <w:lang w:val="en-US"/>
          </w:rPr>
          <w:t xml:space="preserve">M2, </w:t>
        </w:r>
      </w:ins>
      <w:r w:rsidR="00607DD1">
        <w:rPr>
          <w:rFonts w:cstheme="minorHAnsi"/>
          <w:i/>
          <w:iCs/>
          <w:lang w:val="en-US"/>
        </w:rPr>
        <w:t>see ‘Results’</w:t>
      </w:r>
      <w:r w:rsidR="000A5E72">
        <w:rPr>
          <w:rFonts w:cstheme="minorHAnsi"/>
          <w:i/>
          <w:iCs/>
          <w:lang w:val="en-US"/>
        </w:rPr>
        <w:t>)</w:t>
      </w:r>
      <w:r w:rsidR="002537A2">
        <w:rPr>
          <w:rFonts w:cstheme="minorHAnsi"/>
          <w:i/>
          <w:iCs/>
          <w:lang w:val="en-US"/>
        </w:rPr>
        <w:t>. B</w:t>
      </w:r>
      <w:r w:rsidR="001F4D8A">
        <w:rPr>
          <w:rFonts w:cstheme="minorHAnsi"/>
          <w:i/>
          <w:iCs/>
          <w:lang w:val="en-US"/>
        </w:rPr>
        <w:t xml:space="preserve">oth rates are expressed </w:t>
      </w:r>
      <w:r w:rsidR="006E3202">
        <w:rPr>
          <w:rFonts w:cstheme="minorHAnsi"/>
          <w:i/>
          <w:iCs/>
          <w:lang w:val="en-US"/>
        </w:rPr>
        <w:t xml:space="preserve">as relative to </w:t>
      </w:r>
      <w:del w:id="280" w:author="Anna Gårdmark" w:date="2020-02-03T22:36:00Z">
        <w:r w:rsidR="002537A2" w:rsidDel="00D6349C">
          <w:rPr>
            <w:rFonts w:cstheme="minorHAnsi"/>
            <w:i/>
            <w:iCs/>
            <w:lang w:val="en-US"/>
          </w:rPr>
          <w:delText xml:space="preserve">maximum </w:delText>
        </w:r>
      </w:del>
      <w:r w:rsidR="00B60E5D">
        <w:rPr>
          <w:rFonts w:cstheme="minorHAnsi"/>
          <w:i/>
          <w:iCs/>
          <w:lang w:val="en-US"/>
        </w:rPr>
        <w:t xml:space="preserve">their </w:t>
      </w:r>
      <w:r w:rsidR="006E3202">
        <w:rPr>
          <w:rFonts w:cstheme="minorHAnsi"/>
          <w:i/>
          <w:iCs/>
          <w:lang w:val="en-US"/>
        </w:rPr>
        <w:t>maximum</w:t>
      </w:r>
      <w:r w:rsidR="00344BBB">
        <w:rPr>
          <w:rFonts w:cstheme="minorHAnsi"/>
          <w:i/>
          <w:iCs/>
          <w:lang w:val="en-US"/>
        </w:rPr>
        <w:t xml:space="preserve">, </w:t>
      </w:r>
      <w:commentRangeStart w:id="281"/>
      <w:del w:id="282" w:author="Anna Gårdmark" w:date="2020-02-03T22:36:00Z">
        <w:r w:rsidR="00344BBB" w:rsidDel="00D6349C">
          <w:rPr>
            <w:rFonts w:cstheme="minorHAnsi"/>
            <w:i/>
            <w:iCs/>
            <w:lang w:val="en-US"/>
          </w:rPr>
          <w:delText xml:space="preserve">per </w:delText>
        </w:r>
      </w:del>
      <w:ins w:id="283" w:author="Anna Gårdmark" w:date="2020-02-03T22:36:00Z">
        <w:r w:rsidR="00D6349C">
          <w:rPr>
            <w:rFonts w:cstheme="minorHAnsi"/>
            <w:i/>
            <w:iCs/>
            <w:lang w:val="en-US"/>
          </w:rPr>
          <w:t xml:space="preserve">separately for each </w:t>
        </w:r>
      </w:ins>
      <w:r w:rsidR="00344BBB">
        <w:rPr>
          <w:rFonts w:cstheme="minorHAnsi"/>
          <w:i/>
          <w:iCs/>
          <w:lang w:val="en-US"/>
        </w:rPr>
        <w:t xml:space="preserve">body size </w:t>
      </w:r>
      <w:del w:id="284" w:author="Anna Gårdmark" w:date="2020-02-03T22:36:00Z">
        <w:r w:rsidR="00344BBB" w:rsidDel="00D6349C">
          <w:rPr>
            <w:rFonts w:cstheme="minorHAnsi"/>
            <w:i/>
            <w:iCs/>
            <w:lang w:val="en-US"/>
          </w:rPr>
          <w:delText>separately</w:delText>
        </w:r>
      </w:del>
      <w:commentRangeEnd w:id="281"/>
      <w:r w:rsidR="00344BBB">
        <w:rPr>
          <w:rStyle w:val="Kommentarsreferens"/>
        </w:rPr>
        <w:commentReference w:id="281"/>
      </w:r>
      <w:r w:rsidR="00344BBB">
        <w:rPr>
          <w:rFonts w:cstheme="minorHAnsi"/>
          <w:i/>
          <w:iCs/>
          <w:lang w:val="en-US"/>
        </w:rPr>
        <w:t>,</w:t>
      </w:r>
      <w:r w:rsidR="007A645C">
        <w:rPr>
          <w:rFonts w:cstheme="minorHAnsi"/>
          <w:i/>
          <w:iCs/>
          <w:lang w:val="en-US"/>
        </w:rPr>
        <w:t xml:space="preserve"> for illustration purposes </w:t>
      </w:r>
      <w:del w:id="285" w:author="Anna Gårdmark" w:date="2020-02-03T22:36:00Z">
        <w:r w:rsidR="007A645C" w:rsidDel="00D6349C">
          <w:rPr>
            <w:rFonts w:cstheme="minorHAnsi"/>
            <w:i/>
            <w:iCs/>
            <w:lang w:val="en-US"/>
          </w:rPr>
          <w:delText xml:space="preserve">are </w:delText>
        </w:r>
      </w:del>
      <w:ins w:id="286" w:author="Anna Gårdmark" w:date="2020-02-03T22:36:00Z">
        <w:r w:rsidR="00D6349C">
          <w:rPr>
            <w:rFonts w:cstheme="minorHAnsi"/>
            <w:i/>
            <w:iCs/>
            <w:lang w:val="en-US"/>
          </w:rPr>
          <w:t xml:space="preserve">as </w:t>
        </w:r>
      </w:ins>
      <w:r w:rsidR="007A645C">
        <w:rPr>
          <w:rFonts w:cstheme="minorHAnsi"/>
          <w:i/>
          <w:iCs/>
          <w:lang w:val="en-US"/>
        </w:rPr>
        <w:t>they are in different units</w:t>
      </w:r>
      <w:r w:rsidR="00CD066D">
        <w:rPr>
          <w:rFonts w:cstheme="minorHAnsi"/>
          <w:i/>
          <w:iCs/>
          <w:lang w:val="en-US"/>
        </w:rPr>
        <w:t>, and the curve depicting the difference is based on the normalized curves.</w:t>
      </w:r>
      <w:r w:rsidR="004037BB">
        <w:rPr>
          <w:rFonts w:cstheme="minorHAnsi"/>
          <w:i/>
          <w:iCs/>
          <w:lang w:val="en-US"/>
        </w:rPr>
        <w:t xml:space="preserve"> </w:t>
      </w:r>
      <w:r w:rsidR="00415E17">
        <w:rPr>
          <w:rFonts w:cstheme="minorHAnsi"/>
          <w:i/>
          <w:iCs/>
          <w:lang w:val="en-US"/>
        </w:rPr>
        <w:t xml:space="preserve">Arrows </w:t>
      </w:r>
      <w:r w:rsidR="00385DC1">
        <w:rPr>
          <w:rFonts w:cstheme="minorHAnsi"/>
          <w:i/>
          <w:iCs/>
          <w:lang w:val="en-US"/>
        </w:rPr>
        <w:t xml:space="preserve">indicate </w:t>
      </w:r>
      <w:r w:rsidR="00C20D03">
        <w:rPr>
          <w:rFonts w:cstheme="minorHAnsi"/>
          <w:i/>
          <w:iCs/>
          <w:lang w:val="en-US"/>
        </w:rPr>
        <w:t xml:space="preserve">the </w:t>
      </w:r>
      <w:r w:rsidR="006425E5">
        <w:rPr>
          <w:rFonts w:cstheme="minorHAnsi"/>
          <w:i/>
          <w:iCs/>
          <w:lang w:val="en-US"/>
        </w:rPr>
        <w:t xml:space="preserve">temperature where the difference </w:t>
      </w:r>
      <w:r w:rsidR="009B06C6">
        <w:rPr>
          <w:rFonts w:cstheme="minorHAnsi"/>
          <w:i/>
          <w:iCs/>
          <w:lang w:val="en-US"/>
        </w:rPr>
        <w:t>in net energy acquisition is</w:t>
      </w:r>
      <w:r w:rsidR="006425E5">
        <w:rPr>
          <w:rFonts w:cstheme="minorHAnsi"/>
          <w:i/>
          <w:iCs/>
          <w:lang w:val="en-US"/>
        </w:rPr>
        <w:t xml:space="preserve"> maximized</w:t>
      </w:r>
      <w:r w:rsidR="009B06C6">
        <w:rPr>
          <w:rFonts w:cstheme="minorHAnsi"/>
          <w:i/>
          <w:iCs/>
          <w:lang w:val="en-US"/>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19"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EB6461">
        <w:rPr>
          <w:rFonts w:cstheme="minorHAnsi"/>
          <w:b/>
          <w:bCs/>
          <w:lang w:val="en-US"/>
        </w:rPr>
        <w:t>6</w:t>
      </w:r>
      <w:r w:rsidRPr="00972C7F">
        <w:rPr>
          <w:rFonts w:cstheme="minorHAnsi"/>
          <w:lang w:val="en-GB"/>
        </w:rPr>
        <w:t xml:space="preserve">. </w:t>
      </w:r>
      <w:r w:rsidRPr="00972C7F">
        <w:rPr>
          <w:rFonts w:cstheme="minorHAnsi"/>
          <w:i/>
          <w:lang w:val="en-GB"/>
        </w:rPr>
        <w:t>Optimum temperature for growth (</w:t>
      </w:r>
      <w:r w:rsidRPr="00BD3093">
        <w:rPr>
          <w:rFonts w:cstheme="minorHAnsi"/>
          <w:i/>
          <w:lang w:val="en-US"/>
        </w:rPr>
        <w:t>rescaled</w:t>
      </w:r>
      <w:r w:rsidRPr="00972C7F">
        <w:rPr>
          <w:rFonts w:cstheme="minorHAnsi"/>
          <w:i/>
          <w:lang w:val="en-GB"/>
        </w:rPr>
        <w:t xml:space="preserve"> to optimum temperature within species) as a function of</w:t>
      </w:r>
      <w:r w:rsidRPr="00854B49">
        <w:rPr>
          <w:rFonts w:cstheme="minorHAnsi"/>
          <w:i/>
          <w:lang w:val="en-US"/>
        </w:rPr>
        <w:t xml:space="preserve"> mean centered</w:t>
      </w:r>
      <w:r w:rsidRPr="00972C7F">
        <w:rPr>
          <w:rFonts w:cstheme="minorHAnsi"/>
          <w:i/>
          <w:lang w:val="en-GB"/>
        </w:rPr>
        <w:t xml:space="preserve"> </w:t>
      </w:r>
      <w:commentRangeStart w:id="287"/>
      <w:commentRangeStart w:id="288"/>
      <w:r w:rsidRPr="00972C7F">
        <w:rPr>
          <w:rFonts w:cstheme="minorHAnsi"/>
          <w:i/>
          <w:lang w:val="en-GB"/>
        </w:rPr>
        <w:t xml:space="preserve">natural log of </w:t>
      </w:r>
      <w:r w:rsidRPr="00DD3028">
        <w:rPr>
          <w:rFonts w:cstheme="minorHAnsi"/>
          <w:i/>
          <w:lang w:val="en-US"/>
        </w:rPr>
        <w:t>rescaled</w:t>
      </w:r>
      <w:r w:rsidRPr="00972C7F">
        <w:rPr>
          <w:rFonts w:cstheme="minorHAnsi"/>
          <w:i/>
          <w:lang w:val="en-GB"/>
        </w:rPr>
        <w:t xml:space="preserve"> body mass (mass/maximum mass within species)</w:t>
      </w:r>
      <w:commentRangeEnd w:id="287"/>
      <w:r>
        <w:rPr>
          <w:rStyle w:val="Kommentarsreferens"/>
        </w:rPr>
        <w:commentReference w:id="287"/>
      </w:r>
      <w:commentRangeEnd w:id="288"/>
      <w:r>
        <w:rPr>
          <w:rStyle w:val="Kommentarsreferens"/>
        </w:rPr>
        <w:commentReference w:id="288"/>
      </w:r>
      <w:r w:rsidRPr="00972C7F">
        <w:rPr>
          <w:rFonts w:cstheme="minorHAnsi"/>
          <w:i/>
          <w:lang w:val="en-GB"/>
        </w:rPr>
        <w:t>.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0"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6AE17343" w:rsidR="00940FD9" w:rsidRPr="00FD63DC" w:rsidRDefault="00940FD9" w:rsidP="00940FD9">
      <w:pPr>
        <w:spacing w:line="360" w:lineRule="auto"/>
        <w:contextualSpacing/>
        <w:jc w:val="both"/>
        <w:rPr>
          <w:rFonts w:cstheme="minorHAnsi"/>
          <w:i/>
          <w:iCs/>
          <w:lang w:val="en-US"/>
        </w:rPr>
      </w:pPr>
      <w:commentRangeStart w:id="289"/>
      <w:commentRangeStart w:id="290"/>
      <w:r w:rsidRPr="00972C7F">
        <w:rPr>
          <w:rFonts w:cstheme="minorHAnsi"/>
          <w:b/>
          <w:bCs/>
          <w:i/>
          <w:iCs/>
          <w:lang w:val="en-GB"/>
        </w:rPr>
        <w:t xml:space="preserve">Fig. </w:t>
      </w:r>
      <w:commentRangeStart w:id="291"/>
      <w:commentRangeEnd w:id="289"/>
      <w:commentRangeEnd w:id="290"/>
      <w:r>
        <w:rPr>
          <w:rFonts w:cstheme="minorHAnsi"/>
          <w:b/>
          <w:bCs/>
          <w:i/>
          <w:iCs/>
          <w:lang w:val="en-US"/>
        </w:rPr>
        <w:t>7</w:t>
      </w:r>
      <w:r>
        <w:rPr>
          <w:rStyle w:val="Kommentarsreferens"/>
        </w:rPr>
        <w:commentReference w:id="289"/>
      </w:r>
      <w:r w:rsidR="007C71CD">
        <w:rPr>
          <w:rStyle w:val="Kommentarsreferens"/>
        </w:rPr>
        <w:commentReference w:id="290"/>
      </w:r>
      <w:r w:rsidRPr="00FD63DC">
        <w:rPr>
          <w:rFonts w:cstheme="minorHAnsi"/>
          <w:b/>
          <w:bCs/>
          <w:i/>
          <w:iCs/>
          <w:lang w:val="en-US"/>
        </w:rPr>
        <w:t>.</w:t>
      </w:r>
      <w:r w:rsidRPr="00FD63DC">
        <w:rPr>
          <w:rFonts w:cstheme="minorHAnsi"/>
          <w:i/>
          <w:iCs/>
          <w:lang w:val="en-US"/>
        </w:rPr>
        <w:t xml:space="preserve"> </w:t>
      </w:r>
      <w:commentRangeEnd w:id="291"/>
      <w:r w:rsidR="002C5859">
        <w:rPr>
          <w:rStyle w:val="Kommentarsreferens"/>
        </w:rPr>
        <w:commentReference w:id="291"/>
      </w:r>
      <w:r w:rsidRPr="00FD63DC">
        <w:rPr>
          <w:rFonts w:cstheme="minorHAnsi"/>
          <w:i/>
          <w:iCs/>
          <w:lang w:val="en-US"/>
        </w:rPr>
        <w:t>Environmental temperature</w:t>
      </w:r>
      <w:ins w:id="292" w:author="Anna Gårdmark" w:date="2020-02-03T22:38:00Z">
        <w:r w:rsidR="00D6349C">
          <w:rPr>
            <w:rFonts w:cstheme="minorHAnsi"/>
            <w:i/>
            <w:iCs/>
            <w:lang w:val="en-US"/>
          </w:rPr>
          <w:t xml:space="preserve"> (green)</w:t>
        </w:r>
      </w:ins>
      <w:r w:rsidRPr="00FD63DC">
        <w:rPr>
          <w:rFonts w:cstheme="minorHAnsi"/>
          <w:i/>
          <w:iCs/>
          <w:lang w:val="en-US"/>
        </w:rPr>
        <w:t xml:space="preserve"> versus experimental</w:t>
      </w:r>
      <w:ins w:id="293" w:author="Anna Gårdmark" w:date="2020-02-03T22:38:00Z">
        <w:r w:rsidR="00D6349C">
          <w:rPr>
            <w:rFonts w:cstheme="minorHAnsi"/>
            <w:i/>
            <w:iCs/>
            <w:lang w:val="en-US"/>
          </w:rPr>
          <w:t xml:space="preserve"> (grey)</w:t>
        </w:r>
      </w:ins>
      <w:r w:rsidRPr="00FD63DC">
        <w:rPr>
          <w:rFonts w:cstheme="minorHAnsi"/>
          <w:i/>
          <w:iCs/>
          <w:lang w:val="en-US"/>
        </w:rPr>
        <w:t xml:space="preserve"> and optimum growth temperature</w:t>
      </w:r>
      <w:ins w:id="294" w:author="Anna Gårdmark" w:date="2020-02-03T22:38:00Z">
        <w:r w:rsidR="00D6349C">
          <w:rPr>
            <w:rFonts w:cstheme="minorHAnsi"/>
            <w:i/>
            <w:iCs/>
            <w:lang w:val="en-US"/>
          </w:rPr>
          <w:t xml:space="preserve"> (orange)</w:t>
        </w:r>
      </w:ins>
      <w:r w:rsidRPr="00FD63DC">
        <w:rPr>
          <w:rFonts w:cstheme="minorHAnsi"/>
          <w:i/>
          <w:iCs/>
          <w:lang w:val="en-US"/>
        </w:rPr>
        <w:t>. Vertical green lines show the minimum and maximum environmental temperature based on either temperature in distribution range (</w:t>
      </w:r>
      <w:r>
        <w:rPr>
          <w:rFonts w:cstheme="minorHAnsi"/>
          <w:i/>
          <w:iCs/>
          <w:lang w:val="en-US"/>
        </w:rPr>
        <w:t>triangles</w:t>
      </w:r>
      <w:r w:rsidRPr="00FD63DC">
        <w:rPr>
          <w:rFonts w:cstheme="minorHAnsi"/>
          <w:i/>
          <w:iCs/>
          <w:lang w:val="en-US"/>
        </w:rPr>
        <w:t>) or modelled distribution maps (</w:t>
      </w:r>
      <w:r>
        <w:rPr>
          <w:rFonts w:cstheme="minorHAnsi"/>
          <w:i/>
          <w:iCs/>
          <w:lang w:val="en-US"/>
        </w:rPr>
        <w:t>circles</w:t>
      </w:r>
      <w:r w:rsidRPr="00FD63DC">
        <w:rPr>
          <w:rFonts w:cstheme="minorHAnsi"/>
          <w:i/>
          <w:iCs/>
          <w:lang w:val="en-US"/>
        </w:rPr>
        <w:t xml:space="preserve">), both taken from FishBase, and green points show the midpoint. Gray points </w:t>
      </w:r>
      <w:r>
        <w:rPr>
          <w:rFonts w:cstheme="minorHAnsi"/>
          <w:i/>
          <w:iCs/>
          <w:lang w:val="en-US"/>
        </w:rPr>
        <w:t xml:space="preserve">below each line indicates </w:t>
      </w:r>
      <w:r w:rsidRPr="00FD63DC">
        <w:rPr>
          <w:rFonts w:cstheme="minorHAnsi"/>
          <w:i/>
          <w:iCs/>
          <w:lang w:val="en-US"/>
        </w:rPr>
        <w:t>experimental temperatures and orange points show the optimum temperatures for all size-classes per species</w:t>
      </w:r>
      <w:r>
        <w:rPr>
          <w:rFonts w:cstheme="minorHAnsi"/>
          <w:i/>
          <w:iCs/>
          <w:lang w:val="en-US"/>
        </w:rPr>
        <w:t>, where the circle size is proportional to number of observations at that temperature</w:t>
      </w:r>
      <w:r w:rsidRPr="00FD63DC">
        <w:rPr>
          <w:rFonts w:cstheme="minorHAnsi"/>
          <w:i/>
          <w:iCs/>
          <w:lang w:val="en-US"/>
        </w:rPr>
        <w:t>. The average distance between environmental mid-point temperature and mean optimum temperature (per species) is 6.5</w:t>
      </w:r>
      <m:oMath>
        <m:r>
          <w:rPr>
            <w:rFonts w:ascii="Cambria Math" w:hAnsi="Cambria Math" w:cstheme="minorHAnsi"/>
            <w:lang w:val="en-US"/>
          </w:rPr>
          <m:t>℃</m:t>
        </m:r>
      </m:oMath>
      <w:r w:rsidR="00B04587">
        <w:rPr>
          <w:rFonts w:eastAsiaTheme="minorEastAsia" w:cstheme="minorHAnsi"/>
          <w:i/>
          <w:iCs/>
          <w:lang w:val="en-US"/>
        </w:rPr>
        <w:t xml:space="preserve"> with a standard deviation of </w:t>
      </w:r>
      <w:r w:rsidRPr="00DE1E16">
        <w:rPr>
          <w:rFonts w:eastAsiaTheme="minorEastAsia" w:cstheme="minorHAnsi"/>
          <w:i/>
          <w:iCs/>
          <w:lang w:val="en-US"/>
        </w:rPr>
        <w:t>2.6</w:t>
      </w:r>
      <w:r w:rsidR="00B04587">
        <w:rPr>
          <w:rFonts w:eastAsiaTheme="minorEastAsia" w:cstheme="minorHAnsi"/>
          <w:i/>
          <w:iCs/>
          <w:lang w:val="en-US"/>
        </w:rPr>
        <w:t>.</w:t>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t>Discussion</w:t>
      </w:r>
    </w:p>
    <w:p w14:paraId="5AE8B891" w14:textId="300B4326"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ins w:id="295" w:author="Anna Gårdmark" w:date="2020-02-04T08:45:00Z">
        <w:r w:rsidR="00BD7D6F">
          <w:rPr>
            <w:rFonts w:eastAsiaTheme="minorEastAsia" w:cstheme="minorHAnsi"/>
            <w:lang w:val="en-GB"/>
          </w:rPr>
          <w:t>sm</w:t>
        </w:r>
      </w:ins>
      <w:del w:id="296" w:author="Anna Gårdmark" w:date="2020-02-04T08:45:00Z">
        <w:r w:rsidR="0005535E" w:rsidRPr="00972C7F" w:rsidDel="00BD7D6F">
          <w:rPr>
            <w:rFonts w:eastAsiaTheme="minorEastAsia" w:cstheme="minorHAnsi"/>
            <w:lang w:val="en-GB"/>
          </w:rPr>
          <w:delText xml:space="preserve">c </w:delText>
        </w:r>
        <w:commentRangeStart w:id="297"/>
        <w:r w:rsidR="0005535E" w:rsidRPr="00972C7F" w:rsidDel="00BD7D6F">
          <w:rPr>
            <w:rFonts w:eastAsiaTheme="minorEastAsia" w:cstheme="minorHAnsi"/>
            <w:lang w:val="en-GB"/>
          </w:rPr>
          <w:delText>rate</w:delText>
        </w:r>
      </w:del>
      <w:r w:rsidR="008E4195" w:rsidRPr="00972C7F">
        <w:rPr>
          <w:rFonts w:eastAsiaTheme="minorEastAsia" w:cstheme="minorHAnsi"/>
          <w:lang w:val="en-GB"/>
        </w:rPr>
        <w:t xml:space="preserve"> </w:t>
      </w:r>
      <w:commentRangeEnd w:id="297"/>
      <w:r w:rsidR="00BD7D6F">
        <w:rPr>
          <w:rStyle w:val="Kommentarsreferens"/>
        </w:rPr>
        <w:commentReference w:id="297"/>
      </w:r>
      <w:r w:rsidR="008E4195" w:rsidRPr="00972C7F">
        <w:rPr>
          <w:rFonts w:eastAsiaTheme="minorEastAsia" w:cstheme="minorHAnsi"/>
          <w:lang w:val="en-GB"/>
        </w:rPr>
        <w:t>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E646EF" w:rsidRPr="00972C7F">
        <w:rPr>
          <w:rFonts w:eastAsiaTheme="minorEastAsia" w:cstheme="minorHAnsi"/>
          <w:lang w:val="en-GB"/>
        </w:rPr>
        <w:t>, 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EB6461" w:rsidRPr="00972C7F">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S"}],"issued":{"date-parts":[["2005"]]}}},{"id":"DNCRBlrK/yMcedm2A","uris":["http://zotero.org/users/6116610/items/2BTE2RDI"],"uri":["http://zotero.org/users/6116610/items/2BTE2RDI"],"itemData":{"id":219,"type":"article-journal","container-title":"Global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w:t>
      </w:r>
      <w:commentRangeStart w:id="298"/>
      <w:commentRangeStart w:id="299"/>
      <w:r w:rsidR="009C0F28" w:rsidRPr="00972C7F">
        <w:rPr>
          <w:rFonts w:eastAsiaTheme="minorEastAsia" w:cstheme="minorHAnsi"/>
          <w:lang w:val="en-GB"/>
        </w:rPr>
        <w:t>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634861">
        <w:rPr>
          <w:rFonts w:eastAsiaTheme="minorEastAsia" w:cstheme="minorHAnsi"/>
          <w:lang w:val="en-US"/>
        </w:rPr>
        <w:t xml:space="preserve"> </w:t>
      </w:r>
      <w:r w:rsidR="00634861">
        <w:rPr>
          <w:rFonts w:eastAsiaTheme="minorEastAsia" w:cstheme="minorHAnsi"/>
          <w:lang w:val="en-US"/>
        </w:rPr>
        <w:fldChar w:fldCharType="begin"/>
      </w:r>
      <w:r w:rsidR="00592C85">
        <w:rPr>
          <w:rFonts w:eastAsiaTheme="minorEastAsia" w:cstheme="minorHAnsi"/>
          <w:lang w:val="en-US"/>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lang w:val="en-US"/>
        </w:rPr>
        <w:fldChar w:fldCharType="separate"/>
      </w:r>
      <w:r w:rsidR="00592C85" w:rsidRPr="00592C85">
        <w:rPr>
          <w:rFonts w:ascii="Times New Roman" w:cs="Times New Roman"/>
          <w:lang w:val="en-GB"/>
        </w:rPr>
        <w:t>(Glazier 2005)</w:t>
      </w:r>
      <w:r w:rsidR="00634861">
        <w:rPr>
          <w:rFonts w:eastAsiaTheme="minorEastAsia" w:cstheme="minorHAnsi"/>
          <w:lang w:val="en-US"/>
        </w:rPr>
        <w:fldChar w:fldCharType="end"/>
      </w:r>
      <w:r w:rsidR="00CD1F98" w:rsidRPr="00584B66">
        <w:rPr>
          <w:rFonts w:eastAsiaTheme="minorEastAsia" w:cstheme="minorHAnsi"/>
          <w:lang w:val="en-GB"/>
          <w:rPrChange w:id="300" w:author="Anna Gårdmark" w:date="2020-02-03T19:59:00Z">
            <w:rPr>
              <w:rFonts w:eastAsiaTheme="minorEastAsia" w:cstheme="minorHAnsi"/>
            </w:rPr>
          </w:rPrChange>
        </w:rPr>
        <w:t xml:space="preserve"> </w:t>
      </w:r>
      <w:commentRangeEnd w:id="298"/>
      <w:r w:rsidR="00526926">
        <w:rPr>
          <w:rStyle w:val="Kommentarsreferens"/>
        </w:rPr>
        <w:commentReference w:id="298"/>
      </w:r>
      <w:commentRangeEnd w:id="299"/>
      <w:r w:rsidR="00634861">
        <w:rPr>
          <w:rStyle w:val="Kommentarsreferens"/>
        </w:rPr>
        <w:commentReference w:id="299"/>
      </w:r>
      <w:r w:rsidR="005B4852" w:rsidRPr="00584B66">
        <w:rPr>
          <w:rFonts w:eastAsiaTheme="minorEastAsia" w:cstheme="minorHAnsi"/>
          <w:lang w:val="en-GB"/>
          <w:rPrChange w:id="301" w:author="Anna Gårdmark" w:date="2020-02-03T19:59:00Z">
            <w:rPr>
              <w:rFonts w:eastAsiaTheme="minorEastAsia" w:cstheme="minorHAnsi"/>
            </w:rPr>
          </w:rPrChange>
        </w:rPr>
        <w:t xml:space="preserve">or </w:t>
      </w:r>
      <w:r w:rsidR="00473983" w:rsidRPr="00584B66">
        <w:rPr>
          <w:rFonts w:eastAsiaTheme="minorEastAsia" w:cstheme="minorHAnsi"/>
          <w:lang w:val="en-GB"/>
          <w:rPrChange w:id="302" w:author="Anna Gårdmark" w:date="2020-02-03T19:59:00Z">
            <w:rPr>
              <w:rFonts w:eastAsiaTheme="minorEastAsia" w:cstheme="minorHAnsi"/>
            </w:rPr>
          </w:rPrChange>
        </w:rPr>
        <w:t>interspecific relationship</w:t>
      </w:r>
      <w:r w:rsidR="00E0273B" w:rsidRPr="00584B66">
        <w:rPr>
          <w:rFonts w:eastAsiaTheme="minorEastAsia" w:cstheme="minorHAnsi"/>
          <w:lang w:val="en-GB"/>
          <w:rPrChange w:id="303" w:author="Anna Gårdmark" w:date="2020-02-03T19:59:00Z">
            <w:rPr>
              <w:rFonts w:eastAsiaTheme="minorEastAsia" w:cstheme="minorHAnsi"/>
            </w:rPr>
          </w:rPrChange>
        </w:rPr>
        <w:t>s</w:t>
      </w:r>
      <w:commentRangeStart w:id="304"/>
      <w:r w:rsidR="00706253" w:rsidRPr="00584B66">
        <w:rPr>
          <w:rFonts w:eastAsiaTheme="minorEastAsia" w:cstheme="minorHAnsi"/>
          <w:lang w:val="en-GB"/>
          <w:rPrChange w:id="305" w:author="Anna Gårdmark" w:date="2020-02-03T19:59:00Z">
            <w:rPr>
              <w:rFonts w:eastAsiaTheme="minorEastAsia" w:cstheme="minorHAnsi"/>
            </w:rPr>
          </w:rPrChange>
        </w:rPr>
        <w:t>.</w:t>
      </w:r>
      <w:commentRangeEnd w:id="304"/>
      <w:r w:rsidR="00BD7D6F">
        <w:rPr>
          <w:rStyle w:val="Kommentarsreferens"/>
        </w:rPr>
        <w:commentReference w:id="304"/>
      </w:r>
      <w:r w:rsidR="00706253" w:rsidRPr="00584B66">
        <w:rPr>
          <w:rFonts w:eastAsiaTheme="minorEastAsia" w:cstheme="minorHAnsi"/>
          <w:lang w:val="en-GB"/>
          <w:rPrChange w:id="306" w:author="Anna Gårdmark" w:date="2020-02-03T19:59:00Z">
            <w:rPr>
              <w:rFonts w:eastAsiaTheme="minorEastAsia" w:cstheme="minorHAnsi"/>
            </w:rPr>
          </w:rPrChange>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del w:id="307" w:author="Anna Gårdmark" w:date="2020-02-04T08:46:00Z">
        <w:r w:rsidR="007D4898" w:rsidRPr="00972C7F" w:rsidDel="00BD7D6F">
          <w:rPr>
            <w:rFonts w:eastAsiaTheme="minorEastAsia" w:cstheme="minorHAnsi"/>
            <w:lang w:val="en-GB"/>
          </w:rPr>
          <w:delText xml:space="preserve">and </w:delText>
        </w:r>
      </w:del>
      <w:ins w:id="308" w:author="Anna Gårdmark" w:date="2020-02-04T08:46:00Z">
        <w:r w:rsidR="00BD7D6F">
          <w:rPr>
            <w:rFonts w:eastAsiaTheme="minorEastAsia" w:cstheme="minorHAnsi"/>
            <w:lang w:val="en-GB"/>
          </w:rPr>
          <w:t>as</w:t>
        </w:r>
        <w:r w:rsidR="00BD7D6F" w:rsidRPr="00972C7F">
          <w:rPr>
            <w:rFonts w:eastAsiaTheme="minorEastAsia" w:cstheme="minorHAnsi"/>
            <w:lang w:val="en-GB"/>
          </w:rPr>
          <w:t xml:space="preserve"> </w:t>
        </w:r>
      </w:ins>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Pr>
          <w:rFonts w:eastAsiaTheme="minorEastAsia" w:cstheme="minorHAnsi"/>
        </w:rPr>
        <w:instrText xml:space="preserve">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584B66">
        <w:rPr>
          <w:rFonts w:eastAsiaTheme="minorEastAsia" w:cstheme="minorHAnsi"/>
          <w:lang w:val="en-GB"/>
          <w:rPrChange w:id="309" w:author="Anna Gårdmark" w:date="2020-02-03T19:59:00Z">
            <w:rPr>
              <w:rFonts w:eastAsiaTheme="minorEastAsia" w:cstheme="minorHAnsi"/>
            </w:rPr>
          </w:rPrChange>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584B66">
        <w:rPr>
          <w:rFonts w:eastAsiaTheme="minorEastAsia" w:cstheme="minorHAnsi"/>
          <w:lang w:val="en-GB"/>
          <w:rPrChange w:id="310" w:author="Anna Gårdmark" w:date="2020-02-03T19:59:00Z">
            <w:rPr>
              <w:rFonts w:eastAsiaTheme="minorEastAsia" w:cstheme="minorHAnsi"/>
            </w:rPr>
          </w:rPrChange>
        </w:rPr>
        <w:instrText>cient of 0.89 with a SIC interval spanning 0.82 to 0.99, implying that mechanistically derived coef</w:instrText>
      </w:r>
      <w:r w:rsidR="00592C85">
        <w:rPr>
          <w:rFonts w:eastAsiaTheme="minorEastAsia" w:cstheme="minorHAnsi"/>
        </w:rPr>
        <w:instrText>ﬁ</w:instrText>
      </w:r>
      <w:r w:rsidR="00592C85" w:rsidRPr="00584B66">
        <w:rPr>
          <w:rFonts w:eastAsiaTheme="minorEastAsia" w:cstheme="minorHAnsi"/>
          <w:lang w:val="en-GB"/>
          <w:rPrChange w:id="311" w:author="Anna Gårdmark" w:date="2020-02-03T19:59:00Z">
            <w:rPr>
              <w:rFonts w:eastAsiaTheme="minorEastAsia" w:cstheme="minorHAnsi"/>
            </w:rPr>
          </w:rPrChange>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584B66">
        <w:rPr>
          <w:rFonts w:eastAsiaTheme="minorEastAsia" w:cstheme="minorHAnsi"/>
          <w:lang w:val="en-GB"/>
          <w:rPrChange w:id="312" w:author="Anna Gårdmark" w:date="2020-02-03T19:59:00Z">
            <w:rPr>
              <w:rFonts w:eastAsiaTheme="minorEastAsia" w:cstheme="minorHAnsi"/>
            </w:rPr>
          </w:rPrChange>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6B5E4F">
        <w:rPr>
          <w:rFonts w:eastAsiaTheme="minorEastAsia" w:cstheme="minorHAnsi"/>
          <w:lang w:val="en-US"/>
        </w:rPr>
        <w:t>.</w:t>
      </w:r>
      <w:r w:rsidR="006B5E4F">
        <w:rPr>
          <w:rFonts w:eastAsiaTheme="minorEastAsia" w:cstheme="minorHAnsi"/>
          <w:lang w:val="en-US"/>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ins w:id="313" w:author="Anna Gårdmark" w:date="2020-02-04T08:46:00Z">
        <w:r w:rsidR="00BD7D6F">
          <w:rPr>
            <w:rFonts w:eastAsiaTheme="minorEastAsia" w:cstheme="minorHAnsi"/>
            <w:lang w:val="en-GB"/>
          </w:rPr>
          <w:t>sm</w:t>
        </w:r>
      </w:ins>
      <w:del w:id="314" w:author="Anna Gårdmark" w:date="2020-02-04T08:46:00Z">
        <w:r w:rsidR="00433D5B" w:rsidRPr="00972C7F" w:rsidDel="00BD7D6F">
          <w:rPr>
            <w:rFonts w:eastAsiaTheme="minorEastAsia" w:cstheme="minorHAnsi"/>
            <w:lang w:val="en-GB"/>
          </w:rPr>
          <w:delText>c rate</w:delText>
        </w:r>
      </w:del>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del w:id="315" w:author="Anna Gårdmark" w:date="2020-02-04T08:47:00Z">
        <w:r w:rsidR="00D66448" w:rsidRPr="00972C7F" w:rsidDel="00BD7D6F">
          <w:rPr>
            <w:rFonts w:eastAsiaTheme="minorEastAsia" w:cstheme="minorHAnsi"/>
            <w:lang w:val="en-GB"/>
          </w:rPr>
          <w:delText xml:space="preserve">at the intraspecific </w:delText>
        </w:r>
        <w:commentRangeStart w:id="316"/>
        <w:r w:rsidR="00D66448" w:rsidRPr="00972C7F" w:rsidDel="00BD7D6F">
          <w:rPr>
            <w:rFonts w:eastAsiaTheme="minorEastAsia" w:cstheme="minorHAnsi"/>
            <w:lang w:val="en-GB"/>
          </w:rPr>
          <w:delText>level</w:delText>
        </w:r>
      </w:del>
      <w:ins w:id="317" w:author="Anna Gårdmark" w:date="2020-02-04T08:47:00Z">
        <w:r w:rsidR="00BD7D6F">
          <w:rPr>
            <w:rFonts w:eastAsiaTheme="minorEastAsia" w:cstheme="minorHAnsi"/>
            <w:lang w:val="en-GB"/>
          </w:rPr>
          <w:t>within species</w:t>
        </w:r>
        <w:commentRangeEnd w:id="316"/>
        <w:r w:rsidR="00BD7D6F">
          <w:rPr>
            <w:rStyle w:val="Kommentarsreferens"/>
          </w:rPr>
          <w:commentReference w:id="316"/>
        </w:r>
      </w:ins>
      <w:r w:rsidR="00DF3E60" w:rsidRPr="00972C7F">
        <w:rPr>
          <w:rFonts w:eastAsiaTheme="minorEastAsia" w:cstheme="minorHAnsi"/>
          <w:lang w:val="en-GB"/>
        </w:rPr>
        <w:t xml:space="preserve">. </w:t>
      </w:r>
      <w:r w:rsidR="009C241A" w:rsidRPr="009C241A">
        <w:rPr>
          <w:rFonts w:eastAsiaTheme="minorEastAsia" w:cstheme="minorHAnsi"/>
          <w:lang w:val="en-US"/>
        </w:rPr>
        <w:t xml:space="preserve">At temperatures </w:t>
      </w:r>
      <w:r w:rsidR="009C241A">
        <w:rPr>
          <w:rFonts w:eastAsiaTheme="minorEastAsia" w:cstheme="minorHAnsi"/>
          <w:lang w:val="en-US"/>
        </w:rPr>
        <w:t xml:space="preserve">below optimum, </w:t>
      </w:r>
      <w:r w:rsidR="009C241A" w:rsidRPr="009C241A">
        <w:rPr>
          <w:rFonts w:eastAsiaTheme="minorEastAsia" w:cstheme="minorHAnsi"/>
          <w:lang w:val="en-US"/>
        </w:rPr>
        <w:t>we gen</w:t>
      </w:r>
      <w:r w:rsidR="009C241A">
        <w:rPr>
          <w:rFonts w:eastAsiaTheme="minorEastAsia" w:cstheme="minorHAnsi"/>
          <w:lang w:val="en-US"/>
        </w:rPr>
        <w:t xml:space="preserve">erally find </w:t>
      </w:r>
      <w:r w:rsidR="009C241A" w:rsidRPr="009C241A">
        <w:rPr>
          <w:rFonts w:eastAsiaTheme="minorEastAsia" w:cstheme="minorHAnsi"/>
          <w:lang w:val="en-US"/>
        </w:rPr>
        <w:t xml:space="preserve">that </w:t>
      </w:r>
      <w:r w:rsidR="00594BEA" w:rsidRPr="00972C7F">
        <w:rPr>
          <w:rFonts w:eastAsiaTheme="minorEastAsia" w:cstheme="minorHAnsi"/>
          <w:lang w:val="en-GB"/>
        </w:rPr>
        <w:t>activation energies</w:t>
      </w:r>
      <w:r w:rsidR="00436066" w:rsidRPr="00654648">
        <w:rPr>
          <w:rFonts w:eastAsiaTheme="minorEastAsia" w:cstheme="minorHAnsi"/>
          <w:lang w:val="en-US"/>
        </w:rPr>
        <w:t xml:space="preserve"> of</w:t>
      </w:r>
      <w:r w:rsidR="00594BEA" w:rsidRPr="00972C7F">
        <w:rPr>
          <w:rFonts w:eastAsiaTheme="minorEastAsia" w:cstheme="minorHAnsi"/>
          <w:lang w:val="en-GB"/>
        </w:rPr>
        <w:t xml:space="preserve"> </w:t>
      </w:r>
      <w:r w:rsidR="009C241A" w:rsidRPr="009C241A">
        <w:rPr>
          <w:rFonts w:eastAsiaTheme="minorEastAsia" w:cstheme="minorHAnsi"/>
          <w:lang w:val="en-US"/>
        </w:rPr>
        <w:t>metabolism, con</w:t>
      </w:r>
      <w:r w:rsidR="009C241A">
        <w:rPr>
          <w:rFonts w:eastAsiaTheme="minorEastAsia" w:cstheme="minorHAnsi"/>
          <w:lang w:val="en-US"/>
        </w:rPr>
        <w:t xml:space="preserve">sumption and growth </w:t>
      </w:r>
      <w:r w:rsidR="00594BEA" w:rsidRPr="00972C7F">
        <w:rPr>
          <w:rFonts w:eastAsiaTheme="minorEastAsia" w:cstheme="minorHAnsi"/>
          <w:lang w:val="en-GB"/>
        </w:rPr>
        <w:t xml:space="preserve">are </w:t>
      </w:r>
      <w:commentRangeStart w:id="318"/>
      <w:commentRangeStart w:id="319"/>
      <w:r w:rsidR="007A4E07" w:rsidRPr="00972C7F">
        <w:rPr>
          <w:rFonts w:eastAsiaTheme="minorEastAsia" w:cstheme="minorHAnsi"/>
          <w:lang w:val="en-GB"/>
        </w:rPr>
        <w:t xml:space="preserve">close </w:t>
      </w:r>
      <w:commentRangeEnd w:id="318"/>
      <w:r w:rsidR="00D4430F">
        <w:rPr>
          <w:rStyle w:val="Kommentarsreferens"/>
        </w:rPr>
        <w:commentReference w:id="318"/>
      </w:r>
      <w:commentRangeEnd w:id="319"/>
      <w:r w:rsidR="00BD7D6F">
        <w:rPr>
          <w:rStyle w:val="Kommentarsreferens"/>
        </w:rPr>
        <w:commentReference w:id="319"/>
      </w:r>
      <w:r w:rsidR="0075484D" w:rsidRPr="00972C7F">
        <w:rPr>
          <w:rFonts w:eastAsiaTheme="minorEastAsia" w:cstheme="minorHAnsi"/>
          <w:lang w:val="en-GB"/>
        </w:rPr>
        <w:t xml:space="preserve">to </w:t>
      </w:r>
      <w:r w:rsidR="009C241A" w:rsidRPr="009C241A">
        <w:rPr>
          <w:rFonts w:eastAsiaTheme="minorEastAsia" w:cstheme="minorHAnsi"/>
          <w:lang w:val="en-US"/>
        </w:rPr>
        <w:t>predictions from the metabolic</w:t>
      </w:r>
      <w:r w:rsidR="009C241A">
        <w:rPr>
          <w:rFonts w:eastAsiaTheme="minorEastAsia" w:cstheme="minorHAnsi"/>
          <w:lang w:val="en-US"/>
        </w:rPr>
        <w:t xml:space="preserve"> theory of ecology</w:t>
      </w:r>
      <w:r w:rsidR="00791AB2">
        <w:rPr>
          <w:rFonts w:eastAsiaTheme="minorEastAsia" w:cstheme="minorHAnsi"/>
          <w:lang w:val="en-US"/>
        </w:rPr>
        <w:t xml:space="preserve"> (MTE</w:t>
      </w:r>
      <w:r w:rsidR="00F2692E">
        <w:rPr>
          <w:rFonts w:eastAsiaTheme="minorEastAsia" w:cstheme="minorHAnsi"/>
          <w:lang w:val="en-US"/>
        </w:rPr>
        <w:t xml:space="preserve">), i.e. with an </w:t>
      </w:r>
      <w:r w:rsidR="00791AB2">
        <w:rPr>
          <w:rFonts w:eastAsiaTheme="minorEastAsia" w:cstheme="minorHAnsi"/>
          <w:lang w:val="en-US"/>
        </w:rPr>
        <w:t>activatio</w:t>
      </w:r>
      <w:r w:rsidR="00791AB2" w:rsidRPr="004A5143">
        <w:rPr>
          <w:rFonts w:eastAsiaTheme="minorEastAsia" w:cstheme="minorHAnsi"/>
          <w:lang w:val="en-US"/>
        </w:rPr>
        <w:t xml:space="preserve">n energy of </w:t>
      </w:r>
      <w:r w:rsidR="009C241A" w:rsidRPr="004A5143">
        <w:rPr>
          <w:rFonts w:eastAsiaTheme="minorEastAsia" w:cstheme="minorHAnsi"/>
          <w:lang w:val="en-US"/>
        </w:rPr>
        <w:t xml:space="preserve">~0.6 </w:t>
      </w:r>
      <m:oMath>
        <m:r>
          <m:rPr>
            <m:sty m:val="p"/>
          </m:rPr>
          <w:rPr>
            <w:rFonts w:ascii="Cambria Math" w:eastAsiaTheme="minorEastAsia" w:hAnsi="Cambria Math" w:cstheme="minorHAnsi"/>
            <w:lang w:val="en-US"/>
          </w:rPr>
          <m:t>eV</m:t>
        </m:r>
      </m:oMath>
      <w:r w:rsidR="00F455E5">
        <w:rPr>
          <w:rFonts w:eastAsiaTheme="minorEastAsia" w:cstheme="minorHAnsi"/>
          <w:lang w:val="en-US"/>
        </w:rPr>
        <w:t xml:space="preserve">, which indicates that a “metabolic” mismatch does not occur </w:t>
      </w:r>
      <w:ins w:id="320" w:author="Anna Gårdmark" w:date="2020-02-04T08:49:00Z">
        <w:r w:rsidR="00BD7D6F">
          <w:rPr>
            <w:rFonts w:eastAsiaTheme="minorEastAsia" w:cstheme="minorHAnsi"/>
            <w:lang w:val="en-US"/>
          </w:rPr>
          <w:t xml:space="preserve">at </w:t>
        </w:r>
      </w:ins>
      <w:r w:rsidR="00F455E5">
        <w:rPr>
          <w:rFonts w:eastAsiaTheme="minorEastAsia" w:cstheme="minorHAnsi"/>
          <w:lang w:val="en-US"/>
        </w:rPr>
        <w:t>temperatures beyond optimum.</w:t>
      </w:r>
      <w:r w:rsidR="00521908" w:rsidRPr="00972C7F">
        <w:rPr>
          <w:rFonts w:eastAsiaTheme="minorEastAsia" w:cstheme="minorHAnsi"/>
          <w:lang w:val="en-GB"/>
        </w:rPr>
        <w:t xml:space="preserve"> </w:t>
      </w:r>
      <w:r w:rsidR="004B1839" w:rsidRPr="004A5143">
        <w:rPr>
          <w:rFonts w:eastAsiaTheme="minorEastAsia" w:cstheme="minorHAnsi"/>
          <w:lang w:val="en-US"/>
        </w:rPr>
        <w:t xml:space="preserve">However, intraspecific </w:t>
      </w:r>
      <w:r w:rsidR="00745CFC" w:rsidRPr="004A5143">
        <w:rPr>
          <w:rFonts w:eastAsiaTheme="minorEastAsia" w:cstheme="minorHAnsi"/>
          <w:lang w:val="en-US"/>
        </w:rPr>
        <w:t xml:space="preserve">thermal responses for </w:t>
      </w:r>
      <w:del w:id="321" w:author="Anna Gårdmark" w:date="2020-02-04T08:49:00Z">
        <w:r w:rsidR="00745CFC" w:rsidRPr="004A5143" w:rsidDel="00BD7D6F">
          <w:rPr>
            <w:rFonts w:eastAsiaTheme="minorEastAsia" w:cstheme="minorHAnsi"/>
            <w:lang w:val="en-US"/>
          </w:rPr>
          <w:delText xml:space="preserve">e.g. </w:delText>
        </w:r>
      </w:del>
      <w:r w:rsidR="00745CFC" w:rsidRPr="004A5143">
        <w:rPr>
          <w:rFonts w:eastAsiaTheme="minorEastAsia" w:cstheme="minorHAnsi"/>
          <w:lang w:val="en-US"/>
        </w:rPr>
        <w:t>maximum consumption rate are unimodal</w:t>
      </w:r>
      <w:r w:rsidR="004A5143">
        <w:rPr>
          <w:rFonts w:eastAsiaTheme="minorEastAsia" w:cstheme="minorHAnsi"/>
          <w:lang w:val="en-US"/>
        </w:rPr>
        <w:t xml:space="preserve"> </w:t>
      </w:r>
      <w:commentRangeStart w:id="322"/>
      <w:r w:rsidR="004A5143">
        <w:rPr>
          <w:rFonts w:eastAsiaTheme="minorEastAsia" w:cstheme="minorHAnsi"/>
          <w:lang w:val="en-US"/>
        </w:rPr>
        <w:fldChar w:fldCharType="begin"/>
      </w:r>
      <w:r w:rsidR="001F613A">
        <w:rPr>
          <w:rFonts w:eastAsiaTheme="minorEastAsia" w:cstheme="minorHAnsi"/>
          <w:lang w:val="en-US"/>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lang w:val="en-US"/>
        </w:rPr>
        <w:fldChar w:fldCharType="separate"/>
      </w:r>
      <w:r w:rsidR="001F613A" w:rsidRPr="001F613A">
        <w:rPr>
          <w:rFonts w:ascii="Times New Roman" w:cs="Times New Roman"/>
          <w:lang w:val="en-GB"/>
        </w:rPr>
        <w:t>(</w:t>
      </w:r>
      <w:ins w:id="323" w:author="Anna Gårdmark" w:date="2020-02-04T08:50:00Z">
        <w:r w:rsidR="00BD7D6F">
          <w:rPr>
            <w:rFonts w:ascii="Times New Roman" w:cs="Times New Roman"/>
            <w:lang w:val="en-GB"/>
          </w:rPr>
          <w:t xml:space="preserve">Fig. 4; </w:t>
        </w:r>
      </w:ins>
      <w:r w:rsidR="001F613A" w:rsidRPr="001F613A">
        <w:rPr>
          <w:rFonts w:ascii="Times New Roman" w:cs="Times New Roman"/>
          <w:lang w:val="en-GB"/>
        </w:rPr>
        <w:t xml:space="preserve">Englund </w:t>
      </w:r>
      <w:r w:rsidR="001F613A" w:rsidRPr="001F613A">
        <w:rPr>
          <w:rFonts w:ascii="Times New Roman" w:cs="Times New Roman"/>
          <w:i/>
          <w:iCs/>
          <w:lang w:val="en-GB"/>
        </w:rPr>
        <w:t>et al.</w:t>
      </w:r>
      <w:r w:rsidR="001F613A" w:rsidRPr="001F613A">
        <w:rPr>
          <w:rFonts w:ascii="Times New Roman" w:cs="Times New Roman"/>
          <w:lang w:val="en-GB"/>
        </w:rPr>
        <w:t xml:space="preserve"> 2011; Rall </w:t>
      </w:r>
      <w:r w:rsidR="001F613A" w:rsidRPr="001F613A">
        <w:rPr>
          <w:rFonts w:ascii="Times New Roman" w:cs="Times New Roman"/>
          <w:i/>
          <w:iCs/>
          <w:lang w:val="en-GB"/>
        </w:rPr>
        <w:t>et al.</w:t>
      </w:r>
      <w:r w:rsidR="001F613A" w:rsidRPr="001F613A">
        <w:rPr>
          <w:rFonts w:ascii="Times New Roman" w:cs="Times New Roman"/>
          <w:lang w:val="en-GB"/>
        </w:rPr>
        <w:t xml:space="preserve"> 2012; Jutfelt </w:t>
      </w:r>
      <w:r w:rsidR="001F613A" w:rsidRPr="001F613A">
        <w:rPr>
          <w:rFonts w:ascii="Times New Roman" w:cs="Times New Roman"/>
          <w:i/>
          <w:iCs/>
          <w:lang w:val="en-GB"/>
        </w:rPr>
        <w:t>et al.</w:t>
      </w:r>
      <w:r w:rsidR="001F613A" w:rsidRPr="001F613A">
        <w:rPr>
          <w:rFonts w:ascii="Times New Roman" w:cs="Times New Roman"/>
          <w:lang w:val="en-GB"/>
        </w:rPr>
        <w:t xml:space="preserve"> 2020)</w:t>
      </w:r>
      <w:r w:rsidR="004A5143">
        <w:rPr>
          <w:rFonts w:eastAsiaTheme="minorEastAsia" w:cstheme="minorHAnsi"/>
          <w:lang w:val="en-US"/>
        </w:rPr>
        <w:fldChar w:fldCharType="end"/>
      </w:r>
      <w:commentRangeEnd w:id="322"/>
      <w:r w:rsidR="00BD7D6F">
        <w:rPr>
          <w:rStyle w:val="Kommentarsreferens"/>
        </w:rPr>
        <w:commentReference w:id="322"/>
      </w:r>
      <w:r w:rsidR="007B165F" w:rsidRPr="004A5143">
        <w:rPr>
          <w:rFonts w:eastAsiaTheme="minorEastAsia" w:cstheme="minorHAnsi"/>
          <w:lang w:val="en-US"/>
        </w:rPr>
        <w:t>,</w:t>
      </w:r>
      <w:r w:rsidR="004A5143" w:rsidRPr="004A5143">
        <w:rPr>
          <w:rFonts w:eastAsiaTheme="minorEastAsia" w:cstheme="minorHAnsi"/>
          <w:lang w:val="en-US"/>
        </w:rPr>
        <w:t xml:space="preserve"> </w:t>
      </w:r>
      <w:r w:rsidR="00C60B50">
        <w:rPr>
          <w:rFonts w:eastAsiaTheme="minorEastAsia" w:cstheme="minorHAnsi"/>
          <w:lang w:val="en-US"/>
        </w:rPr>
        <w:t xml:space="preserve">such that the mismatch occurs first at higher temperatures, and this likely </w:t>
      </w:r>
      <w:r w:rsidR="004A5143" w:rsidRPr="004A5143">
        <w:rPr>
          <w:rFonts w:eastAsiaTheme="minorEastAsia" w:cstheme="minorHAnsi"/>
          <w:lang w:val="en-US"/>
        </w:rPr>
        <w:t xml:space="preserve">contributes to unimodal </w:t>
      </w:r>
      <w:r w:rsidR="00C66AF4">
        <w:rPr>
          <w:rFonts w:eastAsiaTheme="minorEastAsia" w:cstheme="minorHAnsi"/>
          <w:lang w:val="en-US"/>
        </w:rPr>
        <w:t xml:space="preserve">thermal responses of </w:t>
      </w:r>
      <w:r w:rsidR="004A5143" w:rsidRPr="004A5143">
        <w:rPr>
          <w:rFonts w:eastAsiaTheme="minorEastAsia" w:cstheme="minorHAnsi"/>
          <w:lang w:val="en-US"/>
        </w:rPr>
        <w:t xml:space="preserve">growth </w:t>
      </w:r>
      <w:r w:rsidR="004A5143">
        <w:rPr>
          <w:rFonts w:eastAsiaTheme="minorEastAsia" w:cstheme="minorHAnsi"/>
          <w:lang w:val="en-US"/>
        </w:rPr>
        <w:fldChar w:fldCharType="begin"/>
      </w:r>
      <w:r w:rsidR="001F613A">
        <w:rPr>
          <w:rFonts w:eastAsiaTheme="minorEastAsia" w:cstheme="minorHAnsi"/>
          <w:lang w:val="en-US"/>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lang w:val="en-US"/>
        </w:rPr>
        <w:fldChar w:fldCharType="separate"/>
      </w:r>
      <w:r w:rsidR="001F613A" w:rsidRPr="001F613A">
        <w:rPr>
          <w:rFonts w:ascii="Times New Roman" w:cs="Times New Roman"/>
          <w:lang w:val="en-GB"/>
        </w:rPr>
        <w:t>(Jobling 1997)</w:t>
      </w:r>
      <w:r w:rsidR="004A5143">
        <w:rPr>
          <w:rFonts w:eastAsiaTheme="minorEastAsia" w:cstheme="minorHAnsi"/>
          <w:lang w:val="en-US"/>
        </w:rPr>
        <w:fldChar w:fldCharType="end"/>
      </w:r>
      <w:r w:rsidR="004A5143" w:rsidRPr="004A5143">
        <w:rPr>
          <w:rFonts w:eastAsiaTheme="minorEastAsia" w:cstheme="minorHAnsi"/>
          <w:lang w:val="en-US"/>
        </w:rPr>
        <w:t xml:space="preserve">. </w:t>
      </w:r>
      <w:r w:rsidR="004A5143">
        <w:rPr>
          <w:rFonts w:eastAsiaTheme="minorEastAsia" w:cstheme="minorHAnsi"/>
          <w:lang w:val="en-US"/>
        </w:rPr>
        <w:t xml:space="preserve">An important feature </w:t>
      </w:r>
      <w:r w:rsidR="00D738F4">
        <w:rPr>
          <w:rFonts w:eastAsiaTheme="minorEastAsia" w:cstheme="minorHAnsi"/>
          <w:lang w:val="en-US"/>
        </w:rPr>
        <w:t xml:space="preserve">is that accounting for </w:t>
      </w:r>
      <w:commentRangeStart w:id="324"/>
      <w:r w:rsidR="00D738F4">
        <w:rPr>
          <w:rFonts w:eastAsiaTheme="minorEastAsia" w:cstheme="minorHAnsi"/>
          <w:lang w:val="en-US"/>
        </w:rPr>
        <w:t>body-mass scaling</w:t>
      </w:r>
      <w:ins w:id="325" w:author="Anna Gårdmark" w:date="2020-02-04T09:09:00Z">
        <w:r w:rsidR="004A2EA6">
          <w:rPr>
            <w:rFonts w:eastAsiaTheme="minorEastAsia" w:cstheme="minorHAnsi"/>
            <w:lang w:val="en-US"/>
          </w:rPr>
          <w:t>, i.e., the difference of</w:t>
        </w:r>
      </w:ins>
      <w:ins w:id="326" w:author="Anna Gårdmark" w:date="2020-02-04T09:08:00Z">
        <w:r w:rsidR="004A2EA6">
          <w:rPr>
            <w:rFonts w:eastAsiaTheme="minorEastAsia" w:cstheme="minorHAnsi"/>
            <w:lang w:val="en-US"/>
          </w:rPr>
          <w:t xml:space="preserve"> </w:t>
        </w:r>
      </w:ins>
      <w:ins w:id="327" w:author="Anna Gårdmark" w:date="2020-02-04T09:09:00Z">
        <w:r w:rsidR="004A2EA6">
          <w:rPr>
            <w:rFonts w:eastAsiaTheme="minorEastAsia" w:cstheme="minorHAnsi"/>
            <w:lang w:val="en-US"/>
          </w:rPr>
          <w:t xml:space="preserve">this scaling between </w:t>
        </w:r>
      </w:ins>
      <w:ins w:id="328" w:author="Anna Gårdmark" w:date="2020-02-04T09:08:00Z">
        <w:r w:rsidR="004A2EA6">
          <w:rPr>
            <w:rFonts w:eastAsiaTheme="minorEastAsia" w:cstheme="minorHAnsi"/>
            <w:lang w:val="en-US"/>
          </w:rPr>
          <w:t xml:space="preserve">consumption and metabolism </w:t>
        </w:r>
      </w:ins>
      <w:ins w:id="329" w:author="Anna Gårdmark" w:date="2020-02-04T09:10:00Z">
        <w:r w:rsidR="004A2EA6">
          <w:rPr>
            <w:rFonts w:eastAsiaTheme="minorEastAsia" w:cstheme="minorHAnsi"/>
            <w:lang w:val="en-US"/>
          </w:rPr>
          <w:t>(</w:t>
        </w:r>
      </w:ins>
      <w:ins w:id="330" w:author="Anna Gårdmark" w:date="2020-02-04T09:09:00Z">
        <w:r w:rsidR="004A2EA6">
          <w:rPr>
            <w:rFonts w:eastAsiaTheme="minorEastAsia" w:cstheme="minorHAnsi"/>
            <w:lang w:val="en-US"/>
          </w:rPr>
          <w:t xml:space="preserve">and/or </w:t>
        </w:r>
      </w:ins>
      <w:ins w:id="331" w:author="Anna Gårdmark" w:date="2020-02-04T09:10:00Z">
        <w:r w:rsidR="004A2EA6">
          <w:rPr>
            <w:rFonts w:eastAsiaTheme="minorEastAsia" w:cstheme="minorHAnsi"/>
            <w:lang w:val="en-US"/>
          </w:rPr>
          <w:t>body-mass scaling of</w:t>
        </w:r>
      </w:ins>
      <w:ins w:id="332" w:author="Anna Gårdmark" w:date="2020-02-04T09:09:00Z">
        <w:r w:rsidR="004A2EA6">
          <w:rPr>
            <w:rFonts w:eastAsiaTheme="minorEastAsia" w:cstheme="minorHAnsi"/>
            <w:lang w:val="en-US"/>
          </w:rPr>
          <w:t xml:space="preserve"> </w:t>
        </w:r>
      </w:ins>
      <w:ins w:id="333" w:author="Anna Gårdmark" w:date="2020-02-04T08:56:00Z">
        <w:r w:rsidR="002C5859">
          <w:rPr>
            <w:rFonts w:eastAsiaTheme="minorEastAsia" w:cstheme="minorHAnsi"/>
            <w:lang w:val="en-US"/>
          </w:rPr>
          <w:t>temperature effects</w:t>
        </w:r>
      </w:ins>
      <w:ins w:id="334" w:author="Anna Gårdmark" w:date="2020-02-04T09:10:00Z">
        <w:r w:rsidR="004A2EA6">
          <w:rPr>
            <w:rFonts w:eastAsiaTheme="minorEastAsia" w:cstheme="minorHAnsi"/>
            <w:lang w:val="en-US"/>
          </w:rPr>
          <w:t>),</w:t>
        </w:r>
      </w:ins>
      <w:r w:rsidR="00D738F4">
        <w:rPr>
          <w:rFonts w:eastAsiaTheme="minorEastAsia" w:cstheme="minorHAnsi"/>
          <w:lang w:val="en-US"/>
        </w:rPr>
        <w:t xml:space="preserve"> </w:t>
      </w:r>
      <w:commentRangeEnd w:id="324"/>
      <w:r w:rsidR="002C5859">
        <w:rPr>
          <w:rStyle w:val="Kommentarsreferens"/>
        </w:rPr>
        <w:commentReference w:id="324"/>
      </w:r>
      <w:r w:rsidR="00D738F4">
        <w:rPr>
          <w:rFonts w:eastAsiaTheme="minorEastAsia" w:cstheme="minorHAnsi"/>
          <w:lang w:val="en-US"/>
        </w:rPr>
        <w:t xml:space="preserve">leads to the thermal </w:t>
      </w:r>
      <w:r w:rsidR="007B165F" w:rsidRPr="004A5143">
        <w:rPr>
          <w:rFonts w:eastAsiaTheme="minorEastAsia" w:cstheme="minorHAnsi"/>
          <w:lang w:val="en-US"/>
        </w:rPr>
        <w:t xml:space="preserve">optimum </w:t>
      </w:r>
      <w:r w:rsidR="00D738F4">
        <w:rPr>
          <w:rFonts w:eastAsiaTheme="minorEastAsia" w:cstheme="minorHAnsi"/>
          <w:lang w:val="en-US"/>
        </w:rPr>
        <w:t xml:space="preserve">of </w:t>
      </w:r>
      <w:r w:rsidR="007B165F" w:rsidRPr="004A5143">
        <w:rPr>
          <w:rFonts w:eastAsiaTheme="minorEastAsia" w:cstheme="minorHAnsi"/>
          <w:lang w:val="en-US"/>
        </w:rPr>
        <w:t xml:space="preserve">growth </w:t>
      </w:r>
      <w:r w:rsidR="00D738F4">
        <w:rPr>
          <w:rFonts w:eastAsiaTheme="minorEastAsia" w:cstheme="minorHAnsi"/>
          <w:lang w:val="en-US"/>
        </w:rPr>
        <w:t>declining with body size, which we find also in experiment growth data.</w:t>
      </w:r>
    </w:p>
    <w:p w14:paraId="7CD0A19A" w14:textId="76D59E7C" w:rsidR="002C540D" w:rsidRDefault="005B553F" w:rsidP="00B503F2">
      <w:pPr>
        <w:spacing w:line="480" w:lineRule="auto"/>
        <w:ind w:firstLine="284"/>
        <w:contextualSpacing/>
        <w:jc w:val="both"/>
        <w:rPr>
          <w:rFonts w:eastAsiaTheme="minorEastAsia" w:cstheme="minorHAnsi"/>
          <w:lang w:val="en-US"/>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B30878">
        <w:rPr>
          <w:rFonts w:eastAsiaTheme="minorEastAsia" w:cstheme="minorHAnsi"/>
          <w:lang w:val="en-US"/>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B30878">
        <w:rPr>
          <w:rFonts w:eastAsiaTheme="minorEastAsia" w:cstheme="minorHAnsi"/>
          <w:lang w:val="en-US"/>
        </w:rPr>
        <w:t xml:space="preserve"> </w:t>
      </w:r>
      <w:r w:rsidR="005C210B" w:rsidRPr="00972C7F">
        <w:rPr>
          <w:rFonts w:eastAsiaTheme="minorEastAsia" w:cstheme="minorHAnsi"/>
          <w:lang w:val="en-GB"/>
        </w:rPr>
        <w:t>optimum growth temperature</w:t>
      </w:r>
      <w:r w:rsidR="00B30878" w:rsidRPr="00B30878">
        <w:rPr>
          <w:rFonts w:eastAsiaTheme="minorEastAsia" w:cstheme="minorHAnsi"/>
          <w:lang w:val="en-US"/>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ins w:id="335" w:author="Anna Gårdmark" w:date="2020-02-04T08:58:00Z">
        <w:r w:rsidR="002C5859">
          <w:rPr>
            <w:rFonts w:eastAsiaTheme="minorEastAsia" w:cstheme="minorHAnsi"/>
            <w:lang w:val="en-GB"/>
          </w:rPr>
          <w:t>s</w:t>
        </w:r>
      </w:ins>
      <w:r w:rsidR="005C210B" w:rsidRPr="00972C7F">
        <w:rPr>
          <w:rFonts w:eastAsiaTheme="minorEastAsia" w:cstheme="minorHAnsi"/>
          <w:lang w:val="en-GB"/>
        </w:rPr>
        <w:t xml:space="preserve"> as </w:t>
      </w:r>
      <w:r w:rsidR="00B30878" w:rsidRPr="00B30878">
        <w:rPr>
          <w:rFonts w:eastAsiaTheme="minorEastAsia" w:cstheme="minorHAnsi"/>
          <w:lang w:val="en-US"/>
        </w:rPr>
        <w:t xml:space="preserve">they </w:t>
      </w:r>
      <w:ins w:id="336" w:author="Anna Gårdmark" w:date="2020-02-04T08:58:00Z">
        <w:r w:rsidR="002C5859">
          <w:rPr>
            <w:rFonts w:eastAsiaTheme="minorEastAsia" w:cstheme="minorHAnsi"/>
            <w:lang w:val="en-US"/>
          </w:rPr>
          <w:t xml:space="preserve">increase </w:t>
        </w:r>
      </w:ins>
      <w:r w:rsidR="00B30878" w:rsidRPr="00B30878">
        <w:rPr>
          <w:rFonts w:eastAsiaTheme="minorEastAsia" w:cstheme="minorHAnsi"/>
          <w:lang w:val="en-US"/>
        </w:rPr>
        <w:t xml:space="preserve">in </w:t>
      </w:r>
      <w:r w:rsidR="00346AC4" w:rsidRPr="00972C7F">
        <w:rPr>
          <w:rFonts w:eastAsiaTheme="minorEastAsia" w:cstheme="minorHAnsi"/>
          <w:lang w:val="en-GB"/>
        </w:rPr>
        <w:t>mass</w:t>
      </w:r>
      <w:r w:rsidR="00B30878" w:rsidRPr="00B30878">
        <w:rPr>
          <w:rFonts w:eastAsiaTheme="minorEastAsia" w:cstheme="minorHAnsi"/>
          <w:lang w:val="en-US"/>
        </w:rPr>
        <w:t xml:space="preserve"> over </w:t>
      </w:r>
      <w:r w:rsidR="00B30878">
        <w:rPr>
          <w:rFonts w:eastAsiaTheme="minorEastAsia" w:cstheme="minorHAnsi"/>
          <w:lang w:val="en-US"/>
        </w:rPr>
        <w:t>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A3059C">
        <w:rPr>
          <w:rFonts w:eastAsiaTheme="minorEastAsia" w:cstheme="minorHAnsi"/>
          <w:lang w:val="en-US"/>
        </w:rPr>
        <w:t xml:space="preserve"> – </w:t>
      </w:r>
      <w:r w:rsidR="00A3059C">
        <w:rPr>
          <w:rFonts w:eastAsiaTheme="minorEastAsia" w:cstheme="minorHAnsi"/>
          <w:lang w:val="en-US"/>
        </w:rPr>
        <w:t xml:space="preserve">a </w:t>
      </w:r>
      <w:r w:rsidR="00A3059C" w:rsidRPr="00A3059C">
        <w:rPr>
          <w:rFonts w:eastAsiaTheme="minorEastAsia" w:cstheme="minorHAnsi"/>
          <w:lang w:val="en-US"/>
        </w:rPr>
        <w:t>declin</w:t>
      </w:r>
      <w:r w:rsidR="00A3059C">
        <w:rPr>
          <w:rFonts w:eastAsiaTheme="minorEastAsia" w:cstheme="minorHAnsi"/>
          <w:lang w:val="en-US"/>
        </w:rPr>
        <w:t>e</w:t>
      </w:r>
      <w:r w:rsidR="00A3059C" w:rsidRPr="00A3059C">
        <w:rPr>
          <w:rFonts w:eastAsiaTheme="minorEastAsia" w:cstheme="minorHAnsi"/>
          <w:lang w:val="en-US"/>
        </w:rPr>
        <w:t xml:space="preserv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0777AB">
        <w:rPr>
          <w:rFonts w:eastAsiaTheme="minorEastAsia" w:cstheme="minorHAnsi"/>
          <w:lang w:val="en-US"/>
        </w:rPr>
        <w:t xml:space="preserve"> </w:t>
      </w:r>
      <w:r w:rsidR="00A3059C">
        <w:rPr>
          <w:rFonts w:eastAsiaTheme="minorEastAsia" w:cstheme="minorHAnsi"/>
          <w:lang w:val="en-US"/>
        </w:rPr>
        <w:t xml:space="preserve">the natural log of </w:t>
      </w:r>
      <w:r w:rsidR="00A3059C" w:rsidRPr="000777AB">
        <w:rPr>
          <w:rFonts w:eastAsiaTheme="minorEastAsia" w:cstheme="minorHAnsi"/>
          <w:lang w:val="en-US"/>
        </w:rPr>
        <w:t>relative mass</w:t>
      </w:r>
      <w:r w:rsidR="00A3059C">
        <w:rPr>
          <w:rFonts w:eastAsiaTheme="minorEastAsia" w:cstheme="minorHAnsi"/>
          <w:lang w:val="en-US"/>
        </w:rPr>
        <w:t>,</w:t>
      </w:r>
      <w:r w:rsidR="00A3059C" w:rsidRPr="008701DE">
        <w:rPr>
          <w:rFonts w:eastAsiaTheme="minorEastAsia" w:cstheme="minorHAnsi"/>
          <w:lang w:val="en-US"/>
        </w:rPr>
        <w:t xml:space="preserve"> </w:t>
      </w:r>
      <m:oMath>
        <m:r>
          <w:rPr>
            <w:rFonts w:ascii="Cambria Math" w:eastAsiaTheme="minorEastAsia" w:hAnsi="Cambria Math" w:cstheme="minorHAnsi"/>
            <w:lang w:val="en-US"/>
          </w:rPr>
          <m:t>M/</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max</m:t>
            </m:r>
          </m:sub>
        </m:sSub>
        <m:r>
          <w:rPr>
            <w:rFonts w:ascii="Cambria Math" w:eastAsiaTheme="minorEastAsia" w:hAnsi="Cambria Math" w:cstheme="minorHAnsi"/>
            <w:lang w:val="en-US"/>
          </w:rPr>
          <m:t xml:space="preserve"> </m:t>
        </m:r>
      </m:oMath>
      <w:r w:rsidR="001305E1">
        <w:rPr>
          <w:rFonts w:eastAsiaTheme="minorEastAsia" w:cstheme="minorHAnsi"/>
          <w:lang w:val="en-US"/>
        </w:rPr>
        <w:t xml:space="preserve">– also </w:t>
      </w:r>
      <w:r w:rsidR="00A33896" w:rsidRPr="00972C7F">
        <w:rPr>
          <w:rFonts w:eastAsiaTheme="minorEastAsia" w:cstheme="minorHAnsi"/>
          <w:lang w:val="en-GB"/>
        </w:rPr>
        <w:t>appears relatively large</w:t>
      </w:r>
      <w:ins w:id="337" w:author="Anna Gårdmark" w:date="2020-02-04T08:58:00Z">
        <w:r w:rsidR="002C5859">
          <w:rPr>
            <w:rFonts w:eastAsiaTheme="minorEastAsia" w:cstheme="minorHAnsi"/>
            <w:lang w:val="en-GB"/>
          </w:rPr>
          <w:t>,</w:t>
        </w:r>
      </w:ins>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A3059C">
        <w:rPr>
          <w:rFonts w:eastAsiaTheme="minorEastAsia" w:cstheme="minorHAnsi"/>
          <w:lang w:val="en-US"/>
        </w:rPr>
        <w:t xml:space="preserve"> </w:t>
      </w:r>
      <w:r w:rsidR="000C0818" w:rsidRPr="00972C7F">
        <w:rPr>
          <w:rFonts w:eastAsiaTheme="minorEastAsia" w:cstheme="minorHAnsi"/>
          <w:lang w:val="en-GB"/>
        </w:rPr>
        <w:t>in the experiments</w:t>
      </w:r>
      <w:r w:rsidR="000C0818" w:rsidRPr="00A3059C">
        <w:rPr>
          <w:rFonts w:eastAsiaTheme="minorEastAsia" w:cstheme="minorHAnsi"/>
          <w:lang w:val="en-US"/>
        </w:rPr>
        <w:t xml:space="preserve"> </w:t>
      </w:r>
      <w:r w:rsidR="00A3059C" w:rsidRPr="00A3059C">
        <w:rPr>
          <w:rFonts w:eastAsiaTheme="minorEastAsia" w:cstheme="minorHAnsi"/>
          <w:lang w:val="en-US"/>
        </w:rPr>
        <w:t>(</w:t>
      </w:r>
      <w:r w:rsidR="00A3059C" w:rsidRPr="00972C7F">
        <w:rPr>
          <w:rFonts w:eastAsiaTheme="minorEastAsia" w:cstheme="minorHAnsi"/>
          <w:lang w:val="en-GB"/>
        </w:rPr>
        <w:t xml:space="preserve">73% of individuals in the experiments assembled for this study are </w:t>
      </w:r>
      <w:commentRangeStart w:id="338"/>
      <w:r w:rsidR="00A3059C" w:rsidRPr="00972C7F">
        <w:rPr>
          <w:rFonts w:eastAsiaTheme="minorEastAsia" w:cstheme="minorHAnsi"/>
          <w:lang w:val="en-GB"/>
        </w:rPr>
        <w:t>&lt; 1%</w:t>
      </w:r>
      <w:ins w:id="339" w:author="Anna Gårdmark" w:date="2020-02-04T08:58:00Z">
        <w:r w:rsidR="002C5859">
          <w:rPr>
            <w:rFonts w:eastAsiaTheme="minorEastAsia" w:cstheme="minorHAnsi"/>
            <w:lang w:val="en-GB"/>
          </w:rPr>
          <w:t xml:space="preserve"> of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max</m:t>
              </m:r>
            </m:sub>
          </m:sSub>
          <w:commentRangeEnd w:id="338"/>
          <m:r>
            <m:rPr>
              <m:sty m:val="p"/>
            </m:rPr>
            <w:rPr>
              <w:rStyle w:val="Kommentarsreferens"/>
            </w:rPr>
            <w:commentReference w:id="338"/>
          </m:r>
        </m:oMath>
      </w:ins>
      <w:r w:rsidR="00A3059C" w:rsidRPr="00A3059C">
        <w:rPr>
          <w:rFonts w:eastAsiaTheme="minorEastAsia" w:cstheme="minorHAnsi"/>
          <w:lang w:val="en-US"/>
        </w:rPr>
        <w:t>)</w:t>
      </w:r>
      <w:r w:rsidR="00B87E9C" w:rsidRPr="00972C7F">
        <w:rPr>
          <w:rFonts w:eastAsiaTheme="minorEastAsia" w:cstheme="minorHAnsi"/>
          <w:lang w:val="en-GB"/>
        </w:rPr>
        <w:t xml:space="preserve">. </w:t>
      </w:r>
      <w:r w:rsidR="00DF5416" w:rsidRPr="00972C7F">
        <w:rPr>
          <w:rFonts w:eastAsiaTheme="minorEastAsia" w:cstheme="minorHAnsi"/>
          <w:lang w:val="en-GB"/>
        </w:rPr>
        <w:t xml:space="preserve">Because </w:t>
      </w:r>
      <w:del w:id="340" w:author="Anna Gårdmark" w:date="2020-02-04T08:58:00Z">
        <w:r w:rsidR="00734665" w:rsidRPr="00972C7F" w:rsidDel="002C5859">
          <w:rPr>
            <w:rFonts w:eastAsiaTheme="minorEastAsia" w:cstheme="minorHAnsi"/>
            <w:lang w:val="en-GB"/>
          </w:rPr>
          <w:delText xml:space="preserve"> </w:delText>
        </w:r>
      </w:del>
      <w:r w:rsidR="00734665" w:rsidRPr="00972C7F">
        <w:rPr>
          <w:rFonts w:eastAsiaTheme="minorEastAsia" w:cstheme="minorHAnsi"/>
          <w:lang w:val="en-GB"/>
        </w:rPr>
        <w:t xml:space="preserve">of </w:t>
      </w:r>
      <w:r w:rsidR="0048363D" w:rsidRPr="0048363D">
        <w:rPr>
          <w:rFonts w:eastAsiaTheme="minorEastAsia" w:cstheme="minorHAnsi"/>
          <w:lang w:val="en-US"/>
        </w:rPr>
        <w:t>small size</w:t>
      </w:r>
      <w:r w:rsidR="008701DE" w:rsidRPr="008701DE">
        <w:rPr>
          <w:rFonts w:eastAsiaTheme="minorEastAsia" w:cstheme="minorHAnsi"/>
          <w:lang w:val="en-US"/>
        </w:rPr>
        <w:t>,</w:t>
      </w:r>
      <w:r w:rsidR="002367AD" w:rsidRPr="00972C7F">
        <w:rPr>
          <w:rFonts w:eastAsiaTheme="minorEastAsia" w:cstheme="minorHAnsi"/>
          <w:lang w:val="en-GB"/>
        </w:rPr>
        <w:t xml:space="preserve"> t</w:t>
      </w:r>
      <w:r w:rsidR="00D924B8" w:rsidRPr="00972C7F">
        <w:rPr>
          <w:rFonts w:eastAsiaTheme="minorEastAsia" w:cstheme="minorHAnsi"/>
          <w:lang w:val="en-GB"/>
        </w:rPr>
        <w:t xml:space="preserve">he </w:t>
      </w:r>
      <w:r w:rsidR="00265530" w:rsidRPr="00972C7F">
        <w:rPr>
          <w:rFonts w:eastAsiaTheme="minorEastAsia" w:cstheme="minorHAnsi"/>
          <w:lang w:val="en-GB"/>
        </w:rPr>
        <w:t xml:space="preserve">individuals </w:t>
      </w:r>
      <w:r w:rsidR="005C74C2" w:rsidRPr="00972C7F">
        <w:rPr>
          <w:rFonts w:eastAsiaTheme="minorEastAsia" w:cstheme="minorHAnsi"/>
          <w:lang w:val="en-GB"/>
        </w:rPr>
        <w:t xml:space="preserve">in </w:t>
      </w:r>
      <w:r w:rsidR="00316864" w:rsidRPr="00972C7F">
        <w:rPr>
          <w:rFonts w:eastAsiaTheme="minorEastAsia" w:cstheme="minorHAnsi"/>
          <w:lang w:val="en-GB"/>
        </w:rPr>
        <w:t xml:space="preserve">the </w:t>
      </w:r>
      <w:r w:rsidR="005C74C2" w:rsidRPr="00972C7F">
        <w:rPr>
          <w:rFonts w:eastAsiaTheme="minorEastAsia" w:cstheme="minorHAnsi"/>
          <w:lang w:val="en-GB"/>
        </w:rPr>
        <w:t>experiment</w:t>
      </w:r>
      <w:r w:rsidR="00346AC4" w:rsidRPr="00972C7F">
        <w:rPr>
          <w:rFonts w:eastAsiaTheme="minorEastAsia" w:cstheme="minorHAnsi"/>
          <w:lang w:val="en-GB"/>
        </w:rPr>
        <w:t>s</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CC0301">
        <w:rPr>
          <w:rFonts w:eastAsiaTheme="minorEastAsia" w:cstheme="minorHAnsi"/>
          <w:lang w:val="en-US"/>
        </w:rPr>
        <w:t xml:space="preserve">reduced growth performance </w:t>
      </w:r>
      <w:r w:rsidR="00CC0301">
        <w:rPr>
          <w:rFonts w:eastAsiaTheme="minorEastAsia" w:cstheme="minorHAnsi"/>
          <w:lang w:val="en-US"/>
        </w:rPr>
        <w:t xml:space="preserve">of large fish with increased temperatures cannot only be explained by </w:t>
      </w:r>
      <w:r w:rsidR="00CC0301" w:rsidRPr="00CC0301">
        <w:rPr>
          <w:rFonts w:eastAsiaTheme="minorEastAsia" w:cstheme="minorHAnsi"/>
          <w:lang w:val="en-US"/>
        </w:rPr>
        <w:t xml:space="preserve">earlier </w:t>
      </w:r>
      <w:r w:rsidR="004604DF" w:rsidRPr="00972C7F">
        <w:rPr>
          <w:rFonts w:eastAsiaTheme="minorEastAsia" w:cstheme="minorHAnsi"/>
          <w:lang w:val="en-GB"/>
        </w:rPr>
        <w:t>maturation</w:t>
      </w:r>
      <w:r w:rsidR="00FD3338" w:rsidRPr="00FD3338">
        <w:rPr>
          <w:rFonts w:eastAsiaTheme="minorEastAsia" w:cstheme="minorHAnsi"/>
          <w:lang w:val="en-US"/>
        </w:rPr>
        <w:t xml:space="preserve"> and changes in </w:t>
      </w:r>
      <w:r w:rsidR="00FD3338">
        <w:rPr>
          <w:rFonts w:eastAsiaTheme="minorEastAsia" w:cstheme="minorHAnsi"/>
          <w:lang w:val="en-US"/>
        </w:rPr>
        <w:t>energy allocation</w:t>
      </w:r>
      <w:r w:rsidR="00912DAB">
        <w:rPr>
          <w:rFonts w:eastAsiaTheme="minorEastAsia" w:cstheme="minorHAnsi"/>
          <w:lang w:val="en-US"/>
        </w:rPr>
        <w:t xml:space="preserve"> from somatic growth to gonads</w:t>
      </w:r>
      <w:r w:rsidR="00770AB8">
        <w:rPr>
          <w:rFonts w:eastAsiaTheme="minorEastAsia" w:cstheme="minorHAnsi"/>
          <w:lang w:val="en-US"/>
        </w:rPr>
        <w:t>, but may</w:t>
      </w:r>
      <w:del w:id="341" w:author="Anna Gårdmark" w:date="2020-02-04T08:59:00Z">
        <w:r w:rsidR="00770AB8" w:rsidDel="002C5859">
          <w:rPr>
            <w:rFonts w:eastAsiaTheme="minorEastAsia" w:cstheme="minorHAnsi"/>
            <w:lang w:val="en-US"/>
          </w:rPr>
          <w:delText>be</w:delText>
        </w:r>
      </w:del>
      <w:r w:rsidR="00770AB8">
        <w:rPr>
          <w:rFonts w:eastAsiaTheme="minorEastAsia" w:cstheme="minorHAnsi"/>
          <w:lang w:val="en-US"/>
        </w:rPr>
        <w:t xml:space="preserve"> also represent</w:t>
      </w:r>
      <w:del w:id="342" w:author="Anna Gårdmark" w:date="2020-02-04T08:59:00Z">
        <w:r w:rsidR="00770AB8" w:rsidDel="002C5859">
          <w:rPr>
            <w:rFonts w:eastAsiaTheme="minorEastAsia" w:cstheme="minorHAnsi"/>
            <w:lang w:val="en-US"/>
          </w:rPr>
          <w:delText>s</w:delText>
        </w:r>
      </w:del>
      <w:r w:rsidR="00770AB8">
        <w:rPr>
          <w:rFonts w:eastAsiaTheme="minorEastAsia" w:cstheme="minorHAnsi"/>
          <w:lang w:val="en-US"/>
        </w:rPr>
        <w:t xml:space="preserve"> physiological constraints</w:t>
      </w:r>
      <w:r w:rsidR="00CD6EC5">
        <w:rPr>
          <w:rFonts w:eastAsiaTheme="minorEastAsia" w:cstheme="minorHAnsi"/>
          <w:lang w:val="en-US"/>
        </w:rPr>
        <w:t xml:space="preserve"> (</w:t>
      </w:r>
      <w:r w:rsidR="00C77BCF">
        <w:rPr>
          <w:rFonts w:eastAsiaTheme="minorEastAsia" w:cstheme="minorHAnsi"/>
          <w:lang w:val="en-US"/>
        </w:rPr>
        <w:t>as also predicted by</w:t>
      </w:r>
      <w:r w:rsidR="00CD6EC5">
        <w:rPr>
          <w:rFonts w:eastAsiaTheme="minorEastAsia" w:cstheme="minorHAnsi"/>
          <w:lang w:val="en-US"/>
        </w:rPr>
        <w:t xml:space="preserve"> supply and demand</w:t>
      </w:r>
      <w:r w:rsidR="005919F3">
        <w:rPr>
          <w:rFonts w:eastAsiaTheme="minorEastAsia" w:cstheme="minorHAnsi"/>
          <w:lang w:val="en-US"/>
        </w:rPr>
        <w:t>-based growth models</w:t>
      </w:r>
      <w:commentRangeStart w:id="343"/>
      <w:r w:rsidR="00CD6EC5">
        <w:rPr>
          <w:rFonts w:eastAsiaTheme="minorEastAsia" w:cstheme="minorHAnsi"/>
          <w:lang w:val="en-US"/>
        </w:rPr>
        <w:t>)</w:t>
      </w:r>
      <w:commentRangeEnd w:id="343"/>
      <w:r w:rsidR="002C5859">
        <w:rPr>
          <w:rStyle w:val="Kommentarsreferens"/>
        </w:rPr>
        <w:commentReference w:id="343"/>
      </w:r>
      <w:r w:rsidR="00770AB8">
        <w:rPr>
          <w:rFonts w:eastAsiaTheme="minorEastAsia" w:cstheme="minorHAnsi"/>
          <w:lang w:val="en-US"/>
        </w:rPr>
        <w:t>.</w:t>
      </w:r>
    </w:p>
    <w:p w14:paraId="2BDB8268" w14:textId="2ADB0CBE"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8701DE">
        <w:rPr>
          <w:rFonts w:eastAsiaTheme="minorEastAsia" w:cstheme="minorHAnsi"/>
          <w:lang w:val="en-US"/>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A6152D">
        <w:rPr>
          <w:rFonts w:eastAsiaTheme="minorEastAsia" w:cstheme="minorHAnsi"/>
          <w:lang w:val="en-US"/>
        </w:rPr>
        <w:t xml:space="preserve">s </w:t>
      </w:r>
      <w:r w:rsidR="0010434F" w:rsidRPr="00910CB8">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{"citationID":"aj8ab61u9","properties":{"formattedCitation":"(Brett {\\i{}et al.} 1969; Huey &amp; Kingsolver 2019)","plainCitation":"(Brett et al. 1969;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T."}],"issued":{"date-parts":[["1969",9,1]]}}},{"id":1582,"uris":["http://zotero.org/users/6116610/items/TIVI8U8X"],"uri":["http://zotero.org/users/6116610/items/TIVI8U8X"],"itemData":{"id":1582,"type":"article-journal","abstract":"Climate warming may lower environmental resource levels, growth, and </w:instrText>
      </w:r>
      <w:r w:rsidR="001F613A">
        <w:rPr>
          <w:rFonts w:eastAsiaTheme="minorEastAsia" w:cstheme="minorHAnsi"/>
        </w:rPr>
        <w:instrText>ﬁ</w:instrText>
      </w:r>
      <w:r w:rsidR="001F613A" w:rsidRPr="00972C7F">
        <w:rPr>
          <w:rFonts w:eastAsiaTheme="minorEastAsia"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eastAsiaTheme="minorEastAsia" w:cstheme="minorHAnsi"/>
        </w:rPr>
        <w:instrText>ﬁ</w:instrText>
      </w:r>
      <w:r w:rsidR="001F613A" w:rsidRPr="00972C7F">
        <w:rPr>
          <w:rFonts w:eastAsiaTheme="minorEastAsia"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w:instrText>
      </w:r>
      <w:r w:rsidR="001F613A" w:rsidRPr="00404F83">
        <w:rPr>
          <w:rFonts w:eastAsiaTheme="minorEastAsia" w:cstheme="minorHAnsi"/>
          <w:lang w:val="en-GB"/>
          <w:rPrChange w:id="344" w:author="Anna Gårdmark" w:date="2020-02-03T17:27:00Z">
            <w:rPr>
              <w:rFonts w:eastAsiaTheme="minorEastAsia" w:cstheme="minorHAnsi"/>
            </w:rPr>
          </w:rPrChange>
        </w:rPr>
        <w:instrText>ss our model’s key assumptions and caveats as well as its relationship to a recent model for phytoplankton. Both models illustrate that the deleterious impacts of climate warming on ectotherms will be ampli</w:instrText>
      </w:r>
      <w:r w:rsidR="001F613A">
        <w:rPr>
          <w:rFonts w:eastAsiaTheme="minorEastAsia" w:cstheme="minorHAnsi"/>
        </w:rPr>
        <w:instrText>ﬁ</w:instrText>
      </w:r>
      <w:r w:rsidR="001F613A" w:rsidRPr="00404F83">
        <w:rPr>
          <w:rFonts w:eastAsiaTheme="minorEastAsia" w:cstheme="minorHAnsi"/>
          <w:lang w:val="en-GB"/>
          <w:rPrChange w:id="345" w:author="Anna Gårdmark" w:date="2020-02-03T17:27:00Z">
            <w:rPr>
              <w:rFonts w:eastAsiaTheme="minorEastAsia" w:cstheme="minorHAnsi"/>
            </w:rPr>
          </w:rPrChange>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1F613A" w:rsidRPr="001F613A">
        <w:rPr>
          <w:rFonts w:ascii="Times New Roman" w:cs="Times New Roman"/>
          <w:lang w:val="en-GB"/>
        </w:rPr>
        <w:t xml:space="preserve">(Brett </w:t>
      </w:r>
      <w:r w:rsidR="001F613A" w:rsidRPr="001F613A">
        <w:rPr>
          <w:rFonts w:ascii="Times New Roman" w:cs="Times New Roman"/>
          <w:i/>
          <w:iCs/>
          <w:lang w:val="en-GB"/>
        </w:rPr>
        <w:t>et al.</w:t>
      </w:r>
      <w:r w:rsidR="001F613A" w:rsidRPr="001F613A">
        <w:rPr>
          <w:rFonts w:ascii="Times New Roman" w:cs="Times New Roman"/>
          <w:lang w:val="en-GB"/>
        </w:rPr>
        <w:t xml:space="preserve"> 1969; Huey &amp; Kingsolver 2019)</w:t>
      </w:r>
      <w:r w:rsidR="0010434F" w:rsidRPr="00910CB8">
        <w:rPr>
          <w:rFonts w:eastAsiaTheme="minorEastAsia" w:cstheme="minorHAnsi"/>
        </w:rPr>
        <w:fldChar w:fldCharType="end"/>
      </w:r>
      <w:r w:rsidR="00E97862" w:rsidRPr="00E97862">
        <w:rPr>
          <w:rFonts w:eastAsiaTheme="minorEastAsia" w:cstheme="minorHAnsi"/>
          <w:lang w:val="en-US"/>
        </w:rPr>
        <w:t>.</w:t>
      </w:r>
      <w:r w:rsidR="00297D1F" w:rsidRPr="00404F83">
        <w:rPr>
          <w:rFonts w:eastAsiaTheme="minorEastAsia" w:cstheme="minorHAnsi"/>
          <w:lang w:val="en-GB"/>
          <w:rPrChange w:id="346" w:author="Anna Gårdmark" w:date="2020-02-03T17:27:00Z">
            <w:rPr>
              <w:rFonts w:eastAsiaTheme="minorEastAsia" w:cstheme="minorHAnsi"/>
            </w:rPr>
          </w:rPrChange>
        </w:rPr>
        <w:t xml:space="preserve"> </w:t>
      </w:r>
      <w:r w:rsidR="00E97862" w:rsidRPr="00E97862">
        <w:rPr>
          <w:rFonts w:eastAsiaTheme="minorEastAsia" w:cstheme="minorHAnsi"/>
          <w:lang w:val="en-US"/>
        </w:rPr>
        <w:t>Y</w:t>
      </w:r>
      <w:r w:rsidR="00297D1F" w:rsidRPr="00972C7F">
        <w:rPr>
          <w:rFonts w:eastAsiaTheme="minorEastAsia" w:cstheme="minorHAnsi"/>
          <w:lang w:val="en-GB"/>
        </w:rPr>
        <w:t>et</w:t>
      </w:r>
      <w:r w:rsidR="00533927" w:rsidRPr="00071A6B">
        <w:rPr>
          <w:rFonts w:eastAsiaTheme="minorEastAsia" w:cstheme="minorHAnsi"/>
          <w:lang w:val="en-US"/>
        </w:rPr>
        <w:t>,</w:t>
      </w:r>
      <w:r w:rsidR="00297D1F" w:rsidRPr="00972C7F">
        <w:rPr>
          <w:rFonts w:eastAsiaTheme="minorEastAsia" w:cstheme="minorHAnsi"/>
          <w:lang w:val="en-GB"/>
        </w:rPr>
        <w:t xml:space="preserve"> these variable</w:t>
      </w:r>
      <w:r w:rsidR="00444A44" w:rsidRPr="00071A6B">
        <w:rPr>
          <w:rFonts w:eastAsiaTheme="minorEastAsia" w:cstheme="minorHAnsi"/>
          <w:lang w:val="en-US"/>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071A6B">
        <w:rPr>
          <w:rFonts w:eastAsiaTheme="minorEastAsia" w:cstheme="minorHAnsi"/>
          <w:lang w:val="en-US"/>
        </w:rPr>
        <w:t xml:space="preserve">, such that the </w:t>
      </w:r>
      <w:r w:rsidR="00071A6B">
        <w:rPr>
          <w:rFonts w:eastAsiaTheme="minorEastAsia" w:cstheme="minorHAnsi"/>
          <w:lang w:val="en-US"/>
        </w:rPr>
        <w:t>field-optimum growth curves are likely closer to the environmental temperatures (Fig. 7)</w:t>
      </w:r>
      <w:r w:rsidR="0010434F">
        <w:rPr>
          <w:rFonts w:eastAsiaTheme="minorEastAsia" w:cstheme="minorHAnsi"/>
          <w:lang w:val="en-US"/>
        </w:rPr>
        <w:t>.</w:t>
      </w:r>
      <w:r w:rsidR="00D04558" w:rsidRPr="00972C7F">
        <w:rPr>
          <w:rFonts w:eastAsiaTheme="minorEastAsia" w:cstheme="minorHAnsi"/>
          <w:lang w:val="en-GB"/>
        </w:rPr>
        <w:t xml:space="preserve"> </w:t>
      </w:r>
      <w:r w:rsidR="00910CB8" w:rsidRPr="00910CB8">
        <w:rPr>
          <w:rFonts w:cstheme="minorHAnsi"/>
          <w:lang w:val="en-US"/>
        </w:rPr>
        <w:t xml:space="preserve">It is important to acknowledge that climate change may also introduce higher food limitation, which would further lower the optimum temperature for growth </w:t>
      </w:r>
      <w:r w:rsidR="00910CB8" w:rsidRPr="00910CB8">
        <w:rPr>
          <w:rFonts w:cstheme="minorHAnsi"/>
          <w:lang w:val="en-US"/>
        </w:rPr>
        <w:fldChar w:fldCharType="begin"/>
      </w:r>
      <w:r w:rsidR="001F613A">
        <w:rPr>
          <w:rFonts w:cstheme="minorHAnsi"/>
          <w:lang w:val="en-US"/>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lang w:val="en-US"/>
        </w:rPr>
        <w:fldChar w:fldCharType="separate"/>
      </w:r>
      <w:r w:rsidR="001F613A" w:rsidRPr="001F613A">
        <w:rPr>
          <w:rFonts w:ascii="Times New Roman" w:cs="Times New Roman"/>
          <w:lang w:val="en-GB"/>
        </w:rPr>
        <w:t>(Huey &amp; Kingsolver 2019)</w:t>
      </w:r>
      <w:r w:rsidR="00910CB8" w:rsidRPr="00910CB8">
        <w:rPr>
          <w:rFonts w:cstheme="minorHAnsi"/>
          <w:lang w:val="en-US"/>
        </w:rPr>
        <w:fldChar w:fldCharType="end"/>
      </w:r>
      <w:r w:rsidR="008D3D3D">
        <w:rPr>
          <w:rFonts w:cstheme="minorHAnsi"/>
          <w:lang w:val="en-US"/>
        </w:rPr>
        <w:t>.</w:t>
      </w:r>
      <w:r w:rsidR="000B7D1E">
        <w:rPr>
          <w:rFonts w:cstheme="minorHAnsi"/>
          <w:lang w:val="en-US"/>
        </w:rPr>
        <w:t xml:space="preserve"> </w:t>
      </w:r>
      <w:r w:rsidR="007B7424">
        <w:rPr>
          <w:rFonts w:cstheme="minorHAnsi"/>
          <w:lang w:val="en-US"/>
        </w:rPr>
        <w:t xml:space="preserve">With respect to </w:t>
      </w:r>
      <w:r w:rsidR="00FB2362">
        <w:rPr>
          <w:rFonts w:cstheme="minorHAnsi"/>
          <w:lang w:val="en-US"/>
        </w:rPr>
        <w:t>the role of optimum thermal response for a species response to warming</w:t>
      </w:r>
      <w:r w:rsidR="00B51473">
        <w:rPr>
          <w:rFonts w:cstheme="minorHAnsi"/>
          <w:lang w:val="en-US"/>
        </w:rPr>
        <w:t xml:space="preserve">, </w:t>
      </w:r>
      <w:r w:rsidR="00203B19">
        <w:rPr>
          <w:lang w:val="en-US"/>
        </w:rPr>
        <w:t>tem</w:t>
      </w:r>
      <w:r w:rsidR="00203B19" w:rsidRPr="00203B19">
        <w:rPr>
          <w:lang w:val="en-US"/>
        </w:rPr>
        <w:t>perate species in particular occupy thermal habitats below their</w:t>
      </w:r>
      <w:r w:rsidR="00203B19" w:rsidRPr="00972C7F">
        <w:rPr>
          <w:rFonts w:eastAsiaTheme="minorEastAsia"/>
          <w:lang w:val="en-GB"/>
        </w:rPr>
        <w:t xml:space="preserve"> optimum for growth</w:t>
      </w:r>
      <w:r w:rsidR="00555492" w:rsidRPr="00555492">
        <w:rPr>
          <w:rFonts w:eastAsiaTheme="minorEastAsia"/>
          <w:lang w:val="en-US"/>
        </w:rPr>
        <w:t xml:space="preserve"> </w:t>
      </w:r>
      <w:commentRangeStart w:id="347"/>
      <w:r w:rsidR="00555492" w:rsidRPr="00555492">
        <w:rPr>
          <w:rFonts w:eastAsiaTheme="minorEastAsia"/>
          <w:lang w:val="en-US"/>
        </w:rPr>
        <w:t xml:space="preserve">(Fig. </w:t>
      </w:r>
      <w:r w:rsidR="00555492">
        <w:rPr>
          <w:rFonts w:eastAsiaTheme="minorEastAsia"/>
          <w:lang w:val="en-US"/>
        </w:rPr>
        <w:t>7)</w:t>
      </w:r>
      <w:r w:rsidR="00203B19" w:rsidRPr="00203B19">
        <w:rPr>
          <w:rFonts w:eastAsiaTheme="minorEastAsia"/>
          <w:lang w:val="en-US"/>
        </w:rPr>
        <w:t xml:space="preserve">, </w:t>
      </w:r>
      <w:commentRangeEnd w:id="347"/>
      <w:r w:rsidR="002C5859">
        <w:rPr>
          <w:rStyle w:val="Kommentarsreferens"/>
        </w:rPr>
        <w:commentReference w:id="347"/>
      </w:r>
      <w:r w:rsidR="00203B19" w:rsidRPr="00203B19">
        <w:rPr>
          <w:rFonts w:eastAsiaTheme="minorEastAsia"/>
          <w:lang w:val="en-US"/>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in </w:t>
      </w:r>
      <w:r w:rsidR="00203B19" w:rsidRPr="00203B19">
        <w:rPr>
          <w:rFonts w:cstheme="minorHAnsi"/>
          <w:lang w:val="en-US"/>
        </w:rPr>
        <w:t xml:space="preserve">when </w:t>
      </w:r>
      <w:r w:rsidR="00203B19" w:rsidRPr="00972C7F">
        <w:rPr>
          <w:rFonts w:cstheme="minorHAnsi"/>
          <w:lang w:val="en-GB"/>
        </w:rPr>
        <w:t>temperature</w:t>
      </w:r>
      <w:r w:rsidR="00203B19" w:rsidRPr="00203B19">
        <w:rPr>
          <w:rFonts w:cstheme="minorHAnsi"/>
          <w:lang w:val="en-US"/>
        </w:rPr>
        <w:t xml:space="preserve">s fluctuate </w:t>
      </w:r>
      <w:r w:rsidR="00203B19" w:rsidRPr="00972C7F">
        <w:rPr>
          <w:rFonts w:cstheme="minorHAnsi"/>
          <w:lang w:val="en-GB"/>
        </w:rPr>
        <w:t>(Bernhardt et al 2019)</w:t>
      </w:r>
      <w:r w:rsidR="00203B19" w:rsidRPr="00203B19">
        <w:rPr>
          <w:rFonts w:cstheme="minorHAnsi"/>
          <w:lang w:val="en-US"/>
        </w:rPr>
        <w:t>.</w:t>
      </w:r>
      <w:r w:rsidR="00222B31">
        <w:rPr>
          <w:rFonts w:cstheme="minorHAnsi"/>
          <w:lang w:val="en-US"/>
        </w:rPr>
        <w:t xml:space="preserve"> </w:t>
      </w:r>
      <w:r w:rsidR="00310AE3">
        <w:rPr>
          <w:rFonts w:eastAsiaTheme="minorEastAsia" w:cstheme="minorHAnsi"/>
          <w:lang w:val="en-US"/>
        </w:rPr>
        <w:t>However</w:t>
      </w:r>
      <w:r w:rsidR="00310AE3" w:rsidRPr="00FA74D0">
        <w:rPr>
          <w:rFonts w:cstheme="minorHAnsi"/>
          <w:lang w:val="en-US"/>
        </w:rPr>
        <w:t xml:space="preserve">, </w:t>
      </w:r>
      <w:r w:rsidR="00310AE3" w:rsidRPr="00972C7F">
        <w:rPr>
          <w:rFonts w:cstheme="minorHAnsi"/>
          <w:lang w:val="en-GB"/>
        </w:rPr>
        <w:t xml:space="preserve">warming </w:t>
      </w:r>
      <w:r w:rsidR="00587DBC" w:rsidRPr="00587DBC">
        <w:rPr>
          <w:rFonts w:cstheme="minorHAnsi"/>
          <w:lang w:val="en-US"/>
        </w:rPr>
        <w:t>has alr</w:t>
      </w:r>
      <w:r w:rsidR="00587DBC">
        <w:rPr>
          <w:rFonts w:cstheme="minorHAnsi"/>
          <w:lang w:val="en-US"/>
        </w:rPr>
        <w:t xml:space="preserve">eady lead to </w:t>
      </w:r>
      <w:r w:rsidR="00310AE3" w:rsidRPr="00972C7F">
        <w:rPr>
          <w:rFonts w:cstheme="minorHAnsi"/>
          <w:lang w:val="en-GB"/>
        </w:rPr>
        <w:t>negative (or lack of positive</w:t>
      </w:r>
      <w:commentRangeStart w:id="348"/>
      <w:r w:rsidR="00310AE3" w:rsidRPr="00972C7F">
        <w:rPr>
          <w:rFonts w:cstheme="minorHAnsi"/>
          <w:lang w:val="en-GB"/>
        </w:rPr>
        <w:t>)</w:t>
      </w:r>
      <w:commentRangeEnd w:id="348"/>
      <w:r w:rsidR="004A2EA6">
        <w:rPr>
          <w:rStyle w:val="Kommentarsreferens"/>
        </w:rPr>
        <w:commentReference w:id="348"/>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310AE3" w:rsidRPr="00972C7F">
        <w:rPr>
          <w:rFonts w:cstheme="minorHAnsi"/>
          <w:lang w:val="en-GB"/>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M."}],"issued":{"date-parts":[["2011",5]]}}},{"id":"DNCRBlrK/42lHZ2iH","uris":["http://zotero.org/users/6116610/items/3XTZM82V"],"uri":["http://zotero.org/users/6116610/items/3XTZM82V"],"itemData":{"id":"lTBYM25w/GU44DKof","type":"article-journal","abstract":"A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w:instrText>
      </w:r>
      <w:r w:rsidR="00310AE3">
        <w:rPr>
          <w:rFonts w:cstheme="minorHAnsi"/>
        </w:rPr>
        <w:instrText>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310AE3" w:rsidRPr="00404F83">
        <w:rPr>
          <w:rFonts w:cstheme="minorHAnsi"/>
          <w:lang w:val="en-GB"/>
          <w:rPrChange w:id="349" w:author="Anna Gårdmark" w:date="2020-02-03T17:27:00Z">
            <w:rPr>
              <w:rFonts w:cstheme="minorHAnsi"/>
            </w:rPr>
          </w:rPrChang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10AE3">
        <w:rPr>
          <w:rFonts w:cstheme="minorHAnsi"/>
        </w:rPr>
        <w:fldChar w:fldCharType="separate"/>
      </w:r>
      <w:r w:rsidR="00310AE3" w:rsidRPr="00F13CC9">
        <w:rPr>
          <w:lang w:val="en-GB"/>
        </w:rPr>
        <w:t xml:space="preserve">(Neuheimer </w:t>
      </w:r>
      <w:r w:rsidR="00310AE3" w:rsidRPr="00F13CC9">
        <w:rPr>
          <w:i/>
          <w:iCs/>
          <w:lang w:val="en-GB"/>
        </w:rPr>
        <w:t>et al.</w:t>
      </w:r>
      <w:r w:rsidR="00310AE3" w:rsidRPr="00F13CC9">
        <w:rPr>
          <w:lang w:val="en-GB"/>
        </w:rPr>
        <w:t xml:space="preserve"> 2011; Huss </w:t>
      </w:r>
      <w:r w:rsidR="00310AE3" w:rsidRPr="00F13CC9">
        <w:rPr>
          <w:i/>
          <w:iCs/>
          <w:lang w:val="en-GB"/>
        </w:rPr>
        <w:t>et al.</w:t>
      </w:r>
      <w:r w:rsidR="00310AE3" w:rsidRPr="00F13CC9">
        <w:rPr>
          <w:lang w:val="en-GB"/>
        </w:rPr>
        <w:t xml:space="preserve"> 2019)</w:t>
      </w:r>
      <w:r w:rsidR="00310AE3">
        <w:rPr>
          <w:rFonts w:cstheme="minorHAnsi"/>
        </w:rPr>
        <w:fldChar w:fldCharType="end"/>
      </w:r>
      <w:r w:rsidR="00317AEE" w:rsidRPr="00317AEE">
        <w:rPr>
          <w:rFonts w:cstheme="minorHAnsi"/>
          <w:lang w:val="en-US"/>
        </w:rPr>
        <w:t xml:space="preserve">. </w:t>
      </w:r>
      <w:r w:rsidR="0073415C" w:rsidRPr="00865AA6">
        <w:rPr>
          <w:rFonts w:eastAsiaTheme="minorEastAsia" w:cstheme="minorHAnsi"/>
          <w:lang w:val="en-US"/>
        </w:rPr>
        <w:t>Whi</w:t>
      </w:r>
      <w:r w:rsidR="0073415C">
        <w:rPr>
          <w:rFonts w:eastAsiaTheme="minorEastAsia" w:cstheme="minorHAnsi"/>
          <w:lang w:val="en-US"/>
        </w:rPr>
        <w:t xml:space="preserve">le the optimum temperature for growth declines as individuals grow in size, the key question for predicting </w:t>
      </w:r>
      <w:r w:rsidR="00E1391D">
        <w:rPr>
          <w:rFonts w:eastAsiaTheme="minorEastAsia" w:cstheme="minorHAnsi"/>
          <w:lang w:val="en-US"/>
        </w:rPr>
        <w:t xml:space="preserve">if large fish will suffer </w:t>
      </w:r>
      <w:r w:rsidR="0073415C">
        <w:rPr>
          <w:rFonts w:eastAsiaTheme="minorEastAsia" w:cstheme="minorHAnsi"/>
          <w:lang w:val="en-US"/>
        </w:rPr>
        <w:t xml:space="preserve">negative consequences of warming </w:t>
      </w:r>
      <w:r w:rsidR="00E1391D">
        <w:rPr>
          <w:rFonts w:eastAsiaTheme="minorEastAsia" w:cstheme="minorHAnsi"/>
          <w:lang w:val="en-US"/>
        </w:rPr>
        <w:t xml:space="preserve">first </w:t>
      </w:r>
      <w:r w:rsidR="0073415C">
        <w:rPr>
          <w:rFonts w:eastAsiaTheme="minorEastAsia" w:cstheme="minorHAnsi"/>
          <w:lang w:val="en-US"/>
        </w:rPr>
        <w:t xml:space="preserve">is </w:t>
      </w:r>
      <w:r w:rsidR="002B378D">
        <w:rPr>
          <w:rFonts w:eastAsiaTheme="minorEastAsia" w:cstheme="minorHAnsi"/>
          <w:lang w:val="en-US"/>
        </w:rPr>
        <w:t xml:space="preserve">to understand if </w:t>
      </w:r>
      <w:r w:rsidR="00B00D2F">
        <w:rPr>
          <w:rFonts w:eastAsiaTheme="minorEastAsia" w:cstheme="minorHAnsi"/>
          <w:lang w:val="en-US"/>
        </w:rPr>
        <w:t xml:space="preserve">they in general </w:t>
      </w:r>
      <w:r w:rsidR="0073415C">
        <w:rPr>
          <w:lang w:val="en-US"/>
        </w:rPr>
        <w:t>live closer to their thermal optimum for growth.</w:t>
      </w:r>
      <w:r w:rsidR="0012070D">
        <w:rPr>
          <w:lang w:val="en-US"/>
        </w:rPr>
        <w:t xml:space="preserve"> </w:t>
      </w:r>
      <w:r w:rsidR="00B75CCE">
        <w:rPr>
          <w:lang w:val="en-US"/>
        </w:rPr>
        <w:t xml:space="preserve">Because </w:t>
      </w:r>
      <w:r w:rsidR="00C47A7A">
        <w:rPr>
          <w:lang w:val="en-US"/>
        </w:rPr>
        <w:t>e</w:t>
      </w:r>
      <w:r w:rsidR="00D42959" w:rsidRPr="00203B19">
        <w:rPr>
          <w:lang w:val="en-US"/>
        </w:rPr>
        <w:t xml:space="preserve">ven if the optimum </w:t>
      </w:r>
      <w:r w:rsidR="003A5584">
        <w:rPr>
          <w:lang w:val="en-US"/>
        </w:rPr>
        <w:t>growth</w:t>
      </w:r>
      <w:r w:rsidR="004C0AE9">
        <w:rPr>
          <w:lang w:val="en-US"/>
        </w:rPr>
        <w:t xml:space="preserve"> </w:t>
      </w:r>
      <w:r w:rsidR="00D42959" w:rsidRPr="00203B19">
        <w:rPr>
          <w:lang w:val="en-US"/>
        </w:rPr>
        <w:t>temperature of large fish is</w:t>
      </w:r>
      <w:r w:rsidR="00D42959">
        <w:rPr>
          <w:lang w:val="en-US"/>
        </w:rPr>
        <w:t xml:space="preserve"> lower, </w:t>
      </w:r>
      <w:r w:rsidR="005E3DF3">
        <w:rPr>
          <w:lang w:val="en-US"/>
        </w:rPr>
        <w:t xml:space="preserve">they </w:t>
      </w:r>
      <w:r w:rsidR="00D42959">
        <w:rPr>
          <w:lang w:val="en-US"/>
        </w:rPr>
        <w:t>also typically inhabit colder temperatures</w:t>
      </w:r>
      <w:r w:rsidR="00484ED1">
        <w:rPr>
          <w:lang w:val="en-US"/>
        </w:rPr>
        <w:t xml:space="preserve"> compared to small fish</w:t>
      </w:r>
      <w:r w:rsidR="00E31A44">
        <w:rPr>
          <w:lang w:val="en-US"/>
        </w:rPr>
        <w:t xml:space="preserve"> via </w:t>
      </w:r>
      <w:r w:rsidR="005E3DF3" w:rsidRPr="00972C7F">
        <w:rPr>
          <w:lang w:val="en-GB"/>
        </w:rPr>
        <w:t>ontogenetic habitat shifts</w:t>
      </w:r>
      <w:r w:rsidR="00CD67B8" w:rsidRPr="003A0D92">
        <w:rPr>
          <w:lang w:val="en-US"/>
        </w:rPr>
        <w:t xml:space="preserve"> </w:t>
      </w:r>
      <w:r w:rsidR="00CD67B8">
        <w:rPr>
          <w:lang w:val="en-US"/>
        </w:rPr>
        <w:t>(</w:t>
      </w:r>
      <w:r w:rsidR="00B61DB7">
        <w:rPr>
          <w:lang w:val="en-US"/>
        </w:rPr>
        <w:fldChar w:fldCharType="begin"/>
      </w:r>
      <w:r w:rsidR="001F613A">
        <w:rPr>
          <w:lang w:val="en-US"/>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Pr>
          <w:lang w:val="en-US"/>
        </w:rPr>
        <w:fldChar w:fldCharType="separate"/>
      </w:r>
      <w:r w:rsidR="001F613A" w:rsidRPr="001F613A">
        <w:rPr>
          <w:rFonts w:ascii="Times New Roman" w:cs="Times New Roman"/>
          <w:lang w:val="en-GB"/>
        </w:rPr>
        <w:t>(Werner &amp; Hall 1988)</w:t>
      </w:r>
      <w:r w:rsidR="00B61DB7">
        <w:rPr>
          <w:lang w:val="en-US"/>
        </w:rPr>
        <w:fldChar w:fldCharType="end"/>
      </w:r>
      <w:r w:rsidR="00B61DB7">
        <w:rPr>
          <w:lang w:val="en-US"/>
        </w:rPr>
        <w:t xml:space="preserve">; </w:t>
      </w:r>
      <w:r w:rsidR="00CD67B8">
        <w:rPr>
          <w:lang w:val="en-US"/>
        </w:rPr>
        <w:t xml:space="preserve">see </w:t>
      </w:r>
      <w:r w:rsidR="00B61DB7">
        <w:rPr>
          <w:lang w:val="en-US"/>
        </w:rPr>
        <w:t xml:space="preserve">also </w:t>
      </w:r>
      <w:r w:rsidR="00CD67B8">
        <w:rPr>
          <w:lang w:val="en-US"/>
        </w:rPr>
        <w:t>Heincke’s law</w:t>
      </w:r>
      <w:r w:rsidR="00CD67B8" w:rsidRPr="00B503F2">
        <w:rPr>
          <w:lang w:val="en-US"/>
        </w:rPr>
        <w:t xml:space="preserve"> </w:t>
      </w:r>
      <w:r w:rsidR="00CD67B8">
        <w:fldChar w:fldCharType="begin"/>
      </w:r>
      <w:r w:rsidR="001F613A">
        <w:rPr>
          <w:lang w:val="en-US"/>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CD67B8" w:rsidRPr="00404F83">
        <w:rPr>
          <w:lang w:val="en-GB"/>
          <w:rPrChange w:id="350" w:author="Anna Gårdmark" w:date="2020-02-03T17:27:00Z">
            <w:rPr/>
          </w:rPrChange>
        </w:rPr>
        <w:t>)</w:t>
      </w:r>
      <w:r w:rsidR="00025C41">
        <w:rPr>
          <w:lang w:val="en-US"/>
        </w:rPr>
        <w:t xml:space="preserve">. </w:t>
      </w:r>
      <w:r w:rsidR="00B503F2" w:rsidRPr="00B503F2">
        <w:rPr>
          <w:rFonts w:eastAsiaTheme="minorEastAsia" w:cstheme="minorHAnsi"/>
          <w:lang w:val="en-US"/>
        </w:rPr>
        <w:t>T</w:t>
      </w:r>
      <w:r w:rsidR="0040573E" w:rsidRPr="00972C7F">
        <w:rPr>
          <w:rFonts w:eastAsiaTheme="minorEastAsia" w:cstheme="minorHAnsi"/>
          <w:lang w:val="en-GB"/>
        </w:rPr>
        <w:t xml:space="preserve">hat said, there </w:t>
      </w:r>
      <w:r w:rsidR="007A664B" w:rsidRPr="00BF0668">
        <w:rPr>
          <w:rFonts w:eastAsiaTheme="minorEastAsia" w:cstheme="minorHAnsi"/>
          <w:lang w:val="en-US"/>
        </w:rPr>
        <w:t>is</w:t>
      </w:r>
      <w:r w:rsidR="0040573E" w:rsidRPr="00972C7F">
        <w:rPr>
          <w:rFonts w:eastAsiaTheme="minorEastAsia" w:cstheme="minorHAnsi"/>
          <w:lang w:val="en-GB"/>
        </w:rPr>
        <w:t xml:space="preserve"> already empirical evidence of the largest individuals being the first to suffer </w:t>
      </w:r>
      <w:r w:rsidR="00C46B18" w:rsidRPr="003941BF">
        <w:rPr>
          <w:rFonts w:eastAsiaTheme="minorEastAsia" w:cstheme="minorHAnsi"/>
          <w:lang w:val="en-US"/>
        </w:rPr>
        <w:t xml:space="preserve">from </w:t>
      </w:r>
      <w:r w:rsidR="00FA42C8" w:rsidRPr="00E0010A">
        <w:rPr>
          <w:rFonts w:eastAsiaTheme="minorEastAsia" w:cstheme="minorHAnsi"/>
          <w:lang w:val="en-US"/>
        </w:rPr>
        <w:t>(</w:t>
      </w:r>
      <w:commentRangeStart w:id="351"/>
      <w:r w:rsidR="00FA42C8" w:rsidRPr="00E0010A">
        <w:rPr>
          <w:rFonts w:eastAsiaTheme="minorEastAsia" w:cstheme="minorHAnsi"/>
          <w:lang w:val="en-US"/>
        </w:rPr>
        <w:t xml:space="preserve">or not being able to </w:t>
      </w:r>
      <w:r w:rsidR="00E0010A">
        <w:rPr>
          <w:rFonts w:eastAsiaTheme="minorEastAsia" w:cstheme="minorHAnsi"/>
          <w:lang w:val="en-US"/>
        </w:rPr>
        <w:t>benefit</w:t>
      </w:r>
      <w:r w:rsidR="00FA42C8" w:rsidRPr="00E0010A">
        <w:rPr>
          <w:rFonts w:eastAsiaTheme="minorEastAsia" w:cstheme="minorHAnsi"/>
          <w:lang w:val="en-US"/>
        </w:rPr>
        <w:t xml:space="preserve">) </w:t>
      </w:r>
      <w:commentRangeEnd w:id="351"/>
      <w:r w:rsidR="004A2EA6">
        <w:rPr>
          <w:rStyle w:val="Kommentarsreferens"/>
        </w:rPr>
        <w:commentReference w:id="351"/>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{"citationID":"ai8io2a72o","properties":{"formattedCitation":"(P\\uc0\\u246{}rtner &amp; Knust 2007; Huss {\\i{}et al.} 2019)","plainCitation":"(Pörtner &amp; Knust 2007; Huss et al. 2019)","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id":"DNCRBlrK/42lHZ2iH","uris":["http://zotero.org/users/6116610/items/3XTZM82V"],"uri":["http://zotero.org/users/6116610/items/3XTZM82V"],"itemData":{"id":"DNCRBlrK/42lHZ2iH","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w:instrText>
      </w:r>
      <w:r w:rsidR="001F613A" w:rsidRPr="00DF4D7A">
        <w:rPr>
          <w:rFonts w:eastAsiaTheme="minorEastAsia" w:cstheme="minorHAnsi"/>
          <w:lang w:val="en-GB"/>
          <w:rPrChange w:id="352" w:author="Anna Gårdmark" w:date="2020-02-03T21:52:00Z">
            <w:rPr>
              <w:rFonts w:eastAsiaTheme="minorEastAsia" w:cstheme="minorHAnsi"/>
            </w:rPr>
          </w:rPrChange>
        </w:rPr>
        <w:instrText xml:space="preserve"> Moreover, to understand population responses to warming, we must recognize that individual responses to temperature may vary over ontogeny. To enable predictions of how clim</w:instrText>
      </w:r>
      <w:r w:rsidR="001F613A">
        <w:rPr>
          <w:rFonts w:eastAsiaTheme="minorEastAsia" w:cstheme="minorHAnsi"/>
        </w:rPr>
        <w:instrText>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1F613A" w:rsidRPr="00404F83">
        <w:rPr>
          <w:rFonts w:eastAsiaTheme="minorEastAsia" w:cstheme="minorHAnsi"/>
          <w:lang w:val="en-GB"/>
          <w:rPrChange w:id="353" w:author="Anna Gårdmark" w:date="2020-02-03T17:27:00Z">
            <w:rPr>
              <w:rFonts w:eastAsiaTheme="minorEastAsia" w:cstheme="minorHAnsi"/>
            </w:rPr>
          </w:rPrChang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40573E" w:rsidRPr="002D0961">
        <w:rPr>
          <w:rFonts w:eastAsiaTheme="minorEastAsia" w:cstheme="minorHAnsi"/>
        </w:rPr>
        <w:fldChar w:fldCharType="separate"/>
      </w:r>
      <w:r w:rsidR="001F613A" w:rsidRPr="001F613A">
        <w:rPr>
          <w:rFonts w:ascii="Times New Roman" w:cs="Times New Roman"/>
          <w:lang w:val="en-GB"/>
        </w:rPr>
        <w:t xml:space="preserve">(Pörtner &amp; Knust 2007; Huss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40573E" w:rsidRPr="002D0961">
        <w:rPr>
          <w:rFonts w:eastAsiaTheme="minorEastAsia" w:cstheme="minorHAnsi"/>
        </w:rPr>
        <w:fldChar w:fldCharType="end"/>
      </w:r>
      <w:r w:rsidR="0040573E" w:rsidRPr="00404F83">
        <w:rPr>
          <w:rFonts w:eastAsiaTheme="minorEastAsia" w:cstheme="minorHAnsi"/>
          <w:lang w:val="en-GB"/>
          <w:rPrChange w:id="354" w:author="Anna Gårdmark" w:date="2020-02-03T17:27:00Z">
            <w:rPr>
              <w:rFonts w:eastAsiaTheme="minorEastAsia" w:cstheme="minorHAnsi"/>
            </w:rPr>
          </w:rPrChange>
        </w:rPr>
        <w:t>.</w:t>
      </w:r>
      <w:r w:rsidR="008019FC" w:rsidRPr="00404F83">
        <w:rPr>
          <w:rFonts w:eastAsiaTheme="minorEastAsia" w:cstheme="minorHAnsi"/>
          <w:lang w:val="en-GB"/>
          <w:rPrChange w:id="355" w:author="Anna Gårdmark" w:date="2020-02-03T17:27:00Z">
            <w:rPr>
              <w:rFonts w:eastAsiaTheme="minorEastAsia" w:cstheme="minorHAnsi"/>
            </w:rPr>
          </w:rPrChange>
        </w:rPr>
        <w:t xml:space="preserve"> </w:t>
      </w:r>
      <w:r w:rsidR="00DD56B6" w:rsidRPr="00972C7F">
        <w:rPr>
          <w:rFonts w:cstheme="minorHAnsi"/>
          <w:lang w:val="en-GB"/>
        </w:rPr>
        <w:t xml:space="preserve">This </w:t>
      </w:r>
      <w:r w:rsidR="00C854B1" w:rsidRPr="002D0961">
        <w:rPr>
          <w:rFonts w:cstheme="minorHAnsi"/>
          <w:lang w:val="en-US"/>
        </w:rPr>
        <w:t>suggests</w:t>
      </w:r>
      <w:r w:rsidR="00DD56B6" w:rsidRPr="00972C7F">
        <w:rPr>
          <w:rFonts w:cstheme="minorHAnsi"/>
          <w:lang w:val="en-GB"/>
        </w:rPr>
        <w:t xml:space="preserve"> that </w:t>
      </w:r>
      <w:r w:rsidR="00C854B1" w:rsidRPr="002D0961">
        <w:rPr>
          <w:rFonts w:cstheme="minorHAnsi"/>
          <w:lang w:val="en-US"/>
        </w:rPr>
        <w:t xml:space="preserve">assuming that </w:t>
      </w:r>
      <w:r w:rsidR="00DD56B6" w:rsidRPr="00972C7F">
        <w:rPr>
          <w:rFonts w:cstheme="minorHAnsi"/>
          <w:lang w:val="en-GB"/>
        </w:rPr>
        <w:t xml:space="preserve">species </w:t>
      </w:r>
      <w:r w:rsidR="00C854B1" w:rsidRPr="002D0961">
        <w:rPr>
          <w:rFonts w:cstheme="minorHAnsi"/>
          <w:lang w:val="en-US"/>
        </w:rPr>
        <w:t xml:space="preserve">occupy </w:t>
      </w:r>
      <w:r w:rsidR="00DD56B6" w:rsidRPr="00972C7F">
        <w:rPr>
          <w:rFonts w:cstheme="minorHAnsi"/>
          <w:lang w:val="en-GB"/>
        </w:rPr>
        <w:t xml:space="preserve">thermal habitats </w:t>
      </w:r>
      <w:r w:rsidR="007A565B" w:rsidRPr="002D0961">
        <w:rPr>
          <w:rFonts w:cstheme="minorHAnsi"/>
          <w:lang w:val="en-US"/>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765778">
        <w:rPr>
          <w:rFonts w:cstheme="minorHAnsi"/>
          <w:lang w:val="en-US"/>
        </w:rPr>
        <w:t xml:space="preserve"> </w:t>
      </w:r>
      <w:r w:rsidR="00987493" w:rsidRPr="002C099F">
        <w:rPr>
          <w:rFonts w:cstheme="minorHAnsi"/>
          <w:lang w:val="en-US"/>
        </w:rPr>
        <w:t xml:space="preserve">It may </w:t>
      </w:r>
      <w:r w:rsidR="008711A8" w:rsidRPr="002C099F">
        <w:rPr>
          <w:rFonts w:cstheme="minorHAnsi"/>
          <w:lang w:val="en-US"/>
        </w:rPr>
        <w:t xml:space="preserve">also </w:t>
      </w:r>
      <w:r w:rsidR="00765778" w:rsidRPr="002C099F">
        <w:rPr>
          <w:rFonts w:cstheme="minorHAnsi"/>
          <w:lang w:val="en-US"/>
        </w:rPr>
        <w:t xml:space="preserve">limit our understanding </w:t>
      </w:r>
      <w:r w:rsidR="002C099F" w:rsidRPr="002C099F">
        <w:rPr>
          <w:rFonts w:cstheme="minorHAnsi"/>
          <w:lang w:val="en-US"/>
        </w:rPr>
        <w:t>of size-</w:t>
      </w:r>
      <w:r w:rsidR="002C099F">
        <w:rPr>
          <w:rFonts w:cstheme="minorHAnsi"/>
          <w:lang w:val="en-US"/>
        </w:rPr>
        <w:t xml:space="preserve">dependent </w:t>
      </w:r>
      <w:r w:rsidR="002C099F" w:rsidRPr="002C099F">
        <w:rPr>
          <w:rFonts w:cstheme="minorHAnsi"/>
          <w:lang w:val="en-US"/>
        </w:rPr>
        <w:t>effects of warming</w:t>
      </w:r>
      <w:r w:rsidR="005969A4">
        <w:rPr>
          <w:rFonts w:cstheme="minorHAnsi"/>
          <w:lang w:val="en-US"/>
        </w:rPr>
        <w:t xml:space="preserve"> </w:t>
      </w:r>
      <w:del w:id="356" w:author="Anna Gårdmark" w:date="2020-02-04T09:05:00Z">
        <w:r w:rsidR="005969A4" w:rsidDel="004A2EA6">
          <w:rPr>
            <w:rFonts w:cstheme="minorHAnsi"/>
            <w:lang w:val="en-US"/>
          </w:rPr>
          <w:delText xml:space="preserve">no </w:delText>
        </w:r>
      </w:del>
      <w:ins w:id="357" w:author="Anna Gårdmark" w:date="2020-02-04T09:05:00Z">
        <w:r w:rsidR="004A2EA6">
          <w:rPr>
            <w:rFonts w:cstheme="minorHAnsi"/>
            <w:lang w:val="en-US"/>
          </w:rPr>
          <w:t>on</w:t>
        </w:r>
        <w:r w:rsidR="004A2EA6">
          <w:rPr>
            <w:rFonts w:cstheme="minorHAnsi"/>
            <w:lang w:val="en-US"/>
          </w:rPr>
          <w:t xml:space="preserve"> </w:t>
        </w:r>
      </w:ins>
      <w:r w:rsidR="005969A4">
        <w:rPr>
          <w:rFonts w:cstheme="minorHAnsi"/>
          <w:lang w:val="en-US"/>
        </w:rPr>
        <w:t>growth</w:t>
      </w:r>
      <w:r w:rsidR="0062316E">
        <w:rPr>
          <w:rFonts w:cstheme="minorHAnsi"/>
          <w:lang w:val="en-US"/>
        </w:rPr>
        <w:t>.</w:t>
      </w:r>
      <w:r w:rsidR="002C099F" w:rsidRPr="002C099F">
        <w:rPr>
          <w:rFonts w:cstheme="minorHAnsi"/>
          <w:lang w:val="en-US"/>
        </w:rPr>
        <w:t xml:space="preserve"> </w:t>
      </w:r>
      <w:r w:rsidR="0026370B" w:rsidRPr="002D0961">
        <w:rPr>
          <w:rFonts w:cstheme="minorHAnsi"/>
          <w:lang w:val="en-US"/>
        </w:rPr>
        <w:t xml:space="preserve"> </w:t>
      </w:r>
    </w:p>
    <w:p w14:paraId="67F427F7" w14:textId="5C5F8317"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3A2AF0">
        <w:rPr>
          <w:rFonts w:eastAsiaTheme="minorEastAsia" w:cstheme="minorHAnsi"/>
          <w:lang w:val="en-US"/>
        </w:rPr>
        <w:t xml:space="preserve">general </w:t>
      </w:r>
      <w:r w:rsidR="003A2AF0">
        <w:rPr>
          <w:rFonts w:eastAsiaTheme="minorEastAsia" w:cstheme="minorHAnsi"/>
          <w:lang w:val="en-US"/>
        </w:rPr>
        <w:t>Pütter-type growth models</w:t>
      </w:r>
      <w:r w:rsidR="003866F7">
        <w:rPr>
          <w:rFonts w:eastAsiaTheme="minorEastAsia" w:cstheme="minorHAnsi"/>
          <w:lang w:val="en-US"/>
        </w:rPr>
        <w:t xml:space="preserve"> </w:t>
      </w:r>
      <w:r w:rsidR="003866F7">
        <w:rPr>
          <w:rFonts w:eastAsiaTheme="minorEastAsia" w:cstheme="minorHAnsi"/>
          <w:lang w:val="en-US"/>
        </w:rPr>
        <w:fldChar w:fldCharType="begin"/>
      </w:r>
      <w:r w:rsidR="001F613A">
        <w:rPr>
          <w:rFonts w:eastAsiaTheme="minorEastAsia" w:cstheme="minorHAnsi"/>
          <w:lang w:val="en-US"/>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lang w:val="en-US"/>
        </w:rPr>
        <w:fldChar w:fldCharType="separate"/>
      </w:r>
      <w:r w:rsidR="001F613A" w:rsidRPr="001F613A">
        <w:rPr>
          <w:rFonts w:ascii="Times New Roman" w:cs="Times New Roman"/>
          <w:lang w:val="en-GB"/>
        </w:rPr>
        <w:t>(Pütter 1920)</w:t>
      </w:r>
      <w:r w:rsidR="003866F7">
        <w:rPr>
          <w:rFonts w:eastAsiaTheme="minorEastAsia" w:cstheme="minorHAnsi"/>
          <w:lang w:val="en-US"/>
        </w:rPr>
        <w:fldChar w:fldCharType="end"/>
      </w:r>
      <w:r w:rsidR="00113216">
        <w:rPr>
          <w:rFonts w:eastAsiaTheme="minorEastAsia" w:cstheme="minorHAnsi"/>
          <w:lang w:val="en-US"/>
        </w:rPr>
        <w:t xml:space="preserve">. This includes </w:t>
      </w:r>
      <w:r w:rsidR="000669BF" w:rsidRPr="00972C7F">
        <w:rPr>
          <w:rFonts w:eastAsiaTheme="minorEastAsia" w:cstheme="minorHAnsi"/>
          <w:lang w:val="en-GB"/>
        </w:rPr>
        <w:t>the von Bertalanffy growth model</w:t>
      </w:r>
      <w:r w:rsidR="00A97191" w:rsidRPr="00972C7F">
        <w:rPr>
          <w:rFonts w:eastAsiaTheme="minorEastAsia" w:cstheme="minorHAnsi"/>
          <w:lang w:val="en-GB"/>
        </w:rPr>
        <w:t xml:space="preserve"> (VBG</w:t>
      </w:r>
      <w:r w:rsidR="00730AFC" w:rsidRPr="00972C7F">
        <w:rPr>
          <w:rFonts w:eastAsiaTheme="minorEastAsia" w:cstheme="minorHAnsi"/>
          <w:lang w:val="en-GB"/>
        </w:rPr>
        <w:t>M</w:t>
      </w:r>
      <w:r w:rsidR="00A97191" w:rsidRPr="00972C7F">
        <w:rPr>
          <w:rFonts w:eastAsiaTheme="minorEastAsia" w:cstheme="minorHAnsi"/>
          <w:lang w:val="en-GB"/>
        </w:rPr>
        <w:t>)</w:t>
      </w:r>
      <w:r w:rsidR="00013DDC" w:rsidRPr="00013DDC">
        <w:rPr>
          <w:rFonts w:eastAsiaTheme="minorEastAsia" w:cstheme="minorHAnsi"/>
          <w:lang w:val="en-US"/>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0C46F9" w:rsidRPr="00972C7F">
        <w:rPr>
          <w:rFonts w:eastAsiaTheme="minorEastAsia" w:cstheme="minorHAnsi"/>
          <w:lang w:val="en-GB"/>
        </w:rPr>
        <w:t xml:space="preserve">, </w:t>
      </w:r>
      <w:r w:rsidR="00013DDC" w:rsidRPr="0096390A">
        <w:rPr>
          <w:rFonts w:eastAsiaTheme="minorEastAsia" w:cstheme="minorHAnsi"/>
          <w:lang w:val="en-US"/>
        </w:rPr>
        <w:t xml:space="preserve">and optimum declines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(which also is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6364F2" w:rsidRPr="006364F2">
        <w:rPr>
          <w:rFonts w:eastAsiaTheme="minorEastAsia" w:cstheme="minorHAnsi"/>
          <w:lang w:val="en-US"/>
        </w:rPr>
        <w:t>asympt</w:t>
      </w:r>
      <w:r w:rsidR="006364F2">
        <w:rPr>
          <w:rFonts w:eastAsiaTheme="minorEastAsia" w:cstheme="minorHAnsi"/>
          <w:lang w:val="en-US"/>
        </w:rPr>
        <w:t xml:space="preserve">otic </w:t>
      </w:r>
      <w:r w:rsidR="00296E85" w:rsidRPr="00972C7F">
        <w:rPr>
          <w:rFonts w:eastAsiaTheme="minorEastAsia" w:cstheme="minorHAnsi"/>
          <w:lang w:val="en-GB"/>
        </w:rPr>
        <w:t xml:space="preserve">growth)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growth has an optimum over temperature</w:t>
      </w:r>
      <w:r w:rsidR="002C3358" w:rsidRPr="00972C7F">
        <w:rPr>
          <w:rFonts w:eastAsiaTheme="minorEastAsia" w:cstheme="minorHAnsi"/>
          <w:lang w:val="en-GB"/>
        </w:rPr>
        <w:t xml:space="preserve">, as shown by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F33726" w:rsidRPr="00972C7F">
        <w:rPr>
          <w:rFonts w:eastAsiaTheme="minorEastAsia" w:cstheme="minorHAnsi"/>
          <w:lang w:val="en-GB"/>
        </w:rPr>
        <w:t xml:space="preserve"> </w:t>
      </w:r>
      <m:oMath>
        <m:r>
          <w:rPr>
            <w:rFonts w:ascii="Cambria Math" w:eastAsiaTheme="minorEastAsia" w:hAnsi="Cambria Math" w:cstheme="minorHAnsi"/>
          </w:rPr>
          <m:t>b</m:t>
        </m:r>
      </m:oMath>
      <w:r w:rsidR="00A97191" w:rsidRPr="00972C7F">
        <w:rPr>
          <w:rFonts w:eastAsiaTheme="minorEastAsia" w:cstheme="minorHAnsi"/>
          <w:lang w:val="en-GB"/>
        </w:rPr>
        <w:t xml:space="preserve"> in the classic VBG</w:t>
      </w:r>
      <w:r w:rsidR="00192B39" w:rsidRPr="00972C7F">
        <w:rPr>
          <w:rFonts w:eastAsiaTheme="minorEastAsia" w:cstheme="minorHAnsi"/>
          <w:lang w:val="en-GB"/>
        </w:rPr>
        <w:t>M</w:t>
      </w:r>
      <w:r w:rsidR="00A97191" w:rsidRPr="00972C7F">
        <w:rPr>
          <w:rFonts w:eastAsiaTheme="minorEastAsia" w:cstheme="minorHAnsi"/>
          <w:lang w:val="en-GB"/>
        </w:rPr>
        <w:t xml:space="preserve"> </w:t>
      </w:r>
      <w:r w:rsidR="005233C4" w:rsidRPr="00972C7F">
        <w:rPr>
          <w:rFonts w:eastAsiaTheme="minorEastAsia" w:cstheme="minorHAnsi"/>
          <w:lang w:val="en-GB"/>
        </w:rPr>
        <w:t xml:space="preserve">is </w:t>
      </w:r>
      <w:r w:rsidR="00A97191" w:rsidRPr="00972C7F">
        <w:rPr>
          <w:rFonts w:eastAsiaTheme="minorEastAsia" w:cstheme="minorHAnsi"/>
          <w:lang w:val="en-GB"/>
        </w:rPr>
        <w:t>assumed</w:t>
      </w:r>
      <w:r w:rsidR="00404581" w:rsidRPr="00972C7F">
        <w:rPr>
          <w:rFonts w:eastAsiaTheme="minorEastAsia" w:cstheme="minorHAnsi"/>
          <w:lang w:val="en-GB"/>
        </w:rPr>
        <w:t xml:space="preserve"> </w:t>
      </w:r>
      <w:r w:rsidR="00F935D8" w:rsidRPr="00972C7F">
        <w:rPr>
          <w:rFonts w:eastAsiaTheme="minorEastAsia" w:cstheme="minorHAnsi"/>
          <w:lang w:val="en-GB"/>
        </w:rPr>
        <w:t xml:space="preserve">to be </w:t>
      </w:r>
      <w:r w:rsidR="00404581" w:rsidRPr="00972C7F">
        <w:rPr>
          <w:rFonts w:eastAsiaTheme="minorEastAsia" w:cstheme="minorHAnsi"/>
          <w:lang w:val="en-GB"/>
        </w:rPr>
        <w:t>proportional to body mass</w:t>
      </w:r>
      <w:r w:rsidR="00C40AE3" w:rsidRPr="00972C7F">
        <w:rPr>
          <w:rFonts w:eastAsiaTheme="minorEastAsia" w:cstheme="minorHAnsi"/>
          <w:lang w:val="en-GB"/>
        </w:rPr>
        <w:t xml:space="preserve">. This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AE28A1" w:rsidRPr="00972C7F">
        <w:rPr>
          <w:rFonts w:eastAsiaTheme="minorEastAsia" w:cstheme="minorHAnsi"/>
          <w:lang w:val="en-GB"/>
        </w:rPr>
        <w:t xml:space="preserve">maintenance </w:t>
      </w:r>
      <w:r w:rsidR="008C0C3D" w:rsidRPr="00972C7F">
        <w:rPr>
          <w:rFonts w:eastAsiaTheme="minorEastAsia" w:cstheme="minorHAnsi"/>
          <w:lang w:val="en-GB"/>
        </w:rPr>
        <w:t xml:space="preserve">should be proportional </w:t>
      </w:r>
      <w:r w:rsidR="00972734" w:rsidRPr="00972C7F">
        <w:rPr>
          <w:rFonts w:eastAsiaTheme="minorEastAsia" w:cstheme="minorHAnsi"/>
          <w:lang w:val="en-GB"/>
        </w:rPr>
        <w:t>to mass</w:t>
      </w:r>
      <w:r w:rsidR="00561B2D" w:rsidRPr="00972C7F">
        <w:rPr>
          <w:rFonts w:eastAsiaTheme="minorEastAsia" w:cstheme="minorHAnsi"/>
          <w:lang w:val="en-GB"/>
        </w:rPr>
        <w:t xml:space="preserve">, </w:t>
      </w:r>
      <w:r w:rsidR="00972734" w:rsidRPr="00972C7F">
        <w:rPr>
          <w:rFonts w:eastAsiaTheme="minorEastAsia" w:cstheme="minorHAnsi"/>
          <w:lang w:val="en-GB"/>
        </w:rPr>
        <w:t>as</w:t>
      </w:r>
      <w:r w:rsidR="00561B2D" w:rsidRPr="00972C7F">
        <w:rPr>
          <w:rFonts w:eastAsiaTheme="minorEastAsia" w:cstheme="minorHAnsi"/>
          <w:lang w:val="en-GB"/>
        </w:rPr>
        <w:t xml:space="preserve">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from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a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953C60" w:rsidRPr="00972C7F">
        <w:rPr>
          <w:rFonts w:eastAsiaTheme="minorEastAsia" w:cstheme="minorHAnsi"/>
          <w:lang w:val="en-GB"/>
        </w:rPr>
        <w:t xml:space="preserve">From a physiological perspective, it </w:t>
      </w:r>
      <w:r w:rsidR="00E77FC9" w:rsidRPr="00972C7F">
        <w:rPr>
          <w:rFonts w:eastAsiaTheme="minorEastAsia" w:cstheme="minorHAnsi"/>
          <w:lang w:val="en-GB"/>
        </w:rPr>
        <w:t xml:space="preserve">is </w:t>
      </w:r>
      <w:r w:rsidR="00A332F3" w:rsidRPr="00972C7F">
        <w:rPr>
          <w:rFonts w:eastAsiaTheme="minorEastAsia" w:cstheme="minorHAnsi"/>
          <w:lang w:val="en-GB"/>
        </w:rPr>
        <w:t xml:space="preserve">more common 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Pr>
          <w:rFonts w:eastAsiaTheme="minorEastAsia" w:cstheme="minorHAnsi"/>
        </w:rPr>
        <w:instrText>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584B66">
        <w:rPr>
          <w:rFonts w:eastAsiaTheme="minorEastAsia" w:cstheme="minorHAnsi"/>
          <w:lang w:val="en-GB"/>
          <w:rPrChange w:id="358" w:author="Anna Gårdmark" w:date="2020-02-03T19:59:00Z">
            <w:rPr>
              <w:rFonts w:eastAsiaTheme="minorEastAsia" w:cstheme="minorHAnsi"/>
            </w:rPr>
          </w:rPrChange>
        </w:rPr>
        <w:instrText xml:space="preserve">monstrating that respiratory surface areas in </w:instrText>
      </w:r>
      <w:r w:rsidR="00371B8E">
        <w:rPr>
          <w:rFonts w:eastAsiaTheme="minorEastAsia" w:cstheme="minorHAnsi"/>
        </w:rPr>
        <w:instrText>ﬁ</w:instrText>
      </w:r>
      <w:r w:rsidR="00371B8E" w:rsidRPr="00584B66">
        <w:rPr>
          <w:rFonts w:eastAsiaTheme="minorEastAsia" w:cstheme="minorHAnsi"/>
          <w:lang w:val="en-GB"/>
          <w:rPrChange w:id="359" w:author="Anna Gårdmark" w:date="2020-02-03T19:59:00Z">
            <w:rPr>
              <w:rFonts w:eastAsiaTheme="minorEastAsia" w:cstheme="minorHAnsi"/>
            </w:rPr>
          </w:rPrChange>
        </w:rPr>
        <w:instrText>shes re</w:instrText>
      </w:r>
      <w:r w:rsidR="00371B8E">
        <w:rPr>
          <w:rFonts w:eastAsiaTheme="minorEastAsia" w:cstheme="minorHAnsi"/>
        </w:rPr>
        <w:instrText>ﬂ</w:instrText>
      </w:r>
      <w:r w:rsidR="00371B8E" w:rsidRPr="00584B66">
        <w:rPr>
          <w:rFonts w:eastAsiaTheme="minorEastAsia" w:cstheme="minorHAnsi"/>
          <w:lang w:val="en-GB"/>
          <w:rPrChange w:id="360" w:author="Anna Gårdmark" w:date="2020-02-03T19:59:00Z">
            <w:rPr>
              <w:rFonts w:eastAsiaTheme="minorEastAsia" w:cstheme="minorHAnsi"/>
            </w:rPr>
          </w:rPrChange>
        </w:rPr>
        <w:instrText>ect metabolic needs, not vice versa, which explains the large interspeci</w:instrText>
      </w:r>
      <w:r w:rsidR="00371B8E">
        <w:rPr>
          <w:rFonts w:eastAsiaTheme="minorEastAsia" w:cstheme="minorHAnsi"/>
        </w:rPr>
        <w:instrText>ﬁ</w:instrText>
      </w:r>
      <w:r w:rsidR="00371B8E" w:rsidRPr="00584B66">
        <w:rPr>
          <w:rFonts w:eastAsiaTheme="minorEastAsia" w:cstheme="minorHAnsi"/>
          <w:lang w:val="en-GB"/>
          <w:rPrChange w:id="361" w:author="Anna Gårdmark" w:date="2020-02-03T19:59:00Z">
            <w:rPr>
              <w:rFonts w:eastAsiaTheme="minorEastAsia" w:cstheme="minorHAnsi"/>
            </w:rPr>
          </w:rPrChange>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584B66">
        <w:rPr>
          <w:rFonts w:eastAsiaTheme="minorEastAsia" w:cstheme="minorHAnsi"/>
          <w:lang w:val="en-GB"/>
          <w:rPrChange w:id="362" w:author="Anna Gårdmark" w:date="2020-02-03T19:59:00Z">
            <w:rPr>
              <w:rFonts w:eastAsiaTheme="minorEastAsia" w:cstheme="minorHAnsi"/>
            </w:rPr>
          </w:rPrChange>
        </w:rPr>
        <w:instrText xml:space="preserve">c variation in scaling and temperature effects. It is possible that some </w:instrText>
      </w:r>
      <w:r w:rsidR="00371B8E">
        <w:rPr>
          <w:rFonts w:eastAsiaTheme="minorEastAsia" w:cstheme="minorHAnsi"/>
        </w:rPr>
        <w:instrText>ﬁ</w:instrText>
      </w:r>
      <w:r w:rsidR="00371B8E" w:rsidRPr="00584B66">
        <w:rPr>
          <w:rFonts w:eastAsiaTheme="minorEastAsia" w:cstheme="minorHAnsi"/>
          <w:lang w:val="en-GB"/>
          <w:rPrChange w:id="363" w:author="Anna Gårdmark" w:date="2020-02-03T19:59:00Z">
            <w:rPr>
              <w:rFonts w:eastAsiaTheme="minorEastAsia" w:cstheme="minorHAnsi"/>
            </w:rPr>
          </w:rPrChange>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584B66">
        <w:rPr>
          <w:rFonts w:eastAsiaTheme="minorEastAsia" w:cstheme="minorHAnsi"/>
          <w:lang w:val="en-GB"/>
          <w:rPrChange w:id="364" w:author="Anna Gårdmark" w:date="2020-02-03T19:59:00Z">
            <w:rPr>
              <w:rFonts w:eastAsiaTheme="minorEastAsia" w:cstheme="minorHAnsi"/>
            </w:rPr>
          </w:rPrChange>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584B66">
        <w:rPr>
          <w:rFonts w:eastAsiaTheme="minorEastAsia" w:cstheme="minorHAnsi"/>
          <w:lang w:val="en-GB"/>
          <w:rPrChange w:id="365" w:author="Anna Gårdmark" w:date="2020-02-03T19:59:00Z">
            <w:rPr>
              <w:rFonts w:eastAsiaTheme="minorEastAsia" w:cstheme="minorHAnsi"/>
            </w:rPr>
          </w:rPrChange>
        </w:rPr>
        <w:instrText xml:space="preserve">sh physiologists and </w:instrText>
      </w:r>
      <w:r w:rsidR="00371B8E">
        <w:rPr>
          <w:rFonts w:eastAsiaTheme="minorEastAsia" w:cstheme="minorHAnsi"/>
        </w:rPr>
        <w:instrText>ﬁ</w:instrText>
      </w:r>
      <w:r w:rsidR="00371B8E" w:rsidRPr="00584B66">
        <w:rPr>
          <w:rFonts w:eastAsiaTheme="minorEastAsia" w:cstheme="minorHAnsi"/>
          <w:lang w:val="en-GB"/>
          <w:rPrChange w:id="366" w:author="Anna Gårdmark" w:date="2020-02-03T19:59:00Z">
            <w:rPr>
              <w:rFonts w:eastAsiaTheme="minorEastAsia" w:cstheme="minorHAnsi"/>
            </w:rPr>
          </w:rPrChange>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9C6924" w:rsidRPr="00584B66">
        <w:rPr>
          <w:rFonts w:eastAsiaTheme="minorEastAsia" w:cstheme="minorHAnsi"/>
          <w:lang w:val="en-GB"/>
          <w:rPrChange w:id="367" w:author="Anna Gårdmark" w:date="2020-02-03T19:59:00Z">
            <w:rPr>
              <w:rFonts w:eastAsiaTheme="minorEastAsia" w:cstheme="minorHAnsi"/>
            </w:rPr>
          </w:rPrChange>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supply and demand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6364F2">
        <w:rPr>
          <w:rFonts w:eastAsiaTheme="minorEastAsia" w:cstheme="minorHAnsi"/>
          <w:lang w:val="en-US"/>
        </w:rPr>
        <w:t xml:space="preserve"> the similar</w:t>
      </w:r>
      <w:r w:rsidR="00092195" w:rsidRPr="00972C7F">
        <w:rPr>
          <w:rFonts w:eastAsiaTheme="minorEastAsia" w:cstheme="minorHAnsi"/>
          <w:lang w:val="en-GB"/>
        </w:rPr>
        <w:t xml:space="preserve"> OGM</w:t>
      </w:r>
      <w:r w:rsidR="006364F2">
        <w:rPr>
          <w:rFonts w:eastAsiaTheme="minorEastAsia" w:cstheme="minorHAnsi"/>
          <w:lang w:val="en-US"/>
        </w:rPr>
        <w:t xml:space="preserve"> </w:t>
      </w:r>
      <w:r w:rsidR="006364F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lang w:val="en-US"/>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lang w:val="en-US"/>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ins w:id="368" w:author="Anna Gårdmark" w:date="2020-02-04T09:05:00Z">
        <w:r w:rsidR="004A2EA6">
          <w:rPr>
            <w:rFonts w:eastAsiaTheme="minorEastAsia" w:cstheme="minorHAnsi"/>
            <w:lang w:val="en-GB"/>
          </w:rPr>
          <w:t>,</w:t>
        </w:r>
      </w:ins>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594B91">
        <w:rPr>
          <w:rFonts w:eastAsiaTheme="minorEastAsia" w:cstheme="minorHAnsi"/>
          <w:lang w:val="en-US"/>
        </w:rPr>
        <w:t xml:space="preserve"> </w:t>
      </w:r>
      <w:r w:rsidR="00594B91">
        <w:rPr>
          <w:rFonts w:eastAsiaTheme="minorEastAsia" w:cstheme="minorHAnsi"/>
          <w:lang w:val="en-US"/>
        </w:rPr>
        <w:fldChar w:fldCharType="begin"/>
      </w:r>
      <w:r w:rsidR="001F613A">
        <w:rPr>
          <w:rFonts w:eastAsiaTheme="minorEastAsia" w:cstheme="minorHAnsi"/>
          <w:lang w:val="en-US"/>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lang w:val="en-US"/>
        </w:rPr>
        <w:fldChar w:fldCharType="separate"/>
      </w:r>
      <w:r w:rsidR="001F613A" w:rsidRPr="001F613A">
        <w:rPr>
          <w:rFonts w:ascii="Times New Roman" w:cs="Times New Roman"/>
          <w:lang w:val="en-GB"/>
        </w:rPr>
        <w:t>(Marshall &amp; White 2019b)</w:t>
      </w:r>
      <w:r w:rsidR="00594B91">
        <w:rPr>
          <w:rFonts w:eastAsiaTheme="minorEastAsia" w:cstheme="minorHAnsi"/>
          <w:lang w:val="en-US"/>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ins w:id="369" w:author="Anna Gårdmark" w:date="2020-02-04T09:06:00Z">
        <w:r w:rsidR="004A2EA6">
          <w:rPr>
            <w:rFonts w:eastAsiaTheme="minorEastAsia" w:cstheme="minorHAnsi"/>
            <w:lang w:val="en-GB"/>
          </w:rPr>
          <w:t>,</w:t>
        </w:r>
      </w:ins>
      <w:r w:rsidR="005233C4" w:rsidRPr="00972C7F">
        <w:rPr>
          <w:rFonts w:eastAsiaTheme="minorEastAsia" w:cstheme="minorHAnsi"/>
          <w:lang w:val="en-GB"/>
        </w:rPr>
        <w:t xml:space="preserve"> </w:t>
      </w:r>
      <w:ins w:id="370" w:author="Anna Gårdmark" w:date="2020-02-04T09:06:00Z">
        <w:r w:rsidR="004A2EA6">
          <w:rPr>
            <w:rFonts w:eastAsiaTheme="minorEastAsia" w:cstheme="minorHAnsi"/>
            <w:lang w:val="en-GB"/>
          </w:rPr>
          <w:t xml:space="preserve">with an </w:t>
        </w:r>
      </w:ins>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9364EC" w:rsidRPr="00972C7F">
        <w:rPr>
          <w:rFonts w:eastAsiaTheme="minorEastAsia" w:cstheme="minorHAnsi"/>
          <w:lang w:val="en-GB"/>
        </w:rPr>
        <w:t>This</w:t>
      </w:r>
      <w:r w:rsidR="005B316E" w:rsidRPr="00972C7F">
        <w:rPr>
          <w:rFonts w:eastAsiaTheme="minorEastAsia" w:cstheme="minorHAnsi"/>
          <w:lang w:val="en-GB"/>
        </w:rPr>
        <w:t xml:space="preserve"> recent debate about scaling coefficients</w:t>
      </w:r>
      <w:r w:rsidR="001975B1" w:rsidRPr="001975B1">
        <w:rPr>
          <w:rFonts w:eastAsiaTheme="minorEastAsia" w:cstheme="minorHAnsi"/>
          <w:lang w:val="en-US"/>
        </w:rPr>
        <w:t xml:space="preserve"> in g</w:t>
      </w:r>
      <w:r w:rsidR="001975B1">
        <w:rPr>
          <w:rFonts w:eastAsiaTheme="minorEastAsia" w:cstheme="minorHAnsi"/>
          <w:lang w:val="en-US"/>
        </w:rPr>
        <w:t>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ins w:id="371" w:author="Anna Gårdmark" w:date="2020-02-04T09:06:00Z">
        <w:r w:rsidR="004A2EA6">
          <w:rPr>
            <w:rFonts w:eastAsiaTheme="minorEastAsia" w:cstheme="minorHAnsi"/>
            <w:lang w:val="en-GB"/>
          </w:rPr>
          <w:t>s</w:t>
        </w:r>
      </w:ins>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commentRangeStart w:id="372"/>
      <w:r w:rsidR="00720141" w:rsidRPr="00972C7F">
        <w:rPr>
          <w:rFonts w:eastAsiaTheme="minorEastAsia" w:cstheme="minorHAnsi"/>
          <w:lang w:val="en-GB"/>
        </w:rPr>
        <w:t>assimilation</w:t>
      </w:r>
      <w:commentRangeEnd w:id="372"/>
      <w:r w:rsidR="004A2EA6">
        <w:rPr>
          <w:rStyle w:val="Kommentarsreferens"/>
        </w:rPr>
        <w:commentReference w:id="372"/>
      </w:r>
      <w:r w:rsidR="0044169B" w:rsidRPr="00972C7F">
        <w:rPr>
          <w:rFonts w:eastAsiaTheme="minorEastAsia" w:cstheme="minorHAnsi"/>
          <w:lang w:val="en-GB"/>
        </w:rPr>
        <w:t>.</w:t>
      </w:r>
      <w:r w:rsidR="0063326E" w:rsidRPr="0063326E">
        <w:rPr>
          <w:rFonts w:eastAsiaTheme="minorEastAsia" w:cstheme="minorHAnsi"/>
          <w:lang w:val="en-US"/>
        </w:rPr>
        <w:t xml:space="preserve"> </w:t>
      </w:r>
      <w:del w:id="373" w:author="Anna Gårdmark" w:date="2020-02-04T09:07:00Z">
        <w:r w:rsidR="00461474" w:rsidDel="004A2EA6">
          <w:rPr>
            <w:rFonts w:eastAsiaTheme="minorEastAsia" w:cstheme="minorHAnsi"/>
            <w:lang w:val="en-US"/>
          </w:rPr>
          <w:delText>(</w:delText>
        </w:r>
      </w:del>
      <w:r w:rsidR="0063326E" w:rsidRPr="0063326E">
        <w:rPr>
          <w:rFonts w:eastAsiaTheme="minorEastAsia" w:cstheme="minorHAnsi"/>
          <w:lang w:val="en-US"/>
        </w:rPr>
        <w:t>It is also worth not</w:t>
      </w:r>
      <w:r w:rsidR="0063326E">
        <w:rPr>
          <w:rFonts w:eastAsiaTheme="minorEastAsia" w:cstheme="minorHAnsi"/>
          <w:lang w:val="en-US"/>
        </w:rPr>
        <w:t xml:space="preserve">ing that </w:t>
      </w:r>
      <w:r w:rsidR="00DF2E4E">
        <w:rPr>
          <w:rFonts w:eastAsiaTheme="minorEastAsia" w:cstheme="minorHAnsi"/>
          <w:lang w:val="en-US"/>
        </w:rPr>
        <w:t>our estimate of the mass-scaling exponent of 0.77 is slightly smaller</w:t>
      </w:r>
      <w:r w:rsidR="00CA63C4">
        <w:rPr>
          <w:rFonts w:eastAsiaTheme="minorEastAsia" w:cstheme="minorHAnsi"/>
          <w:lang w:val="en-US"/>
        </w:rPr>
        <w:t xml:space="preserve"> than what is found in other studies, e.g. </w:t>
      </w:r>
      <w:r w:rsidR="00FD7787">
        <w:rPr>
          <w:rFonts w:eastAsiaTheme="minorEastAsia" w:cstheme="minorHAnsi"/>
          <w:lang w:val="en-US"/>
        </w:rPr>
        <w:fldChar w:fldCharType="begin"/>
      </w:r>
      <w:r w:rsidR="001F613A">
        <w:rPr>
          <w:rFonts w:eastAsiaTheme="minorEastAsia" w:cstheme="minorHAnsi"/>
          <w:lang w:val="en-US"/>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lang w:val="en-US"/>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lang w:val="en-US"/>
        </w:rPr>
        <w:fldChar w:fldCharType="end"/>
      </w:r>
      <w:del w:id="374" w:author="Anna Gårdmark" w:date="2020-02-04T09:07:00Z">
        <w:r w:rsidR="00461474" w:rsidDel="004A2EA6">
          <w:rPr>
            <w:rFonts w:eastAsiaTheme="minorEastAsia" w:cstheme="minorHAnsi"/>
            <w:lang w:val="en-US"/>
          </w:rPr>
          <w:delText>)</w:delText>
        </w:r>
      </w:del>
      <w:r w:rsidR="007708C1">
        <w:rPr>
          <w:rFonts w:eastAsiaTheme="minorEastAsia" w:cstheme="minorHAnsi"/>
          <w:lang w:val="en-US"/>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del w:id="375" w:author="Anna Gårdmark" w:date="2020-02-04T09:07:00Z">
        <w:r w:rsidR="00D579E3" w:rsidRPr="00972C7F" w:rsidDel="004A2EA6">
          <w:rPr>
            <w:rFonts w:eastAsiaTheme="minorEastAsia" w:cstheme="minorHAnsi"/>
            <w:lang w:val="en-GB"/>
          </w:rPr>
          <w:delText>y</w:delText>
        </w:r>
      </w:del>
      <w:ins w:id="376" w:author="Anna Gårdmark" w:date="2020-02-04T09:07:00Z">
        <w:r w:rsidR="004A2EA6">
          <w:rPr>
            <w:rFonts w:eastAsiaTheme="minorEastAsia" w:cstheme="minorHAnsi"/>
            <w:lang w:val="en-GB"/>
          </w:rPr>
          <w:t>ical limits</w:t>
        </w:r>
      </w:ins>
      <w:r w:rsidR="00D579E3" w:rsidRPr="00972C7F">
        <w:rPr>
          <w:rFonts w:eastAsiaTheme="minorEastAsia" w:cstheme="minorHAnsi"/>
          <w:lang w:val="en-GB"/>
        </w:rPr>
        <w:t xml:space="preserve"> o</w:t>
      </w:r>
      <w:ins w:id="377" w:author="Anna Gårdmark" w:date="2020-02-04T09:07:00Z">
        <w:r w:rsidR="004A2EA6">
          <w:rPr>
            <w:rFonts w:eastAsiaTheme="minorEastAsia" w:cstheme="minorHAnsi"/>
            <w:lang w:val="en-GB"/>
          </w:rPr>
          <w:t>n</w:t>
        </w:r>
      </w:ins>
      <w:del w:id="378" w:author="Anna Gårdmark" w:date="2020-02-04T09:07:00Z">
        <w:r w:rsidR="00D579E3" w:rsidRPr="00972C7F" w:rsidDel="004A2EA6">
          <w:rPr>
            <w:rFonts w:eastAsiaTheme="minorEastAsia" w:cstheme="minorHAnsi"/>
            <w:lang w:val="en-GB"/>
          </w:rPr>
          <w:delText>f</w:delText>
        </w:r>
      </w:del>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6D4BE2">
        <w:rPr>
          <w:rFonts w:eastAsiaTheme="minorEastAsia" w:cstheme="minorHAnsi"/>
          <w:lang w:val="en-US"/>
        </w:rPr>
        <w:t xml:space="preserve">, as </w:t>
      </w:r>
      <w:r w:rsidR="006D4BE2">
        <w:rPr>
          <w:rFonts w:eastAsiaTheme="minorEastAsia" w:cstheme="minorHAnsi"/>
          <w:lang w:val="en-US"/>
        </w:rPr>
        <w:t xml:space="preserve">illustrated in Fig. </w:t>
      </w:r>
      <w:r w:rsidR="00435EBD">
        <w:rPr>
          <w:rFonts w:eastAsiaTheme="minorEastAsia" w:cstheme="minorHAnsi"/>
          <w:lang w:val="en-US"/>
        </w:rPr>
        <w:t>5</w:t>
      </w:r>
      <w:r w:rsidR="006D4BE2">
        <w:rPr>
          <w:rFonts w:eastAsiaTheme="minorEastAsia" w:cstheme="minorHAnsi"/>
          <w:lang w:val="en-US"/>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23D3AFA7"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Pr>
          <w:rFonts w:eastAsiaTheme="minorEastAsia" w:cstheme="minorHAnsi"/>
          <w:lang w:val="en-US"/>
        </w:rPr>
        <w:t>gain</w:t>
      </w:r>
      <w:r w:rsidRPr="00972C7F">
        <w:rPr>
          <w:rFonts w:eastAsiaTheme="minorEastAsia" w:cstheme="minorHAnsi"/>
          <w:lang w:val="en-GB"/>
        </w:rPr>
        <w:t xml:space="preserve"> </w:t>
      </w:r>
      <w:r w:rsidR="008D01AA" w:rsidRPr="00972C7F">
        <w:rPr>
          <w:rFonts w:eastAsiaTheme="minorEastAsia" w:cstheme="minorHAnsi"/>
          <w:lang w:val="en-GB"/>
        </w:rPr>
        <w:t xml:space="preserve">(e.g. difference between </w:t>
      </w:r>
      <w:r w:rsidR="002D357C" w:rsidRPr="00972C7F">
        <w:rPr>
          <w:rFonts w:eastAsiaTheme="minorEastAsia" w:cstheme="minorHAnsi"/>
          <w:lang w:val="en-GB"/>
        </w:rPr>
        <w:t xml:space="preserve">energy </w:t>
      </w:r>
      <w:r w:rsidR="008D01AA" w:rsidRPr="00972C7F">
        <w:rPr>
          <w:rFonts w:eastAsiaTheme="minorEastAsia" w:cstheme="minorHAnsi"/>
          <w:lang w:val="en-GB"/>
        </w:rPr>
        <w:t xml:space="preserve">assimilation and </w:t>
      </w:r>
      <w:r w:rsidR="002D357C" w:rsidRPr="00972C7F">
        <w:rPr>
          <w:rFonts w:eastAsiaTheme="minorEastAsia" w:cstheme="minorHAnsi"/>
          <w:lang w:val="en-GB"/>
        </w:rPr>
        <w:t>costs</w:t>
      </w:r>
      <w:r w:rsidR="008D01AA" w:rsidRPr="00972C7F">
        <w:rPr>
          <w:rFonts w:eastAsiaTheme="minorEastAsia" w:cstheme="minorHAnsi"/>
          <w:lang w:val="en-GB"/>
        </w:rPr>
        <w:t>)</w:t>
      </w:r>
      <w:r w:rsidR="00A8557B" w:rsidRPr="00972C7F">
        <w:rPr>
          <w:rFonts w:eastAsiaTheme="minorEastAsia" w:cstheme="minorHAnsi"/>
          <w:lang w:val="en-GB"/>
        </w:rPr>
        <w:t xml:space="preserve"> with body mass</w:t>
      </w:r>
      <w:r w:rsidR="009D3700" w:rsidRPr="00972C7F">
        <w:rPr>
          <w:rFonts w:eastAsiaTheme="minorEastAsia" w:cstheme="minorHAnsi"/>
          <w:lang w:val="en-GB"/>
        </w:rPr>
        <w:t>, it is important to understand how this balance</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EB6461" w:rsidRPr="00972C7F">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S"}],"issued":{"date-parts":[["2005"]]}}},{"id":"DNCRBlrK/yMcedm2A","uris":["http://zotero.org/users/6116610/items/2BTE2RDI"],"uri":["http://zotero.org/users/6116610/items/2BTE2RDI"],"itemData":{"id":"tcAX0HwS/YOgYTW6G","type":"article-journal","container-title":"Global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w:instrText>
      </w:r>
      <w:r w:rsidR="00EB6461">
        <w:rPr>
          <w:rFonts w:eastAsiaTheme="minorEastAsia" w:cstheme="minorHAnsi"/>
        </w:rPr>
        <w:instrText>ﬁ</w:instrText>
      </w:r>
      <w:r w:rsidR="00EB6461" w:rsidRPr="00972C7F">
        <w:rPr>
          <w:rFonts w:eastAsiaTheme="minorEastAsia" w:cstheme="minorHAnsi"/>
          <w:lang w:val="en-GB"/>
        </w:rPr>
        <w:instrText>tness. Unexpectedly, we found that metabolism and consumption exhibit different scaling relationships with temperature and are mismatched at high temperatures. This led to a dramatic reduction in ingestion ef</w:instrText>
      </w:r>
      <w:r w:rsidR="00EB6461">
        <w:rPr>
          <w:rFonts w:eastAsiaTheme="minorEastAsia" w:cstheme="minorHAnsi"/>
        </w:rPr>
        <w:instrText>ﬁ</w:instrText>
      </w:r>
      <w:r w:rsidR="00EB6461" w:rsidRPr="00972C7F">
        <w:rPr>
          <w:rFonts w:eastAsiaTheme="minorEastAsia" w:cstheme="minorHAnsi"/>
          <w:lang w:val="en-GB"/>
        </w:rPr>
        <w:instrText xml:space="preserve">ciency and potentially in consumer </w:instrText>
      </w:r>
      <w:r w:rsidR="00EB6461">
        <w:rPr>
          <w:rFonts w:eastAsiaTheme="minorEastAsia" w:cstheme="minorHAnsi"/>
        </w:rPr>
        <w:instrText>ﬁ</w:instrText>
      </w:r>
      <w:r w:rsidR="00EB6461" w:rsidRPr="00972C7F">
        <w:rPr>
          <w:rFonts w:eastAsiaTheme="minorEastAsia" w:cstheme="minorHAnsi"/>
          <w:lang w:val="en-GB"/>
        </w:rPr>
        <w:instrText xml:space="preserve">tness. Using metaanalysis, we showed that such temperature-driven mismatches between consumption and metabolism are common across taxa and frequently lead to reduced consumer </w:instrText>
      </w:r>
      <w:r w:rsidR="00EB6461">
        <w:rPr>
          <w:rFonts w:eastAsiaTheme="minorEastAsia" w:cstheme="minorHAnsi"/>
        </w:rPr>
        <w:instrText>ﬁ</w:instrText>
      </w:r>
      <w:r w:rsidR="00EB6461" w:rsidRPr="00972C7F">
        <w:rPr>
          <w:rFonts w:eastAsiaTheme="minorEastAsia" w:cstheme="minorHAnsi"/>
          <w:lang w:val="en-GB"/>
        </w:rPr>
        <w:instrText>tness. Our empirical and synthetic analyses identify a mechanism by which climate change reduces th</w:instrText>
      </w:r>
      <w:r w:rsidR="00EB6461">
        <w:rPr>
          <w:rFonts w:eastAsiaTheme="minorEastAsia" w:cstheme="minorHAnsi"/>
        </w:rPr>
        <w:instrText>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w:instrText>
      </w:r>
      <w:r w:rsidR="00EB6461" w:rsidRPr="00404F83">
        <w:rPr>
          <w:rFonts w:eastAsiaTheme="minorEastAsia" w:cstheme="minorHAnsi"/>
          <w:lang w:val="en-GB"/>
          <w:rPrChange w:id="379" w:author="Anna Gårdmark" w:date="2020-02-03T17:27:00Z">
            <w:rPr>
              <w:rFonts w:eastAsiaTheme="minorEastAsia" w:cstheme="minorHAnsi"/>
            </w:rPr>
          </w:rPrChange>
        </w:rPr>
        <w:instrText xml:space="preserve">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w:instrText>
      </w:r>
      <w:r w:rsidR="00EB6461">
        <w:rPr>
          <w:rFonts w:eastAsiaTheme="minorEastAsia" w:cstheme="minorHAnsi"/>
        </w:rPr>
        <w:instrText>ﬁ</w:instrText>
      </w:r>
      <w:r w:rsidR="00EB6461" w:rsidRPr="00404F83">
        <w:rPr>
          <w:rFonts w:eastAsiaTheme="minorEastAsia" w:cstheme="minorHAnsi"/>
          <w:lang w:val="en-GB"/>
          <w:rPrChange w:id="380" w:author="Anna Gårdmark" w:date="2020-02-03T17:27:00Z">
            <w:rPr>
              <w:rFonts w:eastAsiaTheme="minorEastAsia" w:cstheme="minorHAnsi"/>
            </w:rPr>
          </w:rPrChange>
        </w:rPr>
        <w:instrText xml:space="preserve">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404F83">
        <w:rPr>
          <w:rFonts w:eastAsiaTheme="minorEastAsia" w:cstheme="minorHAnsi"/>
          <w:lang w:val="en-GB"/>
          <w:rPrChange w:id="381" w:author="Anna Gårdmark" w:date="2020-02-03T17:27:00Z">
            <w:rPr>
              <w:rFonts w:eastAsiaTheme="minorEastAsia" w:cstheme="minorHAnsi"/>
            </w:rPr>
          </w:rPrChange>
        </w:rPr>
        <w:t>.</w:t>
      </w:r>
      <w:r w:rsidR="00AD5742" w:rsidRPr="00404F83">
        <w:rPr>
          <w:rFonts w:eastAsiaTheme="minorEastAsia" w:cstheme="minorHAnsi"/>
          <w:lang w:val="en-GB"/>
          <w:rPrChange w:id="382" w:author="Anna Gårdmark" w:date="2020-02-03T17:27:00Z">
            <w:rPr>
              <w:rFonts w:eastAsiaTheme="minorEastAsia" w:cstheme="minorHAnsi"/>
            </w:rPr>
          </w:rPrChange>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1562C2" w:rsidRPr="00972C7F">
        <w:rPr>
          <w:rFonts w:eastAsiaTheme="minorEastAsia" w:cstheme="minorHAnsi"/>
          <w:lang w:val="en-GB"/>
        </w:rPr>
        <w:t>.</w:t>
      </w:r>
      <w:r w:rsidR="00133D5F" w:rsidRPr="00133D5F">
        <w:rPr>
          <w:rFonts w:eastAsiaTheme="minorEastAsia" w:cstheme="minorHAnsi"/>
          <w:lang w:val="en-US"/>
        </w:rPr>
        <w:t xml:space="preserve"> This i</w:t>
      </w:r>
      <w:r w:rsidR="00133D5F">
        <w:rPr>
          <w:rFonts w:eastAsiaTheme="minorEastAsia" w:cstheme="minorHAnsi"/>
          <w:lang w:val="en-US"/>
        </w:rPr>
        <w:t xml:space="preserve">s in contrast to other studies, e.g. </w:t>
      </w:r>
      <w:r w:rsidR="00E218B5">
        <w:rPr>
          <w:rFonts w:eastAsiaTheme="minorEastAsia" w:cstheme="minorHAnsi"/>
          <w:lang w:val="en-US"/>
        </w:rPr>
        <w:fldChar w:fldCharType="begin"/>
      </w:r>
      <w:r w:rsidR="00EB6461">
        <w:rPr>
          <w:rFonts w:eastAsiaTheme="minorEastAsia" w:cstheme="minorHAnsi"/>
          <w:lang w:val="en-US"/>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lang w:val="en-US"/>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lang w:val="en-US"/>
        </w:rPr>
        <w:fldChar w:fldCharType="end"/>
      </w:r>
      <w:r w:rsidR="00133D5F">
        <w:rPr>
          <w:rFonts w:eastAsiaTheme="minorEastAsia" w:cstheme="minorHAnsi"/>
          <w:lang w:val="en-US"/>
        </w:rPr>
        <w:t xml:space="preserve">. </w:t>
      </w:r>
      <w:r w:rsidR="00E218B5">
        <w:rPr>
          <w:rFonts w:eastAsiaTheme="minorEastAsia" w:cstheme="minorHAnsi"/>
          <w:lang w:val="en-US"/>
        </w:rPr>
        <w:t>However,</w:t>
      </w:r>
      <w:r w:rsidR="00133D5F">
        <w:rPr>
          <w:rFonts w:eastAsiaTheme="minorEastAsia" w:cstheme="minorHAnsi"/>
          <w:lang w:val="en-US"/>
        </w:rPr>
        <w:t xml:space="preserve"> </w:t>
      </w:r>
      <w:r w:rsidR="00133D5F" w:rsidRPr="00E218B5">
        <w:rPr>
          <w:rFonts w:eastAsiaTheme="minorEastAsia" w:cstheme="minorHAnsi"/>
          <w:lang w:val="en-US"/>
        </w:rPr>
        <w:t xml:space="preserve">it </w:t>
      </w:r>
      <w:r w:rsidR="00256397" w:rsidRPr="00972C7F">
        <w:rPr>
          <w:rFonts w:eastAsiaTheme="minorEastAsia" w:cstheme="minorHAnsi"/>
          <w:lang w:val="en-GB"/>
        </w:rPr>
        <w:t xml:space="preserve">fits well 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6D77CC62" w:rsidR="00947116" w:rsidRPr="00947116" w:rsidRDefault="00947116" w:rsidP="00947116">
      <w:pPr>
        <w:spacing w:line="480" w:lineRule="auto"/>
        <w:ind w:firstLine="284"/>
        <w:contextualSpacing/>
        <w:jc w:val="both"/>
        <w:rPr>
          <w:rFonts w:cstheme="minorHAnsi"/>
          <w:lang w:val="en-US"/>
        </w:rPr>
      </w:pPr>
      <w:r w:rsidRPr="00972C7F">
        <w:rPr>
          <w:rFonts w:eastAsiaTheme="minorEastAsia"/>
          <w:lang w:val="en-GB"/>
        </w:rPr>
        <w:t>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essentially all temperatures</w:t>
      </w:r>
      <w:r w:rsidRPr="00625E5D">
        <w:rPr>
          <w:rFonts w:eastAsiaTheme="minorEastAsia"/>
          <w:lang w:val="en-US"/>
        </w:rPr>
        <w:t xml:space="preserve">. </w:t>
      </w:r>
      <w:r w:rsidR="006F3CD2">
        <w:rPr>
          <w:rFonts w:eastAsiaTheme="minorEastAsia"/>
          <w:lang w:val="en-US"/>
        </w:rPr>
        <w:t>The fact that the average optimum for consumption and growth occur at largely similar temperatures (measured in distance from environmental midpoint temperature),</w:t>
      </w:r>
      <w:r w:rsidR="002F185E">
        <w:rPr>
          <w:rFonts w:eastAsiaTheme="minorEastAsia"/>
          <w:lang w:val="en-US"/>
        </w:rPr>
        <w:t xml:space="preserve"> suggest a causal link</w:t>
      </w:r>
      <w:r w:rsidR="008D1FCB">
        <w:rPr>
          <w:rFonts w:eastAsiaTheme="minorEastAsia"/>
          <w:lang w:val="en-US"/>
        </w:rPr>
        <w:t xml:space="preserve"> between a metabolic mismatch and unimodal growth curves</w:t>
      </w:r>
      <w:r w:rsidR="00A46FB0">
        <w:rPr>
          <w:rFonts w:eastAsiaTheme="minorEastAsia"/>
          <w:lang w:val="en-US"/>
        </w:rPr>
        <w:t xml:space="preserve"> </w:t>
      </w:r>
      <w:r w:rsidR="00A46FB0" w:rsidRPr="00972C7F">
        <w:rPr>
          <w:rFonts w:eastAsiaTheme="minorEastAsia"/>
          <w:lang w:val="en-GB"/>
        </w:rPr>
        <w:t>(as is often argued from a conceptual point of view</w:t>
      </w:r>
      <w:ins w:id="383" w:author="Anna Gårdmark" w:date="2020-02-04T09:13:00Z">
        <w:r w:rsidR="004A2EA6">
          <w:rPr>
            <w:rFonts w:eastAsiaTheme="minorEastAsia"/>
            <w:lang w:val="en-GB"/>
          </w:rPr>
          <w:t>;</w:t>
        </w:r>
      </w:ins>
      <w:r w:rsidR="00A46FB0" w:rsidRPr="00972C7F">
        <w:rPr>
          <w:rFonts w:eastAsiaTheme="minorEastAsia"/>
          <w:lang w:val="en-GB"/>
        </w:rPr>
        <w:t xml:space="preserve">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del w:id="384" w:author="Anna Gårdmark" w:date="2020-02-04T09:13:00Z">
        <w:r w:rsidR="00A46FB0" w:rsidRPr="00625E5D" w:rsidDel="004A2EA6">
          <w:rPr>
            <w:lang w:val="en-GB"/>
          </w:rPr>
          <w:delText>(</w:delText>
        </w:r>
      </w:del>
      <w:r w:rsidR="00A46FB0" w:rsidRPr="00625E5D">
        <w:rPr>
          <w:lang w:val="en-GB"/>
        </w:rPr>
        <w:t>Jobling 1997)</w:t>
      </w:r>
      <w:r w:rsidR="00A46FB0" w:rsidRPr="00625E5D">
        <w:rPr>
          <w:rFonts w:eastAsiaTheme="minorEastAsia"/>
        </w:rPr>
        <w:fldChar w:fldCharType="end"/>
      </w:r>
      <w:r w:rsidR="008D1FCB">
        <w:rPr>
          <w:rFonts w:eastAsiaTheme="minorEastAsia"/>
          <w:lang w:val="en-US"/>
        </w:rPr>
        <w:t>. However, w</w:t>
      </w:r>
      <w:r w:rsidR="005C050F">
        <w:rPr>
          <w:rFonts w:eastAsiaTheme="minorEastAsia"/>
          <w:lang w:val="en-US"/>
        </w:rPr>
        <w:t xml:space="preserve">e cannot discriminate between other potential factors, such as </w:t>
      </w:r>
      <w:ins w:id="385" w:author="Anna Gårdmark" w:date="2020-02-04T09:13:00Z">
        <w:r w:rsidR="004A2EA6">
          <w:rPr>
            <w:rFonts w:eastAsiaTheme="minorEastAsia"/>
            <w:lang w:val="en-US"/>
          </w:rPr>
          <w:t xml:space="preserve">temperature-dependent </w:t>
        </w:r>
      </w:ins>
      <w:r w:rsidR="005C050F">
        <w:rPr>
          <w:rFonts w:eastAsiaTheme="minorEastAsia"/>
          <w:lang w:val="en-US"/>
        </w:rPr>
        <w:t>changes in assimilation efficiency or cost of growth, and our samples sizes are small and uncertain.</w:t>
      </w:r>
      <w:r w:rsidR="00C551F8">
        <w:rPr>
          <w:rFonts w:eastAsiaTheme="minorEastAsia"/>
          <w:lang w:val="en-US"/>
        </w:rPr>
        <w:t xml:space="preserve"> Nevertheless, </w:t>
      </w:r>
      <w:r w:rsidR="00FD61A3">
        <w:rPr>
          <w:rFonts w:eastAsiaTheme="minorEastAsia"/>
          <w:lang w:val="en-US"/>
        </w:rPr>
        <w:t xml:space="preserve">it </w:t>
      </w:r>
      <w:r w:rsidR="0031174D">
        <w:rPr>
          <w:rFonts w:eastAsiaTheme="minorEastAsia"/>
          <w:lang w:val="en-US"/>
        </w:rPr>
        <w:t>is occurring</w:t>
      </w:r>
      <w:ins w:id="386" w:author="Anna Gårdmark" w:date="2020-02-04T09:13:00Z">
        <w:r w:rsidR="0091477E">
          <w:rPr>
            <w:rFonts w:eastAsiaTheme="minorEastAsia"/>
            <w:lang w:val="en-US"/>
          </w:rPr>
          <w:t>,</w:t>
        </w:r>
      </w:ins>
      <w:r w:rsidR="0031174D">
        <w:rPr>
          <w:rFonts w:eastAsiaTheme="minorEastAsia"/>
          <w:lang w:val="en-US"/>
        </w:rPr>
        <w:t xml:space="preserve"> </w:t>
      </w:r>
      <w:r w:rsidR="004979B3">
        <w:rPr>
          <w:rFonts w:eastAsiaTheme="minorEastAsia"/>
          <w:lang w:val="en-US"/>
        </w:rPr>
        <w:t xml:space="preserve">and therefore a priority </w:t>
      </w:r>
      <w:r w:rsidR="00AD3287">
        <w:rPr>
          <w:rFonts w:eastAsiaTheme="minorEastAsia"/>
          <w:lang w:val="en-US"/>
        </w:rPr>
        <w:t xml:space="preserve">should be </w:t>
      </w:r>
      <w:r w:rsidR="006E11A2">
        <w:rPr>
          <w:rFonts w:eastAsiaTheme="minorEastAsia"/>
          <w:lang w:val="en-US"/>
        </w:rPr>
        <w:t xml:space="preserve">to identify generalized approaches </w:t>
      </w:r>
      <w:r w:rsidR="002610ED">
        <w:rPr>
          <w:rFonts w:eastAsiaTheme="minorEastAsia"/>
          <w:lang w:val="en-US"/>
        </w:rPr>
        <w:t xml:space="preserve">and parameters </w:t>
      </w:r>
      <w:r w:rsidR="000F6592">
        <w:rPr>
          <w:rFonts w:eastAsiaTheme="minorEastAsia"/>
          <w:lang w:val="en-US"/>
        </w:rPr>
        <w:t xml:space="preserve">for characterizing </w:t>
      </w:r>
      <w:r w:rsidR="00DD12A0">
        <w:rPr>
          <w:rFonts w:eastAsiaTheme="minorEastAsia"/>
          <w:lang w:val="en-US"/>
        </w:rPr>
        <w:t>the unimodal</w:t>
      </w:r>
      <w:r w:rsidR="00132119">
        <w:rPr>
          <w:rFonts w:eastAsiaTheme="minorEastAsia"/>
          <w:lang w:val="en-US"/>
        </w:rPr>
        <w:t xml:space="preserve"> </w:t>
      </w:r>
      <w:r w:rsidR="00034C53">
        <w:rPr>
          <w:rFonts w:eastAsiaTheme="minorEastAsia"/>
          <w:lang w:val="en-US"/>
        </w:rPr>
        <w:t>shape of consumption</w:t>
      </w:r>
      <w:r w:rsidR="003B651A">
        <w:rPr>
          <w:rFonts w:eastAsiaTheme="minorEastAsia"/>
          <w:lang w:val="en-US"/>
        </w:rPr>
        <w:t xml:space="preserve"> rate</w:t>
      </w:r>
      <w:r w:rsidR="00AC4E19">
        <w:rPr>
          <w:rFonts w:eastAsiaTheme="minorEastAsia"/>
          <w:lang w:val="en-US"/>
        </w:rPr>
        <w:t xml:space="preserve">, which would require more data and </w:t>
      </w:r>
      <w:commentRangeStart w:id="387"/>
      <w:r w:rsidR="00AC4E19">
        <w:rPr>
          <w:rFonts w:eastAsiaTheme="minorEastAsia"/>
          <w:lang w:val="en-US"/>
        </w:rPr>
        <w:t>experiments</w:t>
      </w:r>
      <w:commentRangeEnd w:id="387"/>
      <w:r w:rsidR="0091477E">
        <w:rPr>
          <w:rStyle w:val="Kommentarsreferens"/>
        </w:rPr>
        <w:commentReference w:id="387"/>
      </w:r>
      <w:r w:rsidR="00AC4E19">
        <w:rPr>
          <w:rFonts w:eastAsiaTheme="minorEastAsia"/>
          <w:lang w:val="en-US"/>
        </w:rPr>
        <w:t>.</w:t>
      </w:r>
    </w:p>
    <w:p w14:paraId="4DBE5F07" w14:textId="4E69D4CC"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C22343">
        <w:rPr>
          <w:rFonts w:eastAsiaTheme="minorEastAsia" w:cstheme="minorHAnsi"/>
          <w:lang w:val="en-US"/>
        </w:rPr>
        <w:t>of metaboli</w:t>
      </w:r>
      <w:r w:rsidR="00C22343">
        <w:rPr>
          <w:rFonts w:eastAsiaTheme="minorEastAsia" w:cstheme="minorHAnsi"/>
          <w:lang w:val="en-US"/>
        </w:rPr>
        <w:t xml:space="preserve">c and </w:t>
      </w:r>
      <w:r w:rsidR="00F935D8" w:rsidRPr="00972C7F">
        <w:rPr>
          <w:rFonts w:eastAsiaTheme="minorEastAsia" w:cstheme="minorHAnsi"/>
          <w:lang w:val="en-GB"/>
        </w:rPr>
        <w:t xml:space="preserve">maximum consumption </w:t>
      </w:r>
      <w:r w:rsidRPr="00972C7F">
        <w:rPr>
          <w:rFonts w:eastAsiaTheme="minorEastAsia" w:cstheme="minorHAnsi"/>
          <w:lang w:val="en-GB"/>
        </w:rPr>
        <w:t>to be 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7C71CD">
        <w:rPr>
          <w:rFonts w:eastAsiaTheme="minorEastAsia" w:cstheme="minorHAnsi"/>
          <w:lang w:val="en-GB"/>
          <w:rPrChange w:id="388" w:author="Anna Gårdmark" w:date="2020-02-03T15:39:00Z">
            <w:rPr>
              <w:rFonts w:eastAsiaTheme="minorEastAsia" w:cstheme="minorHAnsi"/>
            </w:rPr>
          </w:rPrChange>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del w:id="389" w:author="Anna Gårdmark" w:date="2020-02-04T09:15:00Z">
        <w:r w:rsidR="00E169B4" w:rsidRPr="00E169B4" w:rsidDel="0091477E">
          <w:rPr>
            <w:lang w:val="en-GB"/>
          </w:rPr>
          <w:delText>(</w:delText>
        </w:r>
      </w:del>
      <w:r w:rsidR="00E169B4" w:rsidRPr="00E169B4">
        <w:rPr>
          <w:lang w:val="en-GB"/>
        </w:rPr>
        <w:t xml:space="preserve">Downs </w:t>
      </w:r>
      <w:r w:rsidR="00E169B4" w:rsidRPr="00E169B4">
        <w:rPr>
          <w:i/>
          <w:iCs/>
          <w:lang w:val="en-GB"/>
        </w:rPr>
        <w:t>et al.</w:t>
      </w:r>
      <w:r w:rsidR="00E169B4" w:rsidRPr="00E169B4">
        <w:rPr>
          <w:lang w:val="en-GB"/>
        </w:rPr>
        <w:t xml:space="preserve"> 2008; Englund </w:t>
      </w:r>
      <w:r w:rsidR="00E169B4" w:rsidRPr="00E169B4">
        <w:rPr>
          <w:i/>
          <w:iCs/>
          <w:lang w:val="en-GB"/>
        </w:rPr>
        <w:t>et al.</w:t>
      </w:r>
      <w:r w:rsidR="00E169B4" w:rsidRPr="00E169B4">
        <w:rPr>
          <w:lang w:val="en-GB"/>
        </w:rPr>
        <w:t xml:space="preserve"> 2011)</w:t>
      </w:r>
      <w:r w:rsidR="00054CD2">
        <w:rPr>
          <w:rFonts w:eastAsiaTheme="minorEastAsia" w:cstheme="minorHAnsi"/>
        </w:rPr>
        <w:fldChar w:fldCharType="end"/>
      </w:r>
      <w:del w:id="390" w:author="Anna Gårdmark" w:date="2020-02-04T09:14:00Z">
        <w:r w:rsidR="008B721C" w:rsidRPr="007C71CD" w:rsidDel="0091477E">
          <w:rPr>
            <w:rFonts w:eastAsiaTheme="minorEastAsia" w:cstheme="minorHAnsi"/>
            <w:lang w:val="en-GB"/>
            <w:rPrChange w:id="391" w:author="Anna Gårdmark" w:date="2020-02-03T15:39:00Z">
              <w:rPr>
                <w:rFonts w:eastAsiaTheme="minorEastAsia" w:cstheme="minorHAnsi"/>
              </w:rPr>
            </w:rPrChange>
          </w:rPr>
          <w:delText>)</w:delText>
        </w:r>
      </w:del>
      <w:r w:rsidR="00520784" w:rsidRPr="007C71CD">
        <w:rPr>
          <w:rFonts w:eastAsiaTheme="minorEastAsia" w:cstheme="minorHAnsi"/>
          <w:lang w:val="en-GB"/>
          <w:rPrChange w:id="392" w:author="Anna Gårdmark" w:date="2020-02-03T15:39:00Z">
            <w:rPr>
              <w:rFonts w:eastAsiaTheme="minorEastAsia" w:cstheme="minorHAnsi"/>
            </w:rPr>
          </w:rPrChange>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ins w:id="393" w:author="Anna Gårdmark" w:date="2020-02-04T09:15:00Z">
        <w:r w:rsidR="0091477E">
          <w:rPr>
            <w:rFonts w:eastAsiaTheme="minorEastAsia" w:cstheme="minorHAnsi"/>
            <w:lang w:val="en-GB"/>
          </w:rPr>
          <w:t>ic</w:t>
        </w:r>
      </w:ins>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847D95" w:rsidRPr="00972C7F">
        <w:rPr>
          <w:rFonts w:eastAsiaTheme="minorEastAsia" w:cstheme="minorHAnsi"/>
          <w:lang w:val="en-GB"/>
        </w:rPr>
        <w:t xml:space="preserve"> as </w:t>
      </w:r>
      <w:r w:rsidR="004F5A85" w:rsidRPr="00972C7F">
        <w:rPr>
          <w:rFonts w:eastAsiaTheme="minorEastAsia" w:cstheme="minorHAnsi"/>
          <w:lang w:val="en-GB"/>
        </w:rPr>
        <w:t>opposed</w:t>
      </w:r>
      <w:r w:rsidR="00EB670C" w:rsidRPr="00972C7F">
        <w:rPr>
          <w:rFonts w:eastAsiaTheme="minorEastAsia" w:cstheme="minorHAnsi"/>
          <w:lang w:val="en-GB"/>
        </w:rPr>
        <w:t xml:space="preserve"> to </w:t>
      </w:r>
      <w:commentRangeStart w:id="394"/>
      <w:commentRangeStart w:id="395"/>
      <w:commentRangeStart w:id="396"/>
      <w:r w:rsidR="00EB670C" w:rsidRPr="00972C7F">
        <w:rPr>
          <w:rFonts w:eastAsiaTheme="minorEastAsia" w:cstheme="minorHAnsi"/>
          <w:lang w:val="en-GB"/>
        </w:rPr>
        <w:t>either aggregatin</w:t>
      </w:r>
      <w:r w:rsidR="00DE4AFD" w:rsidRPr="00972C7F">
        <w:rPr>
          <w:rFonts w:eastAsiaTheme="minorEastAsia" w:cstheme="minorHAnsi"/>
          <w:lang w:val="en-GB"/>
        </w:rPr>
        <w:t xml:space="preserve">g </w:t>
      </w:r>
      <w:r w:rsidR="00005C26" w:rsidRPr="00972C7F">
        <w:rPr>
          <w:rFonts w:eastAsiaTheme="minorEastAsia" w:cstheme="minorHAnsi"/>
          <w:lang w:val="en-GB"/>
        </w:rPr>
        <w:t>all data (complete pooling)</w:t>
      </w:r>
      <w:r w:rsidR="00DD4D2A" w:rsidRPr="00972C7F">
        <w:rPr>
          <w:rFonts w:eastAsiaTheme="minorEastAsia" w:cstheme="minorHAnsi"/>
          <w:lang w:val="en-GB"/>
        </w:rPr>
        <w:t xml:space="preserve"> </w:t>
      </w:r>
      <w:r w:rsidR="002B546C" w:rsidRPr="00972C7F">
        <w:rPr>
          <w:rFonts w:eastAsiaTheme="minorEastAsia" w:cstheme="minorHAnsi"/>
          <w:lang w:val="en-GB"/>
        </w:rPr>
        <w:t xml:space="preserve">or summarizing </w:t>
      </w:r>
      <w:r w:rsidR="001C16F7" w:rsidRPr="00972C7F">
        <w:rPr>
          <w:rFonts w:eastAsiaTheme="minorEastAsia" w:cstheme="minorHAnsi"/>
          <w:lang w:val="en-GB"/>
        </w:rPr>
        <w:t xml:space="preserve">single-species </w:t>
      </w:r>
      <w:r w:rsidR="00202C70" w:rsidRPr="00972C7F">
        <w:rPr>
          <w:rFonts w:eastAsiaTheme="minorEastAsia" w:cstheme="minorHAnsi"/>
          <w:lang w:val="en-GB"/>
        </w:rPr>
        <w:t>estimates</w:t>
      </w:r>
      <w:r w:rsidR="001C16F7" w:rsidRPr="00972C7F">
        <w:rPr>
          <w:rFonts w:eastAsiaTheme="minorEastAsia" w:cstheme="minorHAnsi"/>
          <w:lang w:val="en-GB"/>
        </w:rPr>
        <w:t xml:space="preserve"> (no pooling</w:t>
      </w:r>
      <w:ins w:id="397" w:author="Anna Gårdmark" w:date="2020-02-03T15:40:00Z">
        <w:r w:rsidR="007C71CD">
          <w:rPr>
            <w:rFonts w:eastAsiaTheme="minorEastAsia" w:cstheme="minorHAnsi"/>
            <w:lang w:val="en-GB"/>
          </w:rPr>
          <w:t>; e.g. Downs et al. 2008; Englund et al. 2011</w:t>
        </w:r>
      </w:ins>
      <w:r w:rsidR="001C16F7" w:rsidRPr="00972C7F">
        <w:rPr>
          <w:rFonts w:eastAsiaTheme="minorEastAsia" w:cstheme="minorHAnsi"/>
          <w:lang w:val="en-GB"/>
        </w:rPr>
        <w:t>)</w:t>
      </w:r>
      <w:r w:rsidR="00793A1F" w:rsidRPr="00972C7F">
        <w:rPr>
          <w:rFonts w:eastAsiaTheme="minorEastAsia" w:cstheme="minorHAnsi"/>
          <w:lang w:val="en-GB"/>
        </w:rPr>
        <w:t>.</w:t>
      </w:r>
      <w:commentRangeEnd w:id="394"/>
      <w:r w:rsidR="00F935D8">
        <w:rPr>
          <w:rStyle w:val="Kommentarsreferens"/>
        </w:rPr>
        <w:commentReference w:id="394"/>
      </w:r>
      <w:commentRangeEnd w:id="395"/>
      <w:r w:rsidR="00C22343">
        <w:rPr>
          <w:rStyle w:val="Kommentarsreferens"/>
        </w:rPr>
        <w:commentReference w:id="395"/>
      </w:r>
      <w:commentRangeEnd w:id="396"/>
      <w:r w:rsidR="007C71CD">
        <w:rPr>
          <w:rStyle w:val="Kommentarsreferens"/>
        </w:rPr>
        <w:commentReference w:id="396"/>
      </w:r>
      <w:r w:rsidR="00581069" w:rsidRPr="00972C7F">
        <w:rPr>
          <w:rFonts w:eastAsiaTheme="minorEastAsia" w:cstheme="minorHAnsi"/>
          <w:lang w:val="en-GB"/>
        </w:rPr>
        <w:t xml:space="preserve"> </w:t>
      </w:r>
    </w:p>
    <w:p w14:paraId="355B5CC5" w14:textId="4089444D" w:rsidR="00271B4D" w:rsidRPr="007B601E" w:rsidRDefault="005042B9" w:rsidP="00BA1217">
      <w:pPr>
        <w:spacing w:line="480" w:lineRule="auto"/>
        <w:ind w:firstLine="284"/>
        <w:contextualSpacing/>
        <w:jc w:val="both"/>
        <w:rPr>
          <w:rFonts w:cstheme="minorHAnsi"/>
          <w:lang w:val="en-US"/>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BE2543">
        <w:rPr>
          <w:rFonts w:eastAsiaTheme="minorEastAsia" w:cstheme="minorHAnsi"/>
          <w:lang w:val="en-US"/>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also find </w:t>
      </w:r>
      <w:r w:rsidR="00C963D8" w:rsidRPr="00972C7F">
        <w:rPr>
          <w:rFonts w:cstheme="minorHAnsi"/>
          <w:lang w:val="en-GB"/>
        </w:rPr>
        <w:t xml:space="preserve">that body mass can affect the temperature </w:t>
      </w:r>
      <w:r w:rsidR="004A638B" w:rsidRPr="000302B8">
        <w:rPr>
          <w:rFonts w:cstheme="minorHAnsi"/>
          <w:lang w:val="en-US"/>
        </w:rPr>
        <w:t>scaling</w:t>
      </w:r>
      <w:r w:rsidR="00C963D8" w:rsidRPr="00972C7F">
        <w:rPr>
          <w:rFonts w:cstheme="minorHAnsi"/>
          <w:lang w:val="en-GB"/>
        </w:rPr>
        <w:t xml:space="preserve"> </w:t>
      </w:r>
      <w:ins w:id="398" w:author="Anna Gårdmark" w:date="2020-02-04T09:15:00Z">
        <w:r w:rsidR="0091477E">
          <w:rPr>
            <w:rFonts w:cstheme="minorHAnsi"/>
            <w:lang w:val="en-GB"/>
          </w:rPr>
          <w:t xml:space="preserve">of </w:t>
        </w:r>
      </w:ins>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commentRangeStart w:id="399"/>
      <w:r w:rsidR="00C963D8" w:rsidRPr="0002382F">
        <w:rPr>
          <w:rFonts w:cstheme="minorHAnsi"/>
        </w:rPr>
        <w:fldChar w:fldCharType="begin"/>
      </w:r>
      <w:r w:rsidR="00C963D8" w:rsidRPr="00972C7F">
        <w:rPr>
          <w:rFonts w:cstheme="minorHAnsi"/>
          <w:lang w:val="en-GB"/>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w:instrText>
      </w:r>
      <w:r w:rsidR="00C963D8" w:rsidRPr="002D70E2">
        <w:rPr>
          <w:rFonts w:cstheme="minorHAnsi"/>
          <w:lang w:val="en-GB"/>
        </w:rPr>
        <w:instrText xml:space="preserve">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C963D8" w:rsidRPr="0044238B">
        <w:rPr>
          <w:lang w:val="en-GB"/>
        </w:rPr>
        <w:t xml:space="preserve">(Beamish 1964; Xie &amp; Sun 1990; Ohlberger </w:t>
      </w:r>
      <w:r w:rsidR="00C963D8" w:rsidRPr="0044238B">
        <w:rPr>
          <w:i/>
          <w:iCs/>
          <w:lang w:val="en-GB"/>
        </w:rPr>
        <w:t>et al.</w:t>
      </w:r>
      <w:r w:rsidR="00C963D8" w:rsidRPr="0044238B">
        <w:rPr>
          <w:lang w:val="en-GB"/>
        </w:rPr>
        <w:t xml:space="preserve"> 2012; Fossen </w:t>
      </w:r>
      <w:r w:rsidR="00C963D8" w:rsidRPr="0044238B">
        <w:rPr>
          <w:i/>
          <w:iCs/>
          <w:lang w:val="en-GB"/>
        </w:rPr>
        <w:t>et al.</w:t>
      </w:r>
      <w:r w:rsidR="00C963D8" w:rsidRPr="0044238B">
        <w:rPr>
          <w:lang w:val="en-GB"/>
        </w:rPr>
        <w:t xml:space="preserve"> 2019)</w:t>
      </w:r>
      <w:r w:rsidR="00C963D8" w:rsidRPr="0002382F">
        <w:rPr>
          <w:rFonts w:cstheme="minorHAnsi"/>
        </w:rPr>
        <w:fldChar w:fldCharType="end"/>
      </w:r>
      <w:commentRangeEnd w:id="399"/>
      <w:r w:rsidR="0091477E">
        <w:rPr>
          <w:rStyle w:val="Kommentarsreferens"/>
        </w:rPr>
        <w:commentReference w:id="399"/>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404F83">
        <w:rPr>
          <w:rFonts w:cstheme="minorHAnsi"/>
          <w:lang w:val="en-GB"/>
          <w:rPrChange w:id="400" w:author="Anna Gårdmark" w:date="2020-02-03T17:27:00Z">
            <w:rPr>
              <w:rFonts w:cstheme="minorHAnsi"/>
            </w:rPr>
          </w:rPrChange>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404F83">
        <w:rPr>
          <w:rFonts w:cstheme="minorHAnsi"/>
          <w:lang w:val="en-GB"/>
          <w:rPrChange w:id="401" w:author="Anna Gårdmark" w:date="2020-02-03T17:27:00Z">
            <w:rPr>
              <w:rFonts w:cstheme="minorHAnsi"/>
            </w:rPr>
          </w:rPrChange>
        </w:rPr>
        <w:t>.</w:t>
      </w:r>
      <w:r w:rsidR="00E536CF" w:rsidRPr="00404F83">
        <w:rPr>
          <w:rFonts w:cstheme="minorHAnsi"/>
          <w:lang w:val="en-GB"/>
          <w:rPrChange w:id="402" w:author="Anna Gårdmark" w:date="2020-02-03T17:27:00Z">
            <w:rPr>
              <w:rFonts w:cstheme="minorHAnsi"/>
            </w:rPr>
          </w:rPrChange>
        </w:rPr>
        <w:t xml:space="preserve"> </w:t>
      </w:r>
      <w:r w:rsidR="00D82A9C">
        <w:rPr>
          <w:rFonts w:eastAsiaTheme="minorEastAsia" w:cstheme="minorHAnsi"/>
          <w:lang w:val="en-US"/>
        </w:rPr>
        <w:t xml:space="preserve">This prediction is </w:t>
      </w:r>
      <w:r w:rsidR="00D82A9C" w:rsidRPr="000302B8">
        <w:rPr>
          <w:rFonts w:eastAsiaTheme="minorEastAsia" w:cstheme="minorHAnsi"/>
          <w:lang w:val="en-US"/>
        </w:rPr>
        <w:t xml:space="preserve">in line with </w:t>
      </w:r>
      <w:r w:rsidR="00D82A9C">
        <w:rPr>
          <w:rFonts w:eastAsiaTheme="minorEastAsia" w:cstheme="minorHAnsi"/>
          <w:lang w:val="en-US"/>
        </w:rPr>
        <w:t>the metabolic boundary-level hypothesis, which predicts a negative relationship between resting metabolic exponents and temperature</w:t>
      </w:r>
      <w:r w:rsidR="002431CC">
        <w:rPr>
          <w:rFonts w:eastAsiaTheme="minorEastAsia" w:cstheme="minorHAnsi"/>
          <w:lang w:val="en-US"/>
        </w:rPr>
        <w:t xml:space="preserve"> </w:t>
      </w:r>
      <w:r w:rsidR="002431CC">
        <w:rPr>
          <w:rFonts w:eastAsiaTheme="minorEastAsia" w:cstheme="minorHAnsi"/>
          <w:lang w:val="en-US"/>
        </w:rPr>
        <w:fldChar w:fldCharType="begin"/>
      </w:r>
      <w:r w:rsidR="00EB6461">
        <w:rPr>
          <w:rFonts w:eastAsiaTheme="minorEastAsia" w:cstheme="minorHAnsi"/>
          <w:lang w:val="en-US"/>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lang w:val="en-US"/>
        </w:rPr>
        <w:fldChar w:fldCharType="separate"/>
      </w:r>
      <w:r w:rsidR="00EB6461" w:rsidRPr="00EB6461">
        <w:rPr>
          <w:rFonts w:ascii="Times New Roman" w:cs="Times New Roman"/>
          <w:lang w:val="en-GB"/>
        </w:rPr>
        <w:t>(Glazier 2010)</w:t>
      </w:r>
      <w:r w:rsidR="002431CC">
        <w:rPr>
          <w:rFonts w:eastAsiaTheme="minorEastAsia" w:cstheme="minorHAnsi"/>
          <w:lang w:val="en-US"/>
        </w:rPr>
        <w:fldChar w:fldCharType="end"/>
      </w:r>
      <w:r w:rsidR="00D82A9C" w:rsidRPr="00D82A9C">
        <w:rPr>
          <w:rFonts w:cstheme="minorHAnsi"/>
          <w:lang w:val="en-US"/>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BA1217">
        <w:rPr>
          <w:rFonts w:cstheme="minorHAnsi"/>
          <w:lang w:val="en-US"/>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841BB5">
        <w:rPr>
          <w:rFonts w:cstheme="minorHAnsi"/>
          <w:lang w:val="en-US"/>
        </w:rPr>
        <w:t>which could be due to</w:t>
      </w:r>
      <w:r w:rsidR="00B80D6C">
        <w:rPr>
          <w:rFonts w:cstheme="minorHAnsi"/>
          <w:lang w:val="en-US"/>
        </w:rPr>
        <w:t xml:space="preserve"> different data collection protocols (where we valued temperature replication over mass-replication),</w:t>
      </w:r>
      <w:r w:rsidR="00E412B7" w:rsidRPr="00841BB5">
        <w:rPr>
          <w:rFonts w:cstheme="minorHAnsi"/>
          <w:lang w:val="en-US"/>
        </w:rPr>
        <w:t xml:space="preserve"> </w:t>
      </w:r>
      <w:r w:rsidR="00841BB5" w:rsidRPr="00841BB5">
        <w:rPr>
          <w:rFonts w:cstheme="minorHAnsi"/>
          <w:lang w:val="en-US"/>
        </w:rPr>
        <w:t xml:space="preserve">differences </w:t>
      </w:r>
      <w:r w:rsidR="002B6C08">
        <w:rPr>
          <w:rFonts w:cstheme="minorHAnsi"/>
          <w:lang w:val="en-US"/>
        </w:rPr>
        <w:t xml:space="preserve">the body size or temperature-ranges, or that we </w:t>
      </w:r>
      <w:r w:rsidR="00841BB5">
        <w:rPr>
          <w:rFonts w:cstheme="minorHAnsi"/>
          <w:lang w:val="en-US"/>
        </w:rPr>
        <w:t>specifically searched for studies with temperature replicates within spe</w:t>
      </w:r>
      <w:r w:rsidR="00841BB5" w:rsidRPr="00A156DB">
        <w:rPr>
          <w:rFonts w:cstheme="minorHAnsi"/>
          <w:lang w:val="en-US"/>
        </w:rPr>
        <w:t>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A156DB">
        <w:rPr>
          <w:rFonts w:cstheme="minorHAnsi"/>
          <w:lang w:val="en-US"/>
        </w:rPr>
        <w:t xml:space="preserve">We do not find strong evidence </w:t>
      </w:r>
      <w:r w:rsidR="00A156DB" w:rsidRPr="00A156DB">
        <w:rPr>
          <w:rFonts w:cstheme="minorHAnsi"/>
          <w:lang w:val="en-US"/>
        </w:rPr>
        <w:t>for average effects of temperature-size interactions in growth or consumption, although it has been reported</w:t>
      </w:r>
      <w:ins w:id="403" w:author="Anna Gårdmark" w:date="2020-02-04T09:17:00Z">
        <w:r w:rsidR="0091477E">
          <w:rPr>
            <w:rFonts w:cstheme="minorHAnsi"/>
            <w:lang w:val="en-US"/>
          </w:rPr>
          <w:t xml:space="preserve"> for some species</w:t>
        </w:r>
      </w:ins>
      <w:r w:rsidR="00A156DB" w:rsidRPr="00A156DB">
        <w:rPr>
          <w:rFonts w:cstheme="minorHAnsi"/>
          <w:lang w:val="en-US"/>
        </w:rPr>
        <w:t xml:space="preserve"> </w:t>
      </w:r>
      <w:r w:rsidR="00A156DB" w:rsidRPr="00A156DB">
        <w:rPr>
          <w:rFonts w:cstheme="minorHAnsi"/>
          <w:lang w:val="en-US"/>
        </w:rPr>
        <w:fldChar w:fldCharType="begin"/>
      </w:r>
      <w:r w:rsidR="001F613A">
        <w:rPr>
          <w:rFonts w:cstheme="minorHAnsi"/>
          <w:lang w:val="en-US"/>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lang w:val="en-US"/>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lang w:val="en-US"/>
        </w:rPr>
        <w:fldChar w:fldCharType="end"/>
      </w:r>
      <w:r w:rsidR="00A156DB" w:rsidRPr="00A156DB">
        <w:rPr>
          <w:rFonts w:cstheme="minorHAnsi"/>
          <w:lang w:val="en-US"/>
        </w:rPr>
        <w:t>. A possible explanation is that we strictly exclude temperature</w:t>
      </w:r>
      <w:ins w:id="404" w:author="Anna Gårdmark" w:date="2020-02-04T09:17:00Z">
        <w:r w:rsidR="0091477E">
          <w:rPr>
            <w:rFonts w:cstheme="minorHAnsi"/>
            <w:lang w:val="en-US"/>
          </w:rPr>
          <w:t>s</w:t>
        </w:r>
      </w:ins>
      <w:r w:rsidR="00A156DB" w:rsidRPr="00A156DB">
        <w:rPr>
          <w:rFonts w:cstheme="minorHAnsi"/>
          <w:lang w:val="en-US"/>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A156DB">
        <w:rPr>
          <w:rFonts w:cstheme="minorHAnsi"/>
          <w:lang w:val="en-US"/>
        </w:rPr>
        <w:t xml:space="preserve"> of temperature-</w:t>
      </w:r>
      <w:r w:rsidR="00A156DB">
        <w:rPr>
          <w:rFonts w:cstheme="minorHAnsi"/>
          <w:lang w:val="en-US"/>
        </w:rPr>
        <w:t>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Pr>
          <w:rFonts w:cstheme="minorHAnsi"/>
          <w:lang w:val="en-US"/>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26519A">
        <w:rPr>
          <w:rFonts w:cstheme="minorHAnsi"/>
          <w:lang w:val="en-US"/>
        </w:rPr>
        <w:t xml:space="preserve"> </w:t>
      </w:r>
      <w:r w:rsidR="00E62591">
        <w:rPr>
          <w:rFonts w:cstheme="minorHAnsi"/>
          <w:lang w:val="en-US"/>
        </w:rPr>
        <w:fldChar w:fldCharType="begin"/>
      </w:r>
      <w:r w:rsidR="00592C85">
        <w:rPr>
          <w:rFonts w:cstheme="minorHAnsi"/>
          <w:lang w:val="en-US"/>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lang w:val="en-US"/>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lang w:val="en-US"/>
        </w:rPr>
        <w:fldChar w:fldCharType="end"/>
      </w:r>
      <w:r w:rsidR="004A2454" w:rsidRPr="004A2454">
        <w:rPr>
          <w:rFonts w:cstheme="minorHAnsi"/>
          <w:lang w:val="en-US"/>
        </w:rPr>
        <w:t xml:space="preserve">. </w:t>
      </w:r>
      <w:r w:rsidR="004A2454">
        <w:rPr>
          <w:rFonts w:cstheme="minorHAnsi"/>
          <w:lang w:val="en-US"/>
        </w:rPr>
        <w:t xml:space="preserve">It could also be that the overall effect is masked by variation between species, as studies have found both positive and negative interaction </w:t>
      </w:r>
      <w:del w:id="405" w:author="Anna Gårdmark" w:date="2020-02-04T09:18:00Z">
        <w:r w:rsidR="004A2454" w:rsidDel="0091477E">
          <w:rPr>
            <w:rFonts w:cstheme="minorHAnsi"/>
            <w:lang w:val="en-US"/>
          </w:rPr>
          <w:delText xml:space="preserve">terms </w:delText>
        </w:r>
      </w:del>
      <w:ins w:id="406" w:author="Anna Gårdmark" w:date="2020-02-04T09:18:00Z">
        <w:r w:rsidR="0091477E">
          <w:rPr>
            <w:rFonts w:cstheme="minorHAnsi"/>
            <w:lang w:val="en-US"/>
          </w:rPr>
          <w:t>between mass and temperature</w:t>
        </w:r>
        <w:r w:rsidR="0091477E">
          <w:rPr>
            <w:rFonts w:cstheme="minorHAnsi"/>
            <w:lang w:val="en-US"/>
          </w:rPr>
          <w:t xml:space="preserve"> </w:t>
        </w:r>
      </w:ins>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404F83">
        <w:rPr>
          <w:rFonts w:cstheme="minorHAnsi"/>
          <w:lang w:val="en-GB"/>
          <w:rPrChange w:id="407" w:author="Anna Gårdmark" w:date="2020-02-03T17:27:00Z">
            <w:rPr>
              <w:rFonts w:cstheme="minorHAnsi"/>
            </w:rPr>
          </w:rPrChange>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404F83">
        <w:rPr>
          <w:rFonts w:cstheme="minorHAnsi"/>
          <w:lang w:val="en-GB"/>
          <w:rPrChange w:id="408" w:author="Anna Gårdmark" w:date="2020-02-03T17:27:00Z">
            <w:rPr>
              <w:rFonts w:cstheme="minorHAnsi"/>
            </w:rPr>
          </w:rPrChange>
        </w:rPr>
        <w:t xml:space="preserve">. </w:t>
      </w:r>
      <w:r w:rsidR="00FC7747" w:rsidRPr="00FC7747">
        <w:rPr>
          <w:rFonts w:cstheme="minorHAnsi"/>
          <w:lang w:val="en-US"/>
        </w:rPr>
        <w:t xml:space="preserve">Given the </w:t>
      </w:r>
      <w:r w:rsidR="00FC7747">
        <w:rPr>
          <w:rFonts w:cstheme="minorHAnsi"/>
          <w:lang w:val="en-US"/>
        </w:rPr>
        <w:t xml:space="preserve">between </w:t>
      </w:r>
      <w:r w:rsidR="00FC7747" w:rsidRPr="00FC7747">
        <w:rPr>
          <w:rFonts w:cstheme="minorHAnsi"/>
          <w:lang w:val="en-US"/>
        </w:rPr>
        <w:t>species</w:t>
      </w:r>
      <w:r w:rsidR="004D1D80">
        <w:rPr>
          <w:rFonts w:cstheme="minorHAnsi"/>
          <w:lang w:val="en-US"/>
        </w:rPr>
        <w:t xml:space="preserve"> </w:t>
      </w:r>
      <w:r w:rsidR="00FC7747">
        <w:rPr>
          <w:rFonts w:cstheme="minorHAnsi"/>
          <w:lang w:val="en-US"/>
        </w:rPr>
        <w:t>variation</w:t>
      </w:r>
      <w:r w:rsidR="003645E1">
        <w:rPr>
          <w:rFonts w:cstheme="minorHAnsi"/>
          <w:lang w:val="en-US"/>
        </w:rPr>
        <w:t>, o</w:t>
      </w:r>
      <w:r w:rsidR="00AC1705" w:rsidRPr="007B601E">
        <w:rPr>
          <w:rFonts w:cstheme="minorHAnsi"/>
          <w:lang w:val="en-US"/>
        </w:rPr>
        <w:t xml:space="preserve">ne approach forward could be </w:t>
      </w:r>
      <w:r w:rsidR="004C2735" w:rsidRPr="007B601E">
        <w:rPr>
          <w:rFonts w:cstheme="minorHAnsi"/>
          <w:lang w:val="en-US"/>
        </w:rPr>
        <w:t xml:space="preserve">to </w:t>
      </w:r>
      <w:r w:rsidR="00041873" w:rsidRPr="007B601E">
        <w:rPr>
          <w:rFonts w:cstheme="minorHAnsi"/>
          <w:lang w:val="en-US"/>
        </w:rPr>
        <w:t xml:space="preserve">control for taxonomic </w:t>
      </w:r>
      <w:r w:rsidR="007B601E" w:rsidRPr="007B601E">
        <w:rPr>
          <w:rFonts w:cstheme="minorHAnsi"/>
          <w:lang w:val="en-US"/>
        </w:rPr>
        <w:t>st</w:t>
      </w:r>
      <w:r w:rsidR="007B601E">
        <w:rPr>
          <w:rFonts w:cstheme="minorHAnsi"/>
          <w:lang w:val="en-US"/>
        </w:rPr>
        <w:t>ructure at multiple levels</w:t>
      </w:r>
      <w:ins w:id="409" w:author="Anna Gårdmark" w:date="2020-02-04T09:18:00Z">
        <w:r w:rsidR="0091477E">
          <w:rPr>
            <w:rFonts w:cstheme="minorHAnsi"/>
            <w:lang w:val="en-US"/>
          </w:rPr>
          <w:t xml:space="preserve"> when assessing intra-specific mass- and temperature-scaling of these rates</w:t>
        </w:r>
      </w:ins>
      <w:r w:rsidR="00D4043D">
        <w:rPr>
          <w:rFonts w:cstheme="minorHAnsi"/>
          <w:lang w:val="en-US"/>
        </w:rPr>
        <w:t>.</w:t>
      </w:r>
    </w:p>
    <w:p w14:paraId="3B9EF19E" w14:textId="1BEC1DFC"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w:t>
      </w:r>
      <w:commentRangeStart w:id="410"/>
      <w:r w:rsidRPr="00972C7F">
        <w:rPr>
          <w:lang w:val="en-GB"/>
        </w:rPr>
        <w:t xml:space="preserve">fraction of the available </w:t>
      </w:r>
      <w:ins w:id="411" w:author="Anna Gårdmark" w:date="2020-02-04T09:20:00Z">
        <w:r w:rsidR="0091477E">
          <w:rPr>
            <w:lang w:val="en-GB"/>
          </w:rPr>
          <w:t xml:space="preserve">experimental </w:t>
        </w:r>
      </w:ins>
      <w:r w:rsidRPr="00972C7F">
        <w:rPr>
          <w:lang w:val="en-GB"/>
        </w:rPr>
        <w:t>data</w:t>
      </w:r>
      <w:ins w:id="412" w:author="Anna Gårdmark" w:date="2020-02-04T09:20:00Z">
        <w:r w:rsidR="0091477E">
          <w:rPr>
            <w:lang w:val="en-GB"/>
          </w:rPr>
          <w:t>, which mostly consists of</w:t>
        </w:r>
      </w:ins>
      <w:del w:id="413" w:author="Anna Gårdmark" w:date="2020-02-04T09:20:00Z">
        <w:r w:rsidRPr="00972C7F" w:rsidDel="0091477E">
          <w:rPr>
            <w:lang w:val="en-GB"/>
          </w:rPr>
          <w:delText xml:space="preserve"> on</w:delText>
        </w:r>
      </w:del>
      <w:r w:rsidRPr="00972C7F">
        <w:rPr>
          <w:lang w:val="en-GB"/>
        </w:rPr>
        <w:t xml:space="preserve"> experiments testing only a single temperature or body size (Appendix S1).</w:t>
      </w:r>
      <w:r w:rsidR="00DB3199" w:rsidRPr="00DB3199">
        <w:rPr>
          <w:lang w:val="en-US"/>
        </w:rPr>
        <w:t xml:space="preserve"> </w:t>
      </w:r>
      <w:commentRangeEnd w:id="410"/>
      <w:r w:rsidR="0091477E">
        <w:rPr>
          <w:rStyle w:val="Kommentarsreferens"/>
        </w:rPr>
        <w:commentReference w:id="410"/>
      </w:r>
      <w:commentRangeStart w:id="414"/>
      <w:commentRangeStart w:id="415"/>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ins w:id="416" w:author="Anna Gårdmark" w:date="2020-02-04T09:21:00Z">
        <w:r w:rsidR="0091477E">
          <w:rPr>
            <w:rFonts w:cstheme="minorHAnsi"/>
            <w:lang w:val="en-GB"/>
          </w:rPr>
          <w:t>,</w:t>
        </w:r>
      </w:ins>
      <w:r w:rsidR="008E387B" w:rsidRPr="00972C7F">
        <w:rPr>
          <w:rFonts w:cstheme="minorHAnsi"/>
          <w:lang w:val="en-GB"/>
        </w:rPr>
        <w:t xml:space="preserve"> or vice versa</w:t>
      </w:r>
      <w:ins w:id="417" w:author="Anna Gårdmark" w:date="2020-02-04T09:21:00Z">
        <w:r w:rsidR="0091477E">
          <w:rPr>
            <w:rFonts w:cstheme="minorHAnsi"/>
            <w:lang w:val="en-GB"/>
          </w:rPr>
          <w:t>,</w:t>
        </w:r>
      </w:ins>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End w:id="414"/>
      <w:r w:rsidR="00514F8B">
        <w:rPr>
          <w:rStyle w:val="Kommentarsreferens"/>
        </w:rPr>
        <w:commentReference w:id="414"/>
      </w:r>
      <w:commentRangeEnd w:id="415"/>
      <w:r w:rsidR="00C46C9C">
        <w:rPr>
          <w:rStyle w:val="Kommentarsreferens"/>
        </w:rPr>
        <w:commentReference w:id="415"/>
      </w:r>
      <w:r w:rsidR="00A1793C" w:rsidRPr="00972C7F">
        <w:rPr>
          <w:rFonts w:cstheme="minorHAnsi"/>
          <w:lang w:val="en-GB"/>
        </w:rPr>
        <w:t>The relatively small amount of data is especially evident for the consumption experiments, which show larger variation both within and between species</w:t>
      </w:r>
      <w:r w:rsidR="00C46C9C" w:rsidRPr="00C46C9C">
        <w:rPr>
          <w:rFonts w:cstheme="minorHAnsi"/>
          <w:lang w:val="en-US"/>
        </w:rPr>
        <w:t xml:space="preserve">, </w:t>
      </w:r>
      <w:r w:rsidR="00C46C9C">
        <w:rPr>
          <w:rFonts w:cstheme="minorHAnsi"/>
          <w:lang w:val="en-US"/>
        </w:rPr>
        <w:t>compared to metabolism</w:t>
      </w:r>
      <w:r w:rsidR="00A1793C" w:rsidRPr="00972C7F">
        <w:rPr>
          <w:rFonts w:cstheme="minorHAnsi"/>
          <w:lang w:val="en-GB"/>
        </w:rPr>
        <w:t>. This is likely due to the more manual estimations in feeding experiments (e.g. weighing added food and subtracting uneaten food)</w:t>
      </w:r>
      <w:ins w:id="418" w:author="Anna Gårdmark" w:date="2020-02-04T09:21:00Z">
        <w:r w:rsidR="0091477E">
          <w:rPr>
            <w:rFonts w:cstheme="minorHAnsi"/>
            <w:lang w:val="en-GB"/>
          </w:rPr>
          <w:t>,</w:t>
        </w:r>
      </w:ins>
      <w:r w:rsidR="00A1793C" w:rsidRPr="00972C7F">
        <w:rPr>
          <w:rFonts w:cstheme="minorHAnsi"/>
          <w:lang w:val="en-GB"/>
        </w:rPr>
        <w:t xml:space="preserve">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3D6C6B">
        <w:rPr>
          <w:rFonts w:cstheme="minorHAnsi"/>
          <w:lang w:val="en-US"/>
        </w:rPr>
        <w:t xml:space="preserve"> Therefore, </w:t>
      </w:r>
      <w:r w:rsidR="003D6C6B">
        <w:rPr>
          <w:rFonts w:cstheme="minorHAnsi"/>
          <w:lang w:val="en-US"/>
        </w:rPr>
        <w:t xml:space="preserve">the data collated here contains uncertainty from many sources, including differences in experimental protocols. </w:t>
      </w:r>
      <w:r w:rsidR="009D1B6E">
        <w:rPr>
          <w:rFonts w:cstheme="minorHAnsi"/>
          <w:lang w:val="en-US"/>
        </w:rPr>
        <w:t xml:space="preserve">Thus, our selection criteria </w:t>
      </w:r>
      <w:r w:rsidR="00B10FA5">
        <w:rPr>
          <w:rFonts w:cstheme="minorHAnsi"/>
          <w:lang w:val="en-US"/>
        </w:rPr>
        <w:t xml:space="preserve">leads to using a small fraction of all available data, which limits the hierarchical model structures we can consider </w:t>
      </w:r>
      <w:r w:rsidR="00B10FA5">
        <w:rPr>
          <w:rFonts w:cstheme="minorHAnsi"/>
          <w:lang w:val="en-US"/>
        </w:rPr>
        <w:fldChar w:fldCharType="begin"/>
      </w:r>
      <w:r w:rsidR="00592C85">
        <w:rPr>
          <w:rFonts w:cstheme="minorHAnsi"/>
          <w:lang w:val="en-US"/>
        </w:rPr>
        <w:instrText xml:space="preserve"> ADDIN ZOTERO_ITEM CSL_CITATION {"citationID":"a21shuuv12u","properties":{"formattedCitation":"(Jerde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B10FA5">
        <w:rPr>
          <w:rFonts w:cstheme="minorHAnsi"/>
          <w:lang w:val="en-US"/>
        </w:rPr>
        <w:fldChar w:fldCharType="separate"/>
      </w:r>
      <w:r w:rsidR="00592C85" w:rsidRPr="00592C85">
        <w:rPr>
          <w:rFonts w:ascii="Times New Roman" w:cs="Times New Roman"/>
          <w:lang w:val="en-GB"/>
        </w:rPr>
        <w:t xml:space="preserve">(Jerde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B10FA5">
        <w:rPr>
          <w:rFonts w:cstheme="minorHAnsi"/>
          <w:lang w:val="en-US"/>
        </w:rPr>
        <w:fldChar w:fldCharType="end"/>
      </w:r>
      <w:r w:rsidR="00B10FA5">
        <w:rPr>
          <w:rFonts w:cstheme="minorHAnsi"/>
          <w:lang w:val="en-US"/>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Pr>
          <w:rFonts w:cstheme="minorHAnsi"/>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2A7F87">
        <w:rPr>
          <w:rFonts w:cstheme="minorHAnsi"/>
          <w:lang w:val="en-US"/>
        </w:rPr>
        <w:t>our approach also has merit</w:t>
      </w:r>
      <w:ins w:id="419" w:author="Anna Gårdmark" w:date="2020-02-04T09:22:00Z">
        <w:r w:rsidR="0091477E">
          <w:rPr>
            <w:rFonts w:cstheme="minorHAnsi"/>
            <w:lang w:val="en-US"/>
          </w:rPr>
          <w:t>, because</w:t>
        </w:r>
      </w:ins>
      <w:del w:id="420" w:author="Anna Gårdmark" w:date="2020-02-04T09:22:00Z">
        <w:r w:rsidR="00734BCD" w:rsidRPr="002D70E2" w:rsidDel="0091477E">
          <w:rPr>
            <w:rFonts w:cstheme="minorHAnsi"/>
            <w:lang w:val="en-GB"/>
          </w:rPr>
          <w:delText xml:space="preserve">. </w:delText>
        </w:r>
        <w:r w:rsidR="00EF5EF4" w:rsidRPr="00EF5EF4" w:rsidDel="0091477E">
          <w:rPr>
            <w:rFonts w:cstheme="minorHAnsi"/>
            <w:lang w:val="en-US"/>
          </w:rPr>
          <w:delText xml:space="preserve">One </w:delText>
        </w:r>
        <w:r w:rsidR="00EF5EF4" w:rsidDel="0091477E">
          <w:rPr>
            <w:rFonts w:cstheme="minorHAnsi"/>
            <w:lang w:val="en-US"/>
          </w:rPr>
          <w:delText xml:space="preserve">approach for overcoming </w:delText>
        </w:r>
        <w:r w:rsidR="00CD663E" w:rsidDel="0091477E">
          <w:rPr>
            <w:rFonts w:cstheme="minorHAnsi"/>
            <w:lang w:val="en-US"/>
          </w:rPr>
          <w:delText>difficulties with these relatively small data sets is using</w:delText>
        </w:r>
      </w:del>
      <w:r w:rsidR="00CD663E">
        <w:rPr>
          <w:rFonts w:cstheme="minorHAnsi"/>
          <w:lang w:val="en-US"/>
        </w:rPr>
        <w:t xml:space="preserve"> </w:t>
      </w:r>
      <w:r w:rsidR="00CD663E" w:rsidRPr="004F71BE">
        <w:rPr>
          <w:rFonts w:cstheme="minorHAnsi"/>
          <w:lang w:val="en-US"/>
        </w:rPr>
        <w:t>h</w:t>
      </w:r>
      <w:r w:rsidR="00D866A9" w:rsidRPr="00972C7F">
        <w:rPr>
          <w:rFonts w:cstheme="minorHAnsi"/>
          <w:lang w:val="en-GB"/>
        </w:rPr>
        <w:t xml:space="preserve">ierarchical models </w:t>
      </w:r>
      <w:r w:rsidR="00DB1BC5" w:rsidRPr="00DB1BC5">
        <w:rPr>
          <w:rFonts w:cstheme="minorHAnsi"/>
          <w:lang w:val="en-US"/>
        </w:rPr>
        <w:t xml:space="preserve">(e.g. in </w:t>
      </w:r>
      <w:r w:rsidR="00DB1BC5">
        <w:rPr>
          <w:rFonts w:cstheme="minorHAnsi"/>
          <w:lang w:val="en-US"/>
        </w:rPr>
        <w:t xml:space="preserve">a Bayesian framework with </w:t>
      </w:r>
      <w:r w:rsidR="00D866A9" w:rsidRPr="00972C7F">
        <w:rPr>
          <w:rFonts w:cstheme="minorHAnsi"/>
          <w:lang w:val="en-GB"/>
        </w:rPr>
        <w:t>literature-informed priors</w:t>
      </w:r>
      <w:r w:rsidR="00DB1BC5" w:rsidRPr="00DB1BC5">
        <w:rPr>
          <w:rFonts w:cstheme="minorHAnsi"/>
          <w:lang w:val="en-US"/>
        </w:rPr>
        <w:t>)</w:t>
      </w:r>
      <w:ins w:id="421" w:author="Anna Gårdmark" w:date="2020-02-04T09:22:00Z">
        <w:r w:rsidR="0091477E">
          <w:rPr>
            <w:rFonts w:cstheme="minorHAnsi"/>
            <w:lang w:val="en-US"/>
          </w:rPr>
          <w:t xml:space="preserve"> overcomes difficulties with small data sets.</w:t>
        </w:r>
      </w:ins>
      <w:ins w:id="422" w:author="Anna Gårdmark" w:date="2020-02-04T09:23:00Z">
        <w:r w:rsidR="0091477E">
          <w:rPr>
            <w:rFonts w:cstheme="minorHAnsi"/>
            <w:lang w:val="en-US"/>
          </w:rPr>
          <w:t xml:space="preserve"> Applying Bayesian hierarchical models</w:t>
        </w:r>
      </w:ins>
      <w:del w:id="423" w:author="Anna Gårdmark" w:date="2020-02-04T09:24:00Z">
        <w:r w:rsidR="0084414C" w:rsidRPr="0084414C" w:rsidDel="00493DE4">
          <w:rPr>
            <w:rFonts w:cstheme="minorHAnsi"/>
            <w:lang w:val="en-US"/>
          </w:rPr>
          <w:delText>, which</w:delText>
        </w:r>
      </w:del>
      <w:r w:rsidR="0084414C" w:rsidRPr="0084414C">
        <w:rPr>
          <w:rFonts w:cstheme="minorHAnsi"/>
          <w:lang w:val="en-US"/>
        </w:rPr>
        <w:t xml:space="preserve"> </w:t>
      </w:r>
      <w:r w:rsidR="00D866A9" w:rsidRPr="00972C7F">
        <w:rPr>
          <w:rFonts w:cstheme="minorHAnsi"/>
          <w:lang w:val="en-GB"/>
        </w:rPr>
        <w:t xml:space="preserve">can aid </w:t>
      </w:r>
      <w:r w:rsidR="00DB1BC5" w:rsidRPr="00DB1BC5">
        <w:rPr>
          <w:rFonts w:cstheme="minorHAnsi"/>
          <w:lang w:val="en-US"/>
        </w:rPr>
        <w:t xml:space="preserve">estimation of </w:t>
      </w:r>
      <w:r w:rsidR="00D866A9" w:rsidRPr="00972C7F">
        <w:rPr>
          <w:rFonts w:cstheme="minorHAnsi"/>
          <w:lang w:val="en-GB"/>
        </w:rPr>
        <w:t xml:space="preserve">general </w:t>
      </w:r>
      <w:ins w:id="424" w:author="Anna Gårdmark" w:date="2020-02-04T09:23:00Z">
        <w:r w:rsidR="0091477E">
          <w:rPr>
            <w:rFonts w:cstheme="minorHAnsi"/>
            <w:lang w:val="en-GB"/>
          </w:rPr>
          <w:t xml:space="preserve">intra-specific </w:t>
        </w:r>
      </w:ins>
      <w:r w:rsidR="00D866A9" w:rsidRPr="00972C7F">
        <w:rPr>
          <w:rFonts w:cstheme="minorHAnsi"/>
          <w:lang w:val="en-GB"/>
        </w:rPr>
        <w:t>scaling relationships</w:t>
      </w:r>
      <w:ins w:id="425" w:author="Anna Gårdmark" w:date="2020-02-04T09:23:00Z">
        <w:r w:rsidR="0091477E">
          <w:rPr>
            <w:rFonts w:cstheme="minorHAnsi"/>
            <w:lang w:val="en-GB"/>
          </w:rPr>
          <w:t xml:space="preserve"> </w:t>
        </w:r>
        <w:commentRangeStart w:id="426"/>
        <w:r w:rsidR="0091477E">
          <w:rPr>
            <w:rFonts w:cstheme="minorHAnsi"/>
            <w:lang w:val="en-GB"/>
          </w:rPr>
          <w:t xml:space="preserve">across </w:t>
        </w:r>
      </w:ins>
      <w:ins w:id="427" w:author="Anna Gårdmark" w:date="2020-02-04T09:24:00Z">
        <w:r w:rsidR="00493DE4">
          <w:rPr>
            <w:rFonts w:cstheme="minorHAnsi"/>
            <w:lang w:val="en-GB"/>
          </w:rPr>
          <w:t>species</w:t>
        </w:r>
      </w:ins>
      <w:ins w:id="428" w:author="Anna Gårdmark" w:date="2020-02-04T09:25:00Z">
        <w:r w:rsidR="00493DE4">
          <w:rPr>
            <w:rFonts w:cstheme="minorHAnsi"/>
            <w:lang w:val="en-GB"/>
          </w:rPr>
          <w:t>, as further experimental data accumulates</w:t>
        </w:r>
      </w:ins>
      <w:r w:rsidR="00D866A9" w:rsidRPr="00972C7F">
        <w:rPr>
          <w:rFonts w:cstheme="minorHAnsi"/>
          <w:lang w:val="en-GB"/>
        </w:rPr>
        <w:t>.</w:t>
      </w:r>
      <w:commentRangeEnd w:id="426"/>
      <w:r w:rsidR="00493DE4">
        <w:rPr>
          <w:rStyle w:val="Kommentarsreferens"/>
        </w:rPr>
        <w:commentReference w:id="426"/>
      </w:r>
    </w:p>
    <w:p w14:paraId="4907015A" w14:textId="6472F19D" w:rsidR="009F1BB9" w:rsidRPr="00972C7F"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linking individual processes to population</w:t>
      </w:r>
      <w:r w:rsidR="00FD7198" w:rsidRPr="00972C7F">
        <w:rPr>
          <w:rFonts w:eastAsiaTheme="minorEastAsia" w:cstheme="minorHAnsi"/>
          <w:lang w:val="en-GB"/>
        </w:rPr>
        <w:t>-</w:t>
      </w:r>
      <w:r w:rsidR="00E0457A" w:rsidRPr="00972C7F">
        <w:rPr>
          <w:rFonts w:eastAsiaTheme="minorEastAsia" w:cstheme="minorHAnsi"/>
          <w:lang w:val="en-GB"/>
        </w:rPr>
        <w:t xml:space="preserve">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C444CD" w:rsidRPr="00972C7F">
        <w:rPr>
          <w:rFonts w:eastAsiaTheme="minorEastAsia" w:cstheme="minorHAnsi"/>
          <w:lang w:val="en-GB"/>
        </w:rPr>
        <w:t>mismatch between mechanistic models</w:t>
      </w:r>
      <w:r w:rsidR="005F037A" w:rsidRPr="00972C7F">
        <w:rPr>
          <w:rFonts w:eastAsiaTheme="minorEastAsia" w:cstheme="minorHAnsi"/>
          <w:lang w:val="en-GB"/>
        </w:rPr>
        <w:t xml:space="preserve">, </w:t>
      </w:r>
      <w:r w:rsidR="006C6301" w:rsidRPr="006C6301">
        <w:rPr>
          <w:rFonts w:eastAsiaTheme="minorEastAsia" w:cstheme="minorHAnsi"/>
          <w:lang w:val="en-US"/>
        </w:rPr>
        <w:t xml:space="preserve">general </w:t>
      </w:r>
      <w:r w:rsidR="005F037A" w:rsidRPr="00972C7F">
        <w:rPr>
          <w:rFonts w:eastAsiaTheme="minorEastAsia" w:cstheme="minorHAnsi"/>
          <w:lang w:val="en-GB"/>
        </w:rPr>
        <w:t>scaling theory</w:t>
      </w:r>
      <w:ins w:id="429" w:author="Anna Gårdmark" w:date="2020-02-04T09:26:00Z">
        <w:r w:rsidR="00493DE4">
          <w:rPr>
            <w:rFonts w:eastAsiaTheme="minorEastAsia" w:cstheme="minorHAnsi"/>
            <w:lang w:val="en-GB"/>
          </w:rPr>
          <w:t>,</w:t>
        </w:r>
      </w:ins>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6C6301">
        <w:rPr>
          <w:rFonts w:eastAsiaTheme="minorEastAsia" w:cstheme="minorHAnsi"/>
          <w:lang w:val="en-US"/>
        </w:rPr>
        <w:t>data</w:t>
      </w:r>
      <w:r w:rsidR="00EF191B" w:rsidRPr="00972C7F">
        <w:rPr>
          <w:rFonts w:eastAsiaTheme="minorEastAsia" w:cstheme="minorHAnsi"/>
          <w:lang w:val="en-GB"/>
        </w:rPr>
        <w:t xml:space="preserve"> is </w:t>
      </w:r>
      <w:del w:id="430" w:author="Anna Gårdmark" w:date="2020-02-04T09:26:00Z">
        <w:r w:rsidR="00EF191B" w:rsidRPr="00972C7F" w:rsidDel="00493DE4">
          <w:rPr>
            <w:rFonts w:eastAsiaTheme="minorEastAsia" w:cstheme="minorHAnsi"/>
            <w:lang w:val="en-GB"/>
          </w:rPr>
          <w:delText>due to</w:delText>
        </w:r>
      </w:del>
      <w:ins w:id="431" w:author="Anna Gårdmark" w:date="2020-02-04T09:26:00Z">
        <w:r w:rsidR="00493DE4">
          <w:rPr>
            <w:rFonts w:eastAsiaTheme="minorEastAsia" w:cstheme="minorHAnsi"/>
            <w:lang w:val="en-GB"/>
          </w:rPr>
          <w:t>the</w:t>
        </w:r>
      </w:ins>
      <w:r w:rsidR="00EF191B" w:rsidRPr="00972C7F">
        <w:rPr>
          <w:rFonts w:eastAsiaTheme="minorEastAsia" w:cstheme="minorHAnsi"/>
          <w:lang w:val="en-GB"/>
        </w:rPr>
        <w:t xml:space="preserve"> </w:t>
      </w:r>
      <w:r w:rsidR="00F853A2" w:rsidRPr="00972C7F">
        <w:rPr>
          <w:rFonts w:eastAsiaTheme="minorEastAsia" w:cstheme="minorHAnsi"/>
          <w:lang w:val="en-GB"/>
        </w:rPr>
        <w:t>lack of synthesis of data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3678B0">
        <w:rPr>
          <w:rFonts w:eastAsiaTheme="minorEastAsia" w:cstheme="minorHAnsi"/>
          <w:lang w:val="en-US"/>
        </w:rPr>
        <w:t xml:space="preserve">the </w:t>
      </w:r>
      <w:r w:rsidR="00E62DE7" w:rsidRPr="00972C7F">
        <w:rPr>
          <w:rFonts w:eastAsiaTheme="minorEastAsia" w:cstheme="minorHAnsi"/>
          <w:lang w:val="en-GB"/>
        </w:rPr>
        <w:t>specie</w:t>
      </w:r>
      <w:r w:rsidR="003678B0" w:rsidRPr="003678B0">
        <w:rPr>
          <w:rFonts w:eastAsiaTheme="minorEastAsia" w:cstheme="minorHAnsi"/>
          <w:lang w:val="en-US"/>
        </w:rPr>
        <w:t>s-level</w:t>
      </w:r>
      <w:r w:rsidR="003678B0">
        <w:rPr>
          <w:rFonts w:eastAsiaTheme="minorEastAsia" w:cstheme="minorHAnsi"/>
          <w:lang w:val="en-US"/>
        </w:rPr>
        <w:t xml:space="preserve">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del w:id="432" w:author="Anna Gårdmark" w:date="2020-02-04T09:27:00Z">
        <w:r w:rsidR="009F1BB9" w:rsidRPr="00972C7F" w:rsidDel="00493DE4">
          <w:rPr>
            <w:rFonts w:eastAsiaTheme="minorEastAsia" w:cstheme="minorHAnsi"/>
            <w:lang w:val="en-GB"/>
          </w:rPr>
          <w:delText xml:space="preserve">impacts </w:delText>
        </w:r>
      </w:del>
      <w:ins w:id="433" w:author="Anna Gårdmark" w:date="2020-02-04T09:27:00Z">
        <w:r w:rsidR="00493DE4">
          <w:rPr>
            <w:rFonts w:eastAsiaTheme="minorEastAsia" w:cstheme="minorHAnsi"/>
            <w:lang w:val="en-GB"/>
          </w:rPr>
          <w:t>effects,</w:t>
        </w:r>
        <w:r w:rsidR="00493DE4" w:rsidRPr="00972C7F">
          <w:rPr>
            <w:rFonts w:eastAsiaTheme="minorEastAsia" w:cstheme="minorHAnsi"/>
            <w:lang w:val="en-GB"/>
          </w:rPr>
          <w:t xml:space="preserve"> </w:t>
        </w:r>
      </w:ins>
      <w:r w:rsidR="006C6301" w:rsidRPr="006C6301">
        <w:rPr>
          <w:rFonts w:eastAsiaTheme="minorEastAsia" w:cstheme="minorHAnsi"/>
          <w:lang w:val="en-US"/>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del w:id="434" w:author="Anna Gårdmark" w:date="2020-02-04T09:27:00Z">
        <w:r w:rsidR="00EB0AE4" w:rsidRPr="00972C7F" w:rsidDel="00493DE4">
          <w:rPr>
            <w:rFonts w:eastAsiaTheme="minorEastAsia" w:cstheme="minorHAnsi"/>
            <w:lang w:val="en-GB"/>
          </w:rPr>
          <w:delText xml:space="preserve">and </w:delText>
        </w:r>
      </w:del>
      <w:ins w:id="435" w:author="Anna Gårdmark" w:date="2020-02-04T09:27:00Z">
        <w:r w:rsidR="00493DE4">
          <w:rPr>
            <w:rFonts w:eastAsiaTheme="minorEastAsia" w:cstheme="minorHAnsi"/>
            <w:lang w:val="en-GB"/>
          </w:rPr>
          <w:t>to</w:t>
        </w:r>
        <w:r w:rsidR="00493DE4" w:rsidRPr="00972C7F">
          <w:rPr>
            <w:rFonts w:eastAsiaTheme="minorEastAsia" w:cstheme="minorHAnsi"/>
            <w:lang w:val="en-GB"/>
          </w:rPr>
          <w:t xml:space="preserve"> </w:t>
        </w:r>
      </w:ins>
      <w:r w:rsidR="00EB0AE4" w:rsidRPr="00972C7F">
        <w:rPr>
          <w:rFonts w:eastAsiaTheme="minorEastAsia" w:cstheme="minorHAnsi"/>
          <w:lang w:val="en-GB"/>
        </w:rPr>
        <w:t>food webs.</w:t>
      </w:r>
    </w:p>
    <w:p w14:paraId="3615945D" w14:textId="77777777" w:rsidR="00AA2A28" w:rsidRPr="00972C7F" w:rsidRDefault="00AA2A28" w:rsidP="002E3379">
      <w:pPr>
        <w:spacing w:line="480" w:lineRule="auto"/>
        <w:contextualSpacing/>
        <w:jc w:val="both"/>
        <w:rPr>
          <w:rFonts w:cstheme="minorHAnsi"/>
          <w:b/>
          <w:lang w:val="en-GB"/>
        </w:rPr>
      </w:pPr>
    </w:p>
    <w:p w14:paraId="223041C9" w14:textId="64F506C9"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0CD14AF4" w:rsidR="00B67C48" w:rsidRPr="00972C7F"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54352883" w14:textId="77777777" w:rsidR="001F525A" w:rsidRPr="00972C7F" w:rsidRDefault="001F525A"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12E8921A" w14:textId="77777777" w:rsidR="001F613A" w:rsidRPr="001F613A" w:rsidRDefault="00C41369" w:rsidP="001F613A">
      <w:pPr>
        <w:pStyle w:val="Litteraturfrteckning"/>
        <w:rPr>
          <w:rFonts w:ascii="Times New Roman" w:cs="Times New Roman"/>
          <w:lang w:val="en-GB"/>
        </w:rPr>
      </w:pPr>
      <w:r w:rsidRPr="003E64FD">
        <w:rPr>
          <w:rFonts w:cstheme="minorHAnsi"/>
        </w:rPr>
        <w:fldChar w:fldCharType="begin"/>
      </w:r>
      <w:r w:rsidR="001F613A" w:rsidRPr="00BD7D6F">
        <w:rPr>
          <w:rFonts w:cstheme="minorHAnsi"/>
          <w:lang w:val="en-GB"/>
          <w:rPrChange w:id="436" w:author="Anna Gårdmark" w:date="2020-02-04T08:44:00Z">
            <w:rPr>
              <w:rFonts w:cstheme="minorHAnsi"/>
              <w:lang w:val="en-GB"/>
            </w:rPr>
          </w:rPrChange>
        </w:rPr>
        <w:instrText xml:space="preserve"> ADDIN ZOTERO_BIBL {"uncited":[],"omitted":[],"custom":[]} CSL_BIBLIOGRAPHY </w:instrText>
      </w:r>
      <w:r w:rsidRPr="003E64FD">
        <w:rPr>
          <w:rFonts w:cstheme="minorHAnsi"/>
        </w:rPr>
        <w:fldChar w:fldCharType="separate"/>
      </w:r>
      <w:r w:rsidR="001F613A" w:rsidRPr="00BD7D6F">
        <w:rPr>
          <w:rFonts w:ascii="Times New Roman" w:cs="Times New Roman"/>
          <w:lang w:val="en-GB"/>
        </w:rPr>
        <w:t xml:space="preserve">Andersen, K.H., Beyer, J.E. &amp; Lundberg, P. (2009). </w:t>
      </w:r>
      <w:r w:rsidR="001F613A" w:rsidRPr="001F613A">
        <w:rPr>
          <w:rFonts w:ascii="Times New Roman" w:cs="Times New Roman"/>
          <w:lang w:val="en-GB"/>
        </w:rPr>
        <w:t xml:space="preserve">Trophic and individual efficiencies of size-structured communities. </w:t>
      </w:r>
      <w:r w:rsidR="001F613A" w:rsidRPr="001F613A">
        <w:rPr>
          <w:rFonts w:ascii="Times New Roman" w:cs="Times New Roman"/>
          <w:i/>
          <w:iCs/>
          <w:lang w:val="en-GB"/>
        </w:rPr>
        <w:t>Proceedings of the Royal Society B: Biological Sciences</w:t>
      </w:r>
      <w:r w:rsidR="001F613A" w:rsidRPr="001F613A">
        <w:rPr>
          <w:rFonts w:ascii="Times New Roman" w:cs="Times New Roman"/>
          <w:lang w:val="en-GB"/>
        </w:rPr>
        <w:t>, 276, 109–114.</w:t>
      </w:r>
    </w:p>
    <w:p w14:paraId="7F39B008"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Armstrong, J.D. &amp; Hawkins, L.A. (2008). Standard metabolic rate of pike, Esox lucius: variation among studies and implications for energy flow modelling. </w:t>
      </w:r>
      <w:r w:rsidRPr="001F613A">
        <w:rPr>
          <w:rFonts w:ascii="Times New Roman" w:cs="Times New Roman"/>
          <w:i/>
          <w:iCs/>
          <w:lang w:val="en-GB"/>
        </w:rPr>
        <w:t>Hydrobiologia</w:t>
      </w:r>
      <w:r w:rsidRPr="001F613A">
        <w:rPr>
          <w:rFonts w:ascii="Times New Roman" w:cs="Times New Roman"/>
          <w:lang w:val="en-GB"/>
        </w:rPr>
        <w:t>, 601, 83–90.</w:t>
      </w:r>
    </w:p>
    <w:p w14:paraId="632312C6"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Atkinson, D. (1994). Temperature and Organism Size—A Biological Law for Ectotherms? In: </w:t>
      </w:r>
      <w:r w:rsidRPr="001F613A">
        <w:rPr>
          <w:rFonts w:ascii="Times New Roman" w:cs="Times New Roman"/>
          <w:i/>
          <w:iCs/>
          <w:lang w:val="en-GB"/>
        </w:rPr>
        <w:t>Advances in Ecological Research</w:t>
      </w:r>
      <w:r w:rsidRPr="001F613A">
        <w:rPr>
          <w:rFonts w:ascii="Times New Roman" w:cs="Times New Roman"/>
          <w:lang w:val="en-GB"/>
        </w:rPr>
        <w:t>. Elsevier, pp. 1–58.</w:t>
      </w:r>
    </w:p>
    <w:p w14:paraId="5394171C"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Audzijonyte, A., Barneche, D.R., Baudron, A.R., Belmaker, J., Clark, T.D., Marshall, C.T., </w:t>
      </w:r>
      <w:r w:rsidRPr="001F613A">
        <w:rPr>
          <w:rFonts w:ascii="Times New Roman" w:cs="Times New Roman"/>
          <w:i/>
          <w:iCs/>
          <w:lang w:val="en-GB"/>
        </w:rPr>
        <w:t>et al.</w:t>
      </w:r>
      <w:r w:rsidRPr="001F613A">
        <w:rPr>
          <w:rFonts w:ascii="Times New Roman" w:cs="Times New Roman"/>
          <w:lang w:val="en-GB"/>
        </w:rPr>
        <w:t xml:space="preserve"> (2018). Is oxygen limitation in warming waters a valid mechanism to explain decreased body sizes in aquatic ectotherms? </w:t>
      </w:r>
      <w:r w:rsidRPr="001F613A">
        <w:rPr>
          <w:rFonts w:ascii="Times New Roman" w:cs="Times New Roman"/>
          <w:i/>
          <w:iCs/>
          <w:lang w:val="en-GB"/>
        </w:rPr>
        <w:t>Global Ecology and Biogeography</w:t>
      </w:r>
      <w:r w:rsidRPr="001F613A">
        <w:rPr>
          <w:rFonts w:ascii="Times New Roman" w:cs="Times New Roman"/>
          <w:lang w:val="en-GB"/>
        </w:rPr>
        <w:t>.</w:t>
      </w:r>
    </w:p>
    <w:p w14:paraId="73477D90"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Audzijonyte, A. &amp; Pecl, G.T. (2018). Deep impact of fisheries. </w:t>
      </w:r>
      <w:r w:rsidRPr="001F613A">
        <w:rPr>
          <w:rFonts w:ascii="Times New Roman" w:cs="Times New Roman"/>
          <w:i/>
          <w:iCs/>
          <w:lang w:val="en-GB"/>
        </w:rPr>
        <w:t>Nature Ecology &amp; Evolution</w:t>
      </w:r>
      <w:r w:rsidRPr="001F613A">
        <w:rPr>
          <w:rFonts w:ascii="Times New Roman" w:cs="Times New Roman"/>
          <w:lang w:val="en-GB"/>
        </w:rPr>
        <w:t>, 2, 1348–1349.</w:t>
      </w:r>
    </w:p>
    <w:p w14:paraId="18A8E8D6"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Barneche, D.R. &amp; Allen, A.P. (2018). The energetics of fish growth and how it constrains food-web trophic structure. </w:t>
      </w:r>
      <w:r w:rsidRPr="001F613A">
        <w:rPr>
          <w:rFonts w:ascii="Times New Roman" w:cs="Times New Roman"/>
          <w:i/>
          <w:iCs/>
          <w:lang w:val="en-GB"/>
        </w:rPr>
        <w:t>Ecology Letters</w:t>
      </w:r>
      <w:r w:rsidRPr="001F613A">
        <w:rPr>
          <w:rFonts w:ascii="Times New Roman" w:cs="Times New Roman"/>
          <w:lang w:val="en-GB"/>
        </w:rPr>
        <w:t>, 21, 836–844.</w:t>
      </w:r>
    </w:p>
    <w:p w14:paraId="22F92665"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Barneche, D.R., Jahn, M. &amp; Seebacher, F. (2019). Warming increases the cost of growth in a model vertebrate. </w:t>
      </w:r>
      <w:r w:rsidRPr="001F613A">
        <w:rPr>
          <w:rFonts w:ascii="Times New Roman" w:cs="Times New Roman"/>
          <w:i/>
          <w:iCs/>
          <w:lang w:val="en-GB"/>
        </w:rPr>
        <w:t>Functional Ecology</w:t>
      </w:r>
      <w:r w:rsidRPr="001F613A">
        <w:rPr>
          <w:rFonts w:ascii="Times New Roman" w:cs="Times New Roman"/>
          <w:lang w:val="en-GB"/>
        </w:rPr>
        <w:t>, 33, 1256–1266.</w:t>
      </w:r>
    </w:p>
    <w:p w14:paraId="4B42C390"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Barrios‐O’Neill, D., Kelly, R. &amp; Emmerson, M.C. (2019). Biomass encounter rates limit the size scaling of feeding interactions. </w:t>
      </w:r>
      <w:r w:rsidRPr="001F613A">
        <w:rPr>
          <w:rFonts w:ascii="Times New Roman" w:cs="Times New Roman"/>
          <w:i/>
          <w:iCs/>
          <w:lang w:val="en-GB"/>
        </w:rPr>
        <w:t>Ecology Letters</w:t>
      </w:r>
      <w:r w:rsidRPr="001F613A">
        <w:rPr>
          <w:rFonts w:ascii="Times New Roman" w:cs="Times New Roman"/>
          <w:lang w:val="en-GB"/>
        </w:rPr>
        <w:t>, 22, 1870–1878.</w:t>
      </w:r>
    </w:p>
    <w:p w14:paraId="5B55411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Baudron, A.R., Needle, C.L., Rijnsdorp, A.D. &amp; Marshall, C.T. (2014). Warming temperatures and smaller body sizes: synchronous changes in growth of North Sea fishes. </w:t>
      </w:r>
      <w:r w:rsidRPr="001F613A">
        <w:rPr>
          <w:rFonts w:ascii="Times New Roman" w:cs="Times New Roman"/>
          <w:i/>
          <w:iCs/>
          <w:lang w:val="en-GB"/>
        </w:rPr>
        <w:t>Global Change Biology</w:t>
      </w:r>
      <w:r w:rsidRPr="001F613A">
        <w:rPr>
          <w:rFonts w:ascii="Times New Roman" w:cs="Times New Roman"/>
          <w:lang w:val="en-GB"/>
        </w:rPr>
        <w:t>, 20, 1023–1031.</w:t>
      </w:r>
    </w:p>
    <w:p w14:paraId="70AF81D2"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Beamish, F.W.H. (1964). Respiration of fishes with special emphasis on standard oxygen consumption: II. Influence of weight and temperature on respiration of several species. </w:t>
      </w:r>
      <w:r w:rsidRPr="001F613A">
        <w:rPr>
          <w:rFonts w:ascii="Times New Roman" w:cs="Times New Roman"/>
          <w:i/>
          <w:iCs/>
          <w:lang w:val="en-GB"/>
        </w:rPr>
        <w:t>Canadian Journal of Zoology/Revue Canadienne de Zoologie</w:t>
      </w:r>
      <w:r w:rsidRPr="001F613A">
        <w:rPr>
          <w:rFonts w:ascii="Times New Roman" w:cs="Times New Roman"/>
          <w:lang w:val="en-GB"/>
        </w:rPr>
        <w:t>, 42, 177–188.</w:t>
      </w:r>
    </w:p>
    <w:p w14:paraId="18144D67"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von Bertalanffy, L. (1938). A QUANTITATIVE THEORY OF ORGANIC GROWTH (INQUIRIES ON GROWTH LAWS. II). </w:t>
      </w:r>
      <w:r w:rsidRPr="001F613A">
        <w:rPr>
          <w:rFonts w:ascii="Times New Roman" w:cs="Times New Roman"/>
          <w:i/>
          <w:iCs/>
          <w:lang w:val="en-GB"/>
        </w:rPr>
        <w:t>Human Biology</w:t>
      </w:r>
      <w:r w:rsidRPr="001F613A">
        <w:rPr>
          <w:rFonts w:ascii="Times New Roman" w:cs="Times New Roman"/>
          <w:lang w:val="en-GB"/>
        </w:rPr>
        <w:t>, 10, 181–213.</w:t>
      </w:r>
    </w:p>
    <w:p w14:paraId="5DEA227C"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von Bertalanffy, L. (1957). Laws in metabolism and growth. </w:t>
      </w:r>
      <w:r w:rsidRPr="001F613A">
        <w:rPr>
          <w:rFonts w:ascii="Times New Roman" w:cs="Times New Roman"/>
          <w:i/>
          <w:iCs/>
          <w:lang w:val="en-GB"/>
        </w:rPr>
        <w:t>The quarterly review of biology</w:t>
      </w:r>
      <w:r w:rsidRPr="001F613A">
        <w:rPr>
          <w:rFonts w:ascii="Times New Roman" w:cs="Times New Roman"/>
          <w:lang w:val="en-GB"/>
        </w:rPr>
        <w:t>, 32, 217–231.</w:t>
      </w:r>
    </w:p>
    <w:p w14:paraId="7A39E67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rPr>
        <w:t xml:space="preserve">Björnsson, B., Steinarsson, A. &amp; Árnason, T. (2007). </w:t>
      </w:r>
      <w:r w:rsidRPr="001F613A">
        <w:rPr>
          <w:rFonts w:ascii="Times New Roman" w:cs="Times New Roman"/>
          <w:lang w:val="en-GB"/>
        </w:rPr>
        <w:t xml:space="preserve">Growth model for Atlantic cod (Gadus morhua): Effects of temperature and body weight on growth rate. </w:t>
      </w:r>
      <w:r w:rsidRPr="001F613A">
        <w:rPr>
          <w:rFonts w:ascii="Times New Roman" w:cs="Times New Roman"/>
          <w:i/>
          <w:iCs/>
          <w:lang w:val="en-GB"/>
        </w:rPr>
        <w:t>Aquaculture</w:t>
      </w:r>
      <w:r w:rsidRPr="001F613A">
        <w:rPr>
          <w:rFonts w:ascii="Times New Roman" w:cs="Times New Roman"/>
          <w:lang w:val="en-GB"/>
        </w:rPr>
        <w:t>, 271, 216–226.</w:t>
      </w:r>
    </w:p>
    <w:p w14:paraId="1A4BEB0E"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Blanchard, J.L., Heneghan, R.F., Everett, J.D., Trebilco, R. &amp; Richardson, A.J. (2017). From Bacteria to Whales: Using Functional Size Spectra to Model Marine Ecosystems. </w:t>
      </w:r>
      <w:r w:rsidRPr="001F613A">
        <w:rPr>
          <w:rFonts w:ascii="Times New Roman" w:cs="Times New Roman"/>
          <w:i/>
          <w:iCs/>
          <w:lang w:val="en-GB"/>
        </w:rPr>
        <w:t>Trends in Ecology &amp; Evolution</w:t>
      </w:r>
      <w:r w:rsidRPr="001F613A">
        <w:rPr>
          <w:rFonts w:ascii="Times New Roman" w:cs="Times New Roman"/>
          <w:lang w:val="en-GB"/>
        </w:rPr>
        <w:t>, 32, 174–186.</w:t>
      </w:r>
    </w:p>
    <w:p w14:paraId="6D8540FD"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Bokma, F. (2004). Evidence against universal metabolic allometry. </w:t>
      </w:r>
      <w:r w:rsidRPr="001F613A">
        <w:rPr>
          <w:rFonts w:ascii="Times New Roman" w:cs="Times New Roman"/>
          <w:i/>
          <w:iCs/>
          <w:lang w:val="en-GB"/>
        </w:rPr>
        <w:t>Functional Ecology</w:t>
      </w:r>
      <w:r w:rsidRPr="001F613A">
        <w:rPr>
          <w:rFonts w:ascii="Times New Roman" w:cs="Times New Roman"/>
          <w:lang w:val="en-GB"/>
        </w:rPr>
        <w:t>, 18, 184–187.</w:t>
      </w:r>
    </w:p>
    <w:p w14:paraId="2C1B2000"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Bolnick, D.I., Amarasekare, P., Araújo, Márcio.S., Bürger, R., Levine, J.M., Novak, M., </w:t>
      </w:r>
      <w:r w:rsidRPr="001F613A">
        <w:rPr>
          <w:rFonts w:ascii="Times New Roman" w:cs="Times New Roman"/>
          <w:i/>
          <w:iCs/>
          <w:lang w:val="en-GB"/>
        </w:rPr>
        <w:t>et al.</w:t>
      </w:r>
      <w:r w:rsidRPr="001F613A">
        <w:rPr>
          <w:rFonts w:ascii="Times New Roman" w:cs="Times New Roman"/>
          <w:lang w:val="en-GB"/>
        </w:rPr>
        <w:t xml:space="preserve"> (2011). Why intraspecific trait variation matters in community ecology. </w:t>
      </w:r>
      <w:r w:rsidRPr="001F613A">
        <w:rPr>
          <w:rFonts w:ascii="Times New Roman" w:cs="Times New Roman"/>
          <w:i/>
          <w:iCs/>
          <w:lang w:val="en-GB"/>
        </w:rPr>
        <w:t>Trends in Ecology and Evolution</w:t>
      </w:r>
      <w:r w:rsidRPr="001F613A">
        <w:rPr>
          <w:rFonts w:ascii="Times New Roman" w:cs="Times New Roman"/>
          <w:lang w:val="en-GB"/>
        </w:rPr>
        <w:t>, 26, 183–192.</w:t>
      </w:r>
    </w:p>
    <w:p w14:paraId="27A75DA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Brett, J.R., Shelbourn, J.E. &amp; Shoop, C.T. (1969). Growth Rate and Body Composition of Fingerling Sockeye Salmon, Oncorhynchus nerka, in relation to Temperature and Ration Size. </w:t>
      </w:r>
      <w:r w:rsidRPr="001F613A">
        <w:rPr>
          <w:rFonts w:ascii="Times New Roman" w:cs="Times New Roman"/>
          <w:i/>
          <w:iCs/>
          <w:lang w:val="en-GB"/>
        </w:rPr>
        <w:t>J. Fish. Res. Bd. Can.</w:t>
      </w:r>
      <w:r w:rsidRPr="001F613A">
        <w:rPr>
          <w:rFonts w:ascii="Times New Roman" w:cs="Times New Roman"/>
          <w:lang w:val="en-GB"/>
        </w:rPr>
        <w:t>, 26, 2363–2394.</w:t>
      </w:r>
    </w:p>
    <w:p w14:paraId="5AC12F67"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Brose, U., Blanchard, J.L., Eklöf, A., Galiana, N., Hartvig, M., Hirt, M.R., </w:t>
      </w:r>
      <w:r w:rsidRPr="001F613A">
        <w:rPr>
          <w:rFonts w:ascii="Times New Roman" w:cs="Times New Roman"/>
          <w:i/>
          <w:iCs/>
          <w:lang w:val="en-GB"/>
        </w:rPr>
        <w:t>et al.</w:t>
      </w:r>
      <w:r w:rsidRPr="001F613A">
        <w:rPr>
          <w:rFonts w:ascii="Times New Roman" w:cs="Times New Roman"/>
          <w:lang w:val="en-GB"/>
        </w:rPr>
        <w:t xml:space="preserve"> (2017). Predicting the consequences of species loss using size-structured biodiversity approaches. </w:t>
      </w:r>
      <w:r w:rsidRPr="001F613A">
        <w:rPr>
          <w:rFonts w:ascii="Times New Roman" w:cs="Times New Roman"/>
          <w:i/>
          <w:iCs/>
          <w:lang w:val="en-GB"/>
        </w:rPr>
        <w:t>Biological Reviews</w:t>
      </w:r>
      <w:r w:rsidRPr="001F613A">
        <w:rPr>
          <w:rFonts w:ascii="Times New Roman" w:cs="Times New Roman"/>
          <w:lang w:val="en-GB"/>
        </w:rPr>
        <w:t>, 92, 684–697.</w:t>
      </w:r>
    </w:p>
    <w:p w14:paraId="40446AC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Brown, J.H., Gillooly, J.F., Allen, A.P., Savage, V.M. &amp; West, G.B. (2004). Toward a metabolic theory of ecology. </w:t>
      </w:r>
      <w:r w:rsidRPr="001F613A">
        <w:rPr>
          <w:rFonts w:ascii="Times New Roman" w:cs="Times New Roman"/>
          <w:i/>
          <w:iCs/>
          <w:lang w:val="en-GB"/>
        </w:rPr>
        <w:t>Ecology</w:t>
      </w:r>
      <w:r w:rsidRPr="001F613A">
        <w:rPr>
          <w:rFonts w:ascii="Times New Roman" w:cs="Times New Roman"/>
          <w:lang w:val="en-GB"/>
        </w:rPr>
        <w:t>, 85, 1771–1789.</w:t>
      </w:r>
    </w:p>
    <w:p w14:paraId="1BC1C890"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Cheung, W.W.L., Sarmiento, J.L., Dunne, J., Frölicher, T.L., Lam, V.W.Y., Deng Palomares, M.L., </w:t>
      </w:r>
      <w:r w:rsidRPr="001F613A">
        <w:rPr>
          <w:rFonts w:ascii="Times New Roman" w:cs="Times New Roman"/>
          <w:i/>
          <w:iCs/>
          <w:lang w:val="en-GB"/>
        </w:rPr>
        <w:t>et al.</w:t>
      </w:r>
      <w:r w:rsidRPr="001F613A">
        <w:rPr>
          <w:rFonts w:ascii="Times New Roman" w:cs="Times New Roman"/>
          <w:lang w:val="en-GB"/>
        </w:rPr>
        <w:t xml:space="preserve"> (2013). Shrinking of fishes exacerbates impacts of global ocean changes on marine ecosystems. </w:t>
      </w:r>
      <w:r w:rsidRPr="001F613A">
        <w:rPr>
          <w:rFonts w:ascii="Times New Roman" w:cs="Times New Roman"/>
          <w:i/>
          <w:iCs/>
          <w:lang w:val="en-GB"/>
        </w:rPr>
        <w:t>Nature Climate Change</w:t>
      </w:r>
      <w:r w:rsidRPr="001F613A">
        <w:rPr>
          <w:rFonts w:ascii="Times New Roman" w:cs="Times New Roman"/>
          <w:lang w:val="en-GB"/>
        </w:rPr>
        <w:t>, 3, 254–258.</w:t>
      </w:r>
    </w:p>
    <w:p w14:paraId="7437F57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Clarke, A. (2004). Is there a Universal Temperature Dependence of metabolism? </w:t>
      </w:r>
      <w:r w:rsidRPr="001F613A">
        <w:rPr>
          <w:rFonts w:ascii="Times New Roman" w:cs="Times New Roman"/>
          <w:i/>
          <w:iCs/>
          <w:lang w:val="en-GB"/>
        </w:rPr>
        <w:t>Functional Ecology</w:t>
      </w:r>
      <w:r w:rsidRPr="001F613A">
        <w:rPr>
          <w:rFonts w:ascii="Times New Roman" w:cs="Times New Roman"/>
          <w:lang w:val="en-GB"/>
        </w:rPr>
        <w:t>, 18.</w:t>
      </w:r>
    </w:p>
    <w:p w14:paraId="21D1603A"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Clarke, A. &amp; Johnston, N.M. (1999). Scaling of metabolic rate with body mass and temperature in teleost fish. </w:t>
      </w:r>
      <w:r w:rsidRPr="001F613A">
        <w:rPr>
          <w:rFonts w:ascii="Times New Roman" w:cs="Times New Roman"/>
          <w:i/>
          <w:iCs/>
          <w:lang w:val="en-GB"/>
        </w:rPr>
        <w:t>Journal of Animal Ecology</w:t>
      </w:r>
      <w:r w:rsidRPr="001F613A">
        <w:rPr>
          <w:rFonts w:ascii="Times New Roman" w:cs="Times New Roman"/>
          <w:lang w:val="en-GB"/>
        </w:rPr>
        <w:t>, 68, 893–905.</w:t>
      </w:r>
    </w:p>
    <w:p w14:paraId="78656450"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Daufresne, M., Lengfellner, K. &amp; Sommer, U. (2009). Global warming benefits the small in aquatic ecosystems. </w:t>
      </w:r>
      <w:r w:rsidRPr="001F613A">
        <w:rPr>
          <w:rFonts w:ascii="Times New Roman" w:cs="Times New Roman"/>
          <w:i/>
          <w:iCs/>
          <w:lang w:val="en-GB"/>
        </w:rPr>
        <w:t>Proceedings of the National Academy of Sciences, USA</w:t>
      </w:r>
      <w:r w:rsidRPr="001F613A">
        <w:rPr>
          <w:rFonts w:ascii="Times New Roman" w:cs="Times New Roman"/>
          <w:lang w:val="en-GB"/>
        </w:rPr>
        <w:t>, 106, 12788–12793.</w:t>
      </w:r>
    </w:p>
    <w:p w14:paraId="64C649B2"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Dell, A.I., Pawar, S. &amp; Savage, V.M. (2011). Systematic variation in the temperature dependence of physiological and ecological traits. </w:t>
      </w:r>
      <w:r w:rsidRPr="001F613A">
        <w:rPr>
          <w:rFonts w:ascii="Times New Roman" w:cs="Times New Roman"/>
          <w:i/>
          <w:iCs/>
          <w:lang w:val="en-GB"/>
        </w:rPr>
        <w:t>Proceedings of the National Academy of Sciences</w:t>
      </w:r>
      <w:r w:rsidRPr="001F613A">
        <w:rPr>
          <w:rFonts w:ascii="Times New Roman" w:cs="Times New Roman"/>
          <w:lang w:val="en-GB"/>
        </w:rPr>
        <w:t>, 108, 10591–10596.</w:t>
      </w:r>
    </w:p>
    <w:p w14:paraId="26061C97"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van Denderen, P.D., Gislason, H. &amp; Andersen, K.H. (2019). Little difference in average fish growth and maximum size across temperatures. </w:t>
      </w:r>
      <w:r w:rsidRPr="001F613A">
        <w:rPr>
          <w:rFonts w:ascii="Times New Roman" w:cs="Times New Roman"/>
          <w:i/>
          <w:iCs/>
          <w:lang w:val="en-GB"/>
        </w:rPr>
        <w:t>EcoEvoRxiv 10.32942/osf.io/8cu4y</w:t>
      </w:r>
      <w:r w:rsidRPr="001F613A">
        <w:rPr>
          <w:rFonts w:ascii="Times New Roman" w:cs="Times New Roman"/>
          <w:lang w:val="en-GB"/>
        </w:rPr>
        <w:t>.</w:t>
      </w:r>
    </w:p>
    <w:p w14:paraId="5383880C"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Downs, C.J., Hayes, J.P. &amp; Tracy, C.R. (2008). Scaling metabolic rate with body mass and inverse body temperature: A test of the Arrhenius fractal supply model. </w:t>
      </w:r>
      <w:r w:rsidRPr="001F613A">
        <w:rPr>
          <w:rFonts w:ascii="Times New Roman" w:cs="Times New Roman"/>
          <w:i/>
          <w:iCs/>
          <w:lang w:val="en-GB"/>
        </w:rPr>
        <w:t>Functional Ecology</w:t>
      </w:r>
      <w:r w:rsidRPr="001F613A">
        <w:rPr>
          <w:rFonts w:ascii="Times New Roman" w:cs="Times New Roman"/>
          <w:lang w:val="en-GB"/>
        </w:rPr>
        <w:t>, 22, 239–244.</w:t>
      </w:r>
    </w:p>
    <w:p w14:paraId="7807213A"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Elliott, J.M. &amp; Hurley, M.A. (1995). The Functional Relationship between Body Size and Growth Rate in Fish. </w:t>
      </w:r>
      <w:r w:rsidRPr="001F613A">
        <w:rPr>
          <w:rFonts w:ascii="Times New Roman" w:cs="Times New Roman"/>
          <w:i/>
          <w:iCs/>
          <w:lang w:val="en-GB"/>
        </w:rPr>
        <w:t>Functional Ecology</w:t>
      </w:r>
      <w:r w:rsidRPr="001F613A">
        <w:rPr>
          <w:rFonts w:ascii="Times New Roman" w:cs="Times New Roman"/>
          <w:lang w:val="en-GB"/>
        </w:rPr>
        <w:t>, 9, 625.</w:t>
      </w:r>
    </w:p>
    <w:p w14:paraId="4492AB5A"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Englund, G., Öhlund, G., Hein, C.L. &amp; Diehl, S. (2011). Temperature dependence of the functional response. </w:t>
      </w:r>
      <w:r w:rsidRPr="001F613A">
        <w:rPr>
          <w:rFonts w:ascii="Times New Roman" w:cs="Times New Roman"/>
          <w:i/>
          <w:iCs/>
          <w:lang w:val="en-GB"/>
        </w:rPr>
        <w:t>Ecology Letters</w:t>
      </w:r>
      <w:r w:rsidRPr="001F613A">
        <w:rPr>
          <w:rFonts w:ascii="Times New Roman" w:cs="Times New Roman"/>
          <w:lang w:val="en-GB"/>
        </w:rPr>
        <w:t>, 14, 914–921.</w:t>
      </w:r>
    </w:p>
    <w:p w14:paraId="49C46A25"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Fernández-i-Marín, X. (2016). ggmcmc: Analysis of MCMC Samples and Bayesian Inference. </w:t>
      </w:r>
      <w:r w:rsidRPr="001F613A">
        <w:rPr>
          <w:rFonts w:ascii="Times New Roman" w:cs="Times New Roman"/>
          <w:i/>
          <w:iCs/>
          <w:lang w:val="en-GB"/>
        </w:rPr>
        <w:t>Journal of Statistical Software</w:t>
      </w:r>
      <w:r w:rsidRPr="001F613A">
        <w:rPr>
          <w:rFonts w:ascii="Times New Roman" w:cs="Times New Roman"/>
          <w:lang w:val="en-GB"/>
        </w:rPr>
        <w:t>, 70, 1–20.</w:t>
      </w:r>
    </w:p>
    <w:p w14:paraId="0F28EE1A"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Forster, J., Hirst, A.G. &amp; Atkinson, D. (2012). Warming-induced reductions in body size are greater in aquatic than terrestrial species. </w:t>
      </w:r>
      <w:r w:rsidRPr="001F613A">
        <w:rPr>
          <w:rFonts w:ascii="Times New Roman" w:cs="Times New Roman"/>
          <w:i/>
          <w:iCs/>
          <w:lang w:val="en-GB"/>
        </w:rPr>
        <w:t>PNAS</w:t>
      </w:r>
      <w:r w:rsidRPr="001F613A">
        <w:rPr>
          <w:rFonts w:ascii="Times New Roman" w:cs="Times New Roman"/>
          <w:lang w:val="en-GB"/>
        </w:rPr>
        <w:t>, 109, 19310–19314.</w:t>
      </w:r>
    </w:p>
    <w:p w14:paraId="30431B10"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Fossen, E.I.F., Pélabon, C. &amp; Einum, S. (2019). Genetic and environmental effects on the scaling of metabolic rate with body size. </w:t>
      </w:r>
      <w:r w:rsidRPr="001F613A">
        <w:rPr>
          <w:rFonts w:ascii="Times New Roman" w:cs="Times New Roman"/>
          <w:i/>
          <w:iCs/>
          <w:lang w:val="en-GB"/>
        </w:rPr>
        <w:t>Journal of Experimental Biology</w:t>
      </w:r>
      <w:r w:rsidRPr="001F613A">
        <w:rPr>
          <w:rFonts w:ascii="Times New Roman" w:cs="Times New Roman"/>
          <w:lang w:val="en-GB"/>
        </w:rPr>
        <w:t>, 222.</w:t>
      </w:r>
    </w:p>
    <w:p w14:paraId="1971F075"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Froese, R. &amp; Pauly, D. (2016). </w:t>
      </w:r>
      <w:r w:rsidRPr="001F613A">
        <w:rPr>
          <w:rFonts w:ascii="Times New Roman" w:cs="Times New Roman"/>
          <w:i/>
          <w:iCs/>
          <w:lang w:val="en-GB"/>
        </w:rPr>
        <w:t>Editors. FishBase</w:t>
      </w:r>
      <w:r w:rsidRPr="001F613A">
        <w:rPr>
          <w:rFonts w:ascii="Times New Roman" w:cs="Times New Roman"/>
          <w:lang w:val="en-GB"/>
        </w:rPr>
        <w:t>. World Wide Web electronic publication. www.fishbase.org, (10/2016).</w:t>
      </w:r>
    </w:p>
    <w:p w14:paraId="43228275"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Fussmann, K.E., Schwarzmüller, F., Brose, U., Jousset, A. &amp; Rall, B.C. (2014). Ecological stability in response to warming. </w:t>
      </w:r>
      <w:r w:rsidRPr="001F613A">
        <w:rPr>
          <w:rFonts w:ascii="Times New Roman" w:cs="Times New Roman"/>
          <w:i/>
          <w:iCs/>
          <w:lang w:val="en-GB"/>
        </w:rPr>
        <w:t>Nature Climate Change</w:t>
      </w:r>
      <w:r w:rsidRPr="001F613A">
        <w:rPr>
          <w:rFonts w:ascii="Times New Roman" w:cs="Times New Roman"/>
          <w:lang w:val="en-GB"/>
        </w:rPr>
        <w:t>, 4, 206–210.</w:t>
      </w:r>
    </w:p>
    <w:p w14:paraId="1DF3A70F"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Gabry, J., Simpson, D., Vehtari, A., Betancourt, M. &amp; Gelman, A. (2019). Visualization in Bayesian workflow. </w:t>
      </w:r>
      <w:r w:rsidRPr="001F613A">
        <w:rPr>
          <w:rFonts w:ascii="Times New Roman" w:cs="Times New Roman"/>
          <w:i/>
          <w:iCs/>
          <w:lang w:val="en-GB"/>
        </w:rPr>
        <w:t>J. R. Stat. Soc. A</w:t>
      </w:r>
      <w:r w:rsidRPr="001F613A">
        <w:rPr>
          <w:rFonts w:ascii="Times New Roman" w:cs="Times New Roman"/>
          <w:lang w:val="en-GB"/>
        </w:rPr>
        <w:t>, 182, 389–402.</w:t>
      </w:r>
    </w:p>
    <w:p w14:paraId="275CBB26"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1F613A">
        <w:rPr>
          <w:rFonts w:ascii="Times New Roman" w:cs="Times New Roman"/>
          <w:i/>
          <w:iCs/>
          <w:lang w:val="en-GB"/>
        </w:rPr>
        <w:t>Aquaculture International</w:t>
      </w:r>
      <w:r w:rsidRPr="001F613A">
        <w:rPr>
          <w:rFonts w:ascii="Times New Roman" w:cs="Times New Roman"/>
          <w:lang w:val="en-GB"/>
        </w:rPr>
        <w:t>, 19, 131–141.</w:t>
      </w:r>
    </w:p>
    <w:p w14:paraId="2B846C55"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Gardner, J.L., Peters, A., Kearney, M.R., Joseph, L. &amp; Heinsohn, R. (2011). Declining body size: a third universal response to warming? </w:t>
      </w:r>
      <w:r w:rsidRPr="001F613A">
        <w:rPr>
          <w:rFonts w:ascii="Times New Roman" w:cs="Times New Roman"/>
          <w:i/>
          <w:iCs/>
          <w:lang w:val="en-GB"/>
        </w:rPr>
        <w:t>Trends in Ecology &amp; Evolution</w:t>
      </w:r>
      <w:r w:rsidRPr="001F613A">
        <w:rPr>
          <w:rFonts w:ascii="Times New Roman" w:cs="Times New Roman"/>
          <w:lang w:val="en-GB"/>
        </w:rPr>
        <w:t>, 26, 285–291.</w:t>
      </w:r>
    </w:p>
    <w:p w14:paraId="123CD651"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Gelman, A. &amp; Rubin, D.B. (1992). Inference from Iterative Simulation Using Multiple Sequences. </w:t>
      </w:r>
      <w:r w:rsidRPr="001F613A">
        <w:rPr>
          <w:rFonts w:ascii="Times New Roman" w:cs="Times New Roman"/>
          <w:i/>
          <w:iCs/>
          <w:lang w:val="en-GB"/>
        </w:rPr>
        <w:t>Statist. Sci.</w:t>
      </w:r>
      <w:r w:rsidRPr="001F613A">
        <w:rPr>
          <w:rFonts w:ascii="Times New Roman" w:cs="Times New Roman"/>
          <w:lang w:val="en-GB"/>
        </w:rPr>
        <w:t>, 7, 457–472.</w:t>
      </w:r>
    </w:p>
    <w:p w14:paraId="42F6A84F"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Gillooly, J.F., Brown, J.H., West, G.B., Savage, V.M. &amp; Charnov, E.L. (2001). Effects of size and temperature on metabolic rate. </w:t>
      </w:r>
      <w:r w:rsidRPr="001F613A">
        <w:rPr>
          <w:rFonts w:ascii="Times New Roman" w:cs="Times New Roman"/>
          <w:i/>
          <w:iCs/>
          <w:lang w:val="en-GB"/>
        </w:rPr>
        <w:t>Science</w:t>
      </w:r>
      <w:r w:rsidRPr="001F613A">
        <w:rPr>
          <w:rFonts w:ascii="Times New Roman" w:cs="Times New Roman"/>
          <w:lang w:val="en-GB"/>
        </w:rPr>
        <w:t>, 2248–2251.</w:t>
      </w:r>
    </w:p>
    <w:p w14:paraId="0BA3B219"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Glazier, D.S. (2005). Beyond the “3/4-power law”: variation in the intra- and interspecific scaling of metabolic rate in animals. </w:t>
      </w:r>
      <w:r w:rsidRPr="001F613A">
        <w:rPr>
          <w:rFonts w:ascii="Times New Roman" w:cs="Times New Roman"/>
          <w:i/>
          <w:iCs/>
          <w:lang w:val="en-GB"/>
        </w:rPr>
        <w:t>Biological Reviews of the Cambridge Philosophical Society</w:t>
      </w:r>
      <w:r w:rsidRPr="001F613A">
        <w:rPr>
          <w:rFonts w:ascii="Times New Roman" w:cs="Times New Roman"/>
          <w:lang w:val="en-GB"/>
        </w:rPr>
        <w:t>, 80, 611–662.</w:t>
      </w:r>
    </w:p>
    <w:p w14:paraId="21F422EE"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Glazier, D.S. (2010). A unifying explanation for diverse metabolic scaling in animals and plants. </w:t>
      </w:r>
      <w:r w:rsidRPr="001F613A">
        <w:rPr>
          <w:rFonts w:ascii="Times New Roman" w:cs="Times New Roman"/>
          <w:i/>
          <w:iCs/>
          <w:lang w:val="en-GB"/>
        </w:rPr>
        <w:t>Biological Reviews of the Cambridge Philosophical Society</w:t>
      </w:r>
      <w:r w:rsidRPr="001F613A">
        <w:rPr>
          <w:rFonts w:ascii="Times New Roman" w:cs="Times New Roman"/>
          <w:lang w:val="en-GB"/>
        </w:rPr>
        <w:t>, 85, 111–138.</w:t>
      </w:r>
    </w:p>
    <w:p w14:paraId="2DECC0A1"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1F613A">
        <w:rPr>
          <w:rFonts w:ascii="Times New Roman" w:cs="Times New Roman"/>
          <w:i/>
          <w:iCs/>
          <w:lang w:val="en-GB"/>
        </w:rPr>
        <w:t>Aquaculture</w:t>
      </w:r>
      <w:r w:rsidRPr="001F613A">
        <w:rPr>
          <w:rFonts w:ascii="Times New Roman" w:cs="Times New Roman"/>
          <w:lang w:val="en-GB"/>
        </w:rPr>
        <w:t>, 283, 36–42.</w:t>
      </w:r>
    </w:p>
    <w:p w14:paraId="6EA6B4D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Hartvig, M., Andersen, K.H. &amp; Beyer, J.E. (2011). Food web framework for size-structured populations. </w:t>
      </w:r>
      <w:r w:rsidRPr="001F613A">
        <w:rPr>
          <w:rFonts w:ascii="Times New Roman" w:cs="Times New Roman"/>
          <w:i/>
          <w:iCs/>
          <w:lang w:val="en-GB"/>
        </w:rPr>
        <w:t>Journal of Theoretical Biology</w:t>
      </w:r>
      <w:r w:rsidRPr="001F613A">
        <w:rPr>
          <w:rFonts w:ascii="Times New Roman" w:cs="Times New Roman"/>
          <w:lang w:val="en-GB"/>
        </w:rPr>
        <w:t>, 272, 113–122.</w:t>
      </w:r>
    </w:p>
    <w:p w14:paraId="0C7523A2"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Heincke, F. (1913). Rapp. Proc. Verb. Réun. ICES 16, 1–70.</w:t>
      </w:r>
    </w:p>
    <w:p w14:paraId="04E4AAE3"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1F613A">
        <w:rPr>
          <w:rFonts w:ascii="Times New Roman" w:cs="Times New Roman"/>
          <w:i/>
          <w:iCs/>
          <w:lang w:val="en-GB"/>
        </w:rPr>
        <w:t>Ecology Letters</w:t>
      </w:r>
      <w:r w:rsidRPr="001F613A">
        <w:rPr>
          <w:rFonts w:ascii="Times New Roman" w:cs="Times New Roman"/>
          <w:lang w:val="en-GB"/>
        </w:rPr>
        <w:t>, 18, 327–335.</w:t>
      </w:r>
    </w:p>
    <w:p w14:paraId="537C804F"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Huey, R.B. &amp; Kingsolver, J.G. (2019). Climate Warming, Resource Availability, and the Metabolic Meltdown of Ectotherms. </w:t>
      </w:r>
      <w:r w:rsidRPr="001F613A">
        <w:rPr>
          <w:rFonts w:ascii="Times New Roman" w:cs="Times New Roman"/>
          <w:i/>
          <w:iCs/>
          <w:lang w:val="en-GB"/>
        </w:rPr>
        <w:t>The American Naturalist</w:t>
      </w:r>
      <w:r w:rsidRPr="001F613A">
        <w:rPr>
          <w:rFonts w:ascii="Times New Roman" w:cs="Times New Roman"/>
          <w:lang w:val="en-GB"/>
        </w:rPr>
        <w:t>, 194, E140–E150.</w:t>
      </w:r>
    </w:p>
    <w:p w14:paraId="6A53393A"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1F613A">
        <w:rPr>
          <w:rFonts w:ascii="Times New Roman" w:cs="Times New Roman"/>
          <w:i/>
          <w:iCs/>
          <w:lang w:val="en-GB"/>
        </w:rPr>
        <w:t>Global Change Biology</w:t>
      </w:r>
      <w:r w:rsidRPr="001F613A">
        <w:rPr>
          <w:rFonts w:ascii="Times New Roman" w:cs="Times New Roman"/>
          <w:lang w:val="en-GB"/>
        </w:rPr>
        <w:t>.</w:t>
      </w:r>
    </w:p>
    <w:p w14:paraId="15C760CE"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Jerde, C.L., Kraskura, K., Eliason, E.J., Csik, S.R., Stier, A.C. &amp; Taper, M.L. (2019). Strong Evidence for an Intraspecific Metabolic Scaling Coefficient Near 0.89 in Fish. </w:t>
      </w:r>
      <w:r w:rsidRPr="001F613A">
        <w:rPr>
          <w:rFonts w:ascii="Times New Roman" w:cs="Times New Roman"/>
          <w:i/>
          <w:iCs/>
          <w:lang w:val="en-GB"/>
        </w:rPr>
        <w:t>Front. Physiol.</w:t>
      </w:r>
      <w:r w:rsidRPr="001F613A">
        <w:rPr>
          <w:rFonts w:ascii="Times New Roman" w:cs="Times New Roman"/>
          <w:lang w:val="en-GB"/>
        </w:rPr>
        <w:t>, 10, 1166.</w:t>
      </w:r>
    </w:p>
    <w:p w14:paraId="1CD9868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Jobling, M. (1997). Temperature and growth: modulation of growth rate via temperature change. In: </w:t>
      </w:r>
      <w:r w:rsidRPr="001F613A">
        <w:rPr>
          <w:rFonts w:ascii="Times New Roman" w:cs="Times New Roman"/>
          <w:i/>
          <w:iCs/>
          <w:lang w:val="en-GB"/>
        </w:rPr>
        <w:t>Global Warming: Implications for Freshwater and Marine Fish</w:t>
      </w:r>
      <w:r w:rsidRPr="001F613A">
        <w:rPr>
          <w:rFonts w:ascii="Times New Roman" w:cs="Times New Roman"/>
          <w:lang w:val="en-GB"/>
        </w:rPr>
        <w:t xml:space="preserve"> (eds. Wood, C.M. &amp; McDonald, D.G.). Cambridge University Press, Cambridge, pp. 225–254.</w:t>
      </w:r>
    </w:p>
    <w:p w14:paraId="600B55D1"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rPr>
        <w:t xml:space="preserve">Joh, M., Nakaya, M., Yoshida, N. &amp; Takatsu, T. (2013). </w:t>
      </w:r>
      <w:r w:rsidRPr="001F613A">
        <w:rPr>
          <w:rFonts w:ascii="Times New Roman" w:cs="Times New Roman"/>
          <w:lang w:val="en-GB"/>
        </w:rPr>
        <w:t xml:space="preserve">Interannual growth differences and growth-selective survival in larvae and juveniles of marbled sole Pseudopleuronectes yokohamae. </w:t>
      </w:r>
      <w:r w:rsidRPr="001F613A">
        <w:rPr>
          <w:rFonts w:ascii="Times New Roman" w:cs="Times New Roman"/>
          <w:i/>
          <w:iCs/>
          <w:lang w:val="en-GB"/>
        </w:rPr>
        <w:t>Marine Ecology Progress Series</w:t>
      </w:r>
      <w:r w:rsidRPr="001F613A">
        <w:rPr>
          <w:rFonts w:ascii="Times New Roman" w:cs="Times New Roman"/>
          <w:lang w:val="en-GB"/>
        </w:rPr>
        <w:t>, 494, 267–279.</w:t>
      </w:r>
    </w:p>
    <w:p w14:paraId="2DE80C2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Jutfelt, F., Norin, T., Åsheim, E.R., Rowsey, L.E., Andreassen, A.H., Morgan, R., </w:t>
      </w:r>
      <w:r w:rsidRPr="001F613A">
        <w:rPr>
          <w:rFonts w:ascii="Times New Roman" w:cs="Times New Roman"/>
          <w:i/>
          <w:iCs/>
          <w:lang w:val="en-GB"/>
        </w:rPr>
        <w:t>et al.</w:t>
      </w:r>
      <w:r w:rsidRPr="001F613A">
        <w:rPr>
          <w:rFonts w:ascii="Times New Roman" w:cs="Times New Roman"/>
          <w:lang w:val="en-GB"/>
        </w:rPr>
        <w:t xml:space="preserve"> (2020). </w:t>
      </w:r>
      <w:r w:rsidRPr="001F613A">
        <w:rPr>
          <w:rFonts w:ascii="Times New Roman" w:cs="Times New Roman"/>
          <w:i/>
          <w:iCs/>
          <w:lang w:val="en-GB"/>
        </w:rPr>
        <w:t>The aerobic scope protection hypothesis: a mechanism explaining reduced growth of ectotherms in warming environments?</w:t>
      </w:r>
      <w:r w:rsidRPr="001F613A">
        <w:rPr>
          <w:rFonts w:ascii="Times New Roman" w:cs="Times New Roman"/>
          <w:lang w:val="en-GB"/>
        </w:rPr>
        <w:t xml:space="preserve"> (preprint). EcoEvoRxiv.</w:t>
      </w:r>
    </w:p>
    <w:p w14:paraId="3A278DE9"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Kearney, M. (2019). Reproductive Hyperallometry Does Not Challenge Mechanistic Growth Models. </w:t>
      </w:r>
      <w:r w:rsidRPr="001F613A">
        <w:rPr>
          <w:rFonts w:ascii="Times New Roman" w:cs="Times New Roman"/>
          <w:i/>
          <w:iCs/>
          <w:lang w:val="en-GB"/>
        </w:rPr>
        <w:t>Trends in Ecology &amp; Evolution</w:t>
      </w:r>
      <w:r w:rsidRPr="001F613A">
        <w:rPr>
          <w:rFonts w:ascii="Times New Roman" w:cs="Times New Roman"/>
          <w:lang w:val="en-GB"/>
        </w:rPr>
        <w:t>, 34, 275–276.</w:t>
      </w:r>
    </w:p>
    <w:p w14:paraId="1A7BF7A4"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Killen, S.S., Atkinson, D. &amp; Glazier, D.S. (2010). The intraspecific scaling of metabolic rate with body mass in fishes depends on lifestyle and temperature. </w:t>
      </w:r>
      <w:r w:rsidRPr="001F613A">
        <w:rPr>
          <w:rFonts w:ascii="Times New Roman" w:cs="Times New Roman"/>
          <w:i/>
          <w:iCs/>
          <w:lang w:val="en-GB"/>
        </w:rPr>
        <w:t>Ecology Letters</w:t>
      </w:r>
      <w:r w:rsidRPr="001F613A">
        <w:rPr>
          <w:rFonts w:ascii="Times New Roman" w:cs="Times New Roman"/>
          <w:lang w:val="en-GB"/>
        </w:rPr>
        <w:t>, 13, 184–193.</w:t>
      </w:r>
    </w:p>
    <w:p w14:paraId="20D819CF"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Kitchell, J.F., Stewart, D.J. &amp; Weininger, D. (1977). Applications of a bioenergetics model to yellow perch (Perca flavescens) and walleye (Stizostedion vitreum vitreum). </w:t>
      </w:r>
      <w:r w:rsidRPr="001F613A">
        <w:rPr>
          <w:rFonts w:ascii="Times New Roman" w:cs="Times New Roman"/>
          <w:i/>
          <w:iCs/>
          <w:lang w:val="en-GB"/>
        </w:rPr>
        <w:t>Journal of the Fisheries Board of Canada</w:t>
      </w:r>
      <w:r w:rsidRPr="001F613A">
        <w:rPr>
          <w:rFonts w:ascii="Times New Roman" w:cs="Times New Roman"/>
          <w:lang w:val="en-GB"/>
        </w:rPr>
        <w:t>, 34, 1922–1935.</w:t>
      </w:r>
    </w:p>
    <w:p w14:paraId="1D62DBC4"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Kooijman, S.A.L.M. (1993). </w:t>
      </w:r>
      <w:r w:rsidRPr="001F613A">
        <w:rPr>
          <w:rFonts w:ascii="Times New Roman" w:cs="Times New Roman"/>
          <w:i/>
          <w:iCs/>
          <w:lang w:val="en-GB"/>
        </w:rPr>
        <w:t>Dynamic energy budgets in biological systems</w:t>
      </w:r>
      <w:r w:rsidRPr="001F613A">
        <w:rPr>
          <w:rFonts w:ascii="Times New Roman" w:cs="Times New Roman"/>
          <w:lang w:val="en-GB"/>
        </w:rPr>
        <w:t>. Cambridge University Press.</w:t>
      </w:r>
    </w:p>
    <w:p w14:paraId="74959F34"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Lefevre, S., McKenzie, D.J. &amp; Nilsson, G.E. (2017). Models projecting the fate of fish populations under climate change need to be based on valid physiological mechanisms. </w:t>
      </w:r>
      <w:r w:rsidRPr="001F613A">
        <w:rPr>
          <w:rFonts w:ascii="Times New Roman" w:cs="Times New Roman"/>
          <w:i/>
          <w:iCs/>
          <w:lang w:val="en-GB"/>
        </w:rPr>
        <w:t>Global Change Biology</w:t>
      </w:r>
      <w:r w:rsidRPr="001F613A">
        <w:rPr>
          <w:rFonts w:ascii="Times New Roman" w:cs="Times New Roman"/>
          <w:lang w:val="en-GB"/>
        </w:rPr>
        <w:t>, 23, 3449–3459.</w:t>
      </w:r>
    </w:p>
    <w:p w14:paraId="2B098627"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Lemoine, N.P. &amp; Burkepile, D.E. (2012). Temperature-induced mismatches between consumption and metabolism reduce consumer fitness. </w:t>
      </w:r>
      <w:r w:rsidRPr="001F613A">
        <w:rPr>
          <w:rFonts w:ascii="Times New Roman" w:cs="Times New Roman"/>
          <w:i/>
          <w:iCs/>
          <w:lang w:val="en-GB"/>
        </w:rPr>
        <w:t>Ecology</w:t>
      </w:r>
      <w:r w:rsidRPr="001F613A">
        <w:rPr>
          <w:rFonts w:ascii="Times New Roman" w:cs="Times New Roman"/>
          <w:lang w:val="en-GB"/>
        </w:rPr>
        <w:t>, 93, 2483–2489.</w:t>
      </w:r>
    </w:p>
    <w:p w14:paraId="276C4E2D"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Lindmark, M., Huss, M., Ohlberger, J. &amp; Gårdmark, A. (2018). Temperature-dependent body size effects determine population responses to climate warming. </w:t>
      </w:r>
      <w:r w:rsidRPr="001F613A">
        <w:rPr>
          <w:rFonts w:ascii="Times New Roman" w:cs="Times New Roman"/>
          <w:i/>
          <w:iCs/>
          <w:lang w:val="en-GB"/>
        </w:rPr>
        <w:t>Ecology Letters</w:t>
      </w:r>
      <w:r w:rsidRPr="001F613A">
        <w:rPr>
          <w:rFonts w:ascii="Times New Roman" w:cs="Times New Roman"/>
          <w:lang w:val="en-GB"/>
        </w:rPr>
        <w:t>, 21, 181–189.</w:t>
      </w:r>
    </w:p>
    <w:p w14:paraId="00FFDD2F"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Lindmark, M., Ohlberger, J., Huss, M. &amp; Gårdmark, A. (2019). Size‐based ecological interactions drive food web responses to climate warming. </w:t>
      </w:r>
      <w:r w:rsidRPr="001F613A">
        <w:rPr>
          <w:rFonts w:ascii="Times New Roman" w:cs="Times New Roman"/>
          <w:i/>
          <w:iCs/>
          <w:lang w:val="en-GB"/>
        </w:rPr>
        <w:t>Ecology Letters</w:t>
      </w:r>
      <w:r w:rsidRPr="001F613A">
        <w:rPr>
          <w:rFonts w:ascii="Times New Roman" w:cs="Times New Roman"/>
          <w:lang w:val="en-GB"/>
        </w:rPr>
        <w:t>, 22, 778–786.</w:t>
      </w:r>
    </w:p>
    <w:p w14:paraId="72D4F677"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Marshall, D.J. &amp; White, C.R. (2019a). Aquatic Life History Trajectories Are Shaped by Selection, Not Oxygen Limitation. </w:t>
      </w:r>
      <w:r w:rsidRPr="001F613A">
        <w:rPr>
          <w:rFonts w:ascii="Times New Roman" w:cs="Times New Roman"/>
          <w:i/>
          <w:iCs/>
          <w:lang w:val="en-GB"/>
        </w:rPr>
        <w:t>Trends in Ecology &amp; Evolution</w:t>
      </w:r>
      <w:r w:rsidRPr="001F613A">
        <w:rPr>
          <w:rFonts w:ascii="Times New Roman" w:cs="Times New Roman"/>
          <w:lang w:val="en-GB"/>
        </w:rPr>
        <w:t>.</w:t>
      </w:r>
    </w:p>
    <w:p w14:paraId="6F001B61"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Marshall, D.J. &amp; White, C.R. (2019b). Have We Outgrown the Existing Models of Growth? </w:t>
      </w:r>
      <w:r w:rsidRPr="001F613A">
        <w:rPr>
          <w:rFonts w:ascii="Times New Roman" w:cs="Times New Roman"/>
          <w:i/>
          <w:iCs/>
          <w:lang w:val="en-GB"/>
        </w:rPr>
        <w:t>Trends in Ecology &amp; Evolution</w:t>
      </w:r>
      <w:r w:rsidRPr="001F613A">
        <w:rPr>
          <w:rFonts w:ascii="Times New Roman" w:cs="Times New Roman"/>
          <w:lang w:val="en-GB"/>
        </w:rPr>
        <w:t>, 34, 102–111.</w:t>
      </w:r>
    </w:p>
    <w:p w14:paraId="7227500C"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1F613A">
        <w:rPr>
          <w:rFonts w:ascii="Times New Roman" w:cs="Times New Roman"/>
          <w:i/>
          <w:iCs/>
          <w:lang w:val="en-GB"/>
        </w:rPr>
        <w:t>Journal of Theoretical Biology</w:t>
      </w:r>
      <w:r w:rsidRPr="001F613A">
        <w:rPr>
          <w:rFonts w:ascii="Times New Roman" w:cs="Times New Roman"/>
          <w:lang w:val="en-GB"/>
        </w:rPr>
        <w:t>, 324, 52–71.</w:t>
      </w:r>
    </w:p>
    <w:p w14:paraId="6936C748"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Messmer, V., Pratchett, M.S., Hoey, A.S., Tobin, A.J., Coker, D.J., Cooke, S.J., </w:t>
      </w:r>
      <w:r w:rsidRPr="001F613A">
        <w:rPr>
          <w:rFonts w:ascii="Times New Roman" w:cs="Times New Roman"/>
          <w:i/>
          <w:iCs/>
          <w:lang w:val="en-GB"/>
        </w:rPr>
        <w:t>et al.</w:t>
      </w:r>
      <w:r w:rsidRPr="001F613A">
        <w:rPr>
          <w:rFonts w:ascii="Times New Roman" w:cs="Times New Roman"/>
          <w:lang w:val="en-GB"/>
        </w:rPr>
        <w:t xml:space="preserve"> (2016). Global warming may disproportionately affect larger adults in a predatory coral reef fish. </w:t>
      </w:r>
      <w:r w:rsidRPr="001F613A">
        <w:rPr>
          <w:rFonts w:ascii="Times New Roman" w:cs="Times New Roman"/>
          <w:i/>
          <w:iCs/>
          <w:lang w:val="en-GB"/>
        </w:rPr>
        <w:t>Global Change Biology</w:t>
      </w:r>
      <w:r w:rsidRPr="001F613A">
        <w:rPr>
          <w:rFonts w:ascii="Times New Roman" w:cs="Times New Roman"/>
          <w:lang w:val="en-GB"/>
        </w:rPr>
        <w:t>, 23, 2230–2240.</w:t>
      </w:r>
    </w:p>
    <w:p w14:paraId="7587F6C9"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Miller, T.E.X. &amp; Rudolf, V.H.W. (2011). Thinking inside the box: Community-level consequences of stage-structured populations. </w:t>
      </w:r>
      <w:r w:rsidRPr="001F613A">
        <w:rPr>
          <w:rFonts w:ascii="Times New Roman" w:cs="Times New Roman"/>
          <w:i/>
          <w:iCs/>
          <w:lang w:val="en-GB"/>
        </w:rPr>
        <w:t>Trends in Ecology and Evolution</w:t>
      </w:r>
      <w:r w:rsidRPr="001F613A">
        <w:rPr>
          <w:rFonts w:ascii="Times New Roman" w:cs="Times New Roman"/>
          <w:lang w:val="en-GB"/>
        </w:rPr>
        <w:t>, 26, 457–466.</w:t>
      </w:r>
    </w:p>
    <w:p w14:paraId="7C1370D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1F613A">
        <w:rPr>
          <w:rFonts w:ascii="Times New Roman" w:cs="Times New Roman"/>
          <w:i/>
          <w:iCs/>
          <w:lang w:val="en-GB"/>
        </w:rPr>
        <w:t>Fish Sci</w:t>
      </w:r>
      <w:r w:rsidRPr="001F613A">
        <w:rPr>
          <w:rFonts w:ascii="Times New Roman" w:cs="Times New Roman"/>
          <w:lang w:val="en-GB"/>
        </w:rPr>
        <w:t>, 86, 77–85.</w:t>
      </w:r>
    </w:p>
    <w:p w14:paraId="10DD7ADF"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Morita, K., Fukuwaka, M., Tanimata, N. &amp; Yamamura, O. (2010). Size-dependent thermal preferences in a pelagic fish. </w:t>
      </w:r>
      <w:r w:rsidRPr="001F613A">
        <w:rPr>
          <w:rFonts w:ascii="Times New Roman" w:cs="Times New Roman"/>
          <w:i/>
          <w:iCs/>
          <w:lang w:val="en-GB"/>
        </w:rPr>
        <w:t>Oikos</w:t>
      </w:r>
      <w:r w:rsidRPr="001F613A">
        <w:rPr>
          <w:rFonts w:ascii="Times New Roman" w:cs="Times New Roman"/>
          <w:lang w:val="en-GB"/>
        </w:rPr>
        <w:t>, 119, 1265–1272.</w:t>
      </w:r>
    </w:p>
    <w:p w14:paraId="1BBF737D"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Nelson, J.A. (2016). Oxygen consumption rate v. rate of energy utilization of fishes: a comparison and brief history of the two measurements. </w:t>
      </w:r>
      <w:r w:rsidRPr="001F613A">
        <w:rPr>
          <w:rFonts w:ascii="Times New Roman" w:cs="Times New Roman"/>
          <w:i/>
          <w:iCs/>
          <w:lang w:val="en-GB"/>
        </w:rPr>
        <w:t>Journal of Fish Biology</w:t>
      </w:r>
      <w:r w:rsidRPr="001F613A">
        <w:rPr>
          <w:rFonts w:ascii="Times New Roman" w:cs="Times New Roman"/>
          <w:lang w:val="en-GB"/>
        </w:rPr>
        <w:t>, 88, 10–25.</w:t>
      </w:r>
    </w:p>
    <w:p w14:paraId="1ABE37E9"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Neubauer, P. &amp; Andersen, K.H. (2019). Thermal performance of fish is explained by an interplay between physiology, behaviour and ecology. </w:t>
      </w:r>
      <w:r w:rsidRPr="001F613A">
        <w:rPr>
          <w:rFonts w:ascii="Times New Roman" w:cs="Times New Roman"/>
          <w:i/>
          <w:iCs/>
          <w:lang w:val="en-GB"/>
        </w:rPr>
        <w:t>Conserv Physiol</w:t>
      </w:r>
      <w:r w:rsidRPr="001F613A">
        <w:rPr>
          <w:rFonts w:ascii="Times New Roman" w:cs="Times New Roman"/>
          <w:lang w:val="en-GB"/>
        </w:rPr>
        <w:t>, 7.</w:t>
      </w:r>
    </w:p>
    <w:p w14:paraId="0E73B3A6"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Neuheimer, A.B., Thresher, R.E., Lyle, J.M. &amp; Semmens, J.M. (2011). Tolerance limit for fish growth exceeded by warming waters. </w:t>
      </w:r>
      <w:r w:rsidRPr="001F613A">
        <w:rPr>
          <w:rFonts w:ascii="Times New Roman" w:cs="Times New Roman"/>
          <w:i/>
          <w:iCs/>
          <w:lang w:val="en-GB"/>
        </w:rPr>
        <w:t>Nature Climate Change</w:t>
      </w:r>
      <w:r w:rsidRPr="001F613A">
        <w:rPr>
          <w:rFonts w:ascii="Times New Roman" w:cs="Times New Roman"/>
          <w:lang w:val="en-GB"/>
        </w:rPr>
        <w:t>, 1, 110–113.</w:t>
      </w:r>
    </w:p>
    <w:p w14:paraId="07BF9E28"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Ohlberger, J. (2013). Climate warming and ectotherm body size – from individual physiology to community ecology. </w:t>
      </w:r>
      <w:r w:rsidRPr="001F613A">
        <w:rPr>
          <w:rFonts w:ascii="Times New Roman" w:cs="Times New Roman"/>
          <w:i/>
          <w:iCs/>
          <w:lang w:val="en-GB"/>
        </w:rPr>
        <w:t>Functional Ecology</w:t>
      </w:r>
      <w:r w:rsidRPr="001F613A">
        <w:rPr>
          <w:rFonts w:ascii="Times New Roman" w:cs="Times New Roman"/>
          <w:lang w:val="en-GB"/>
        </w:rPr>
        <w:t>, 27, 991–1001.</w:t>
      </w:r>
    </w:p>
    <w:p w14:paraId="5D231682"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1F613A">
        <w:rPr>
          <w:rFonts w:ascii="Times New Roman" w:cs="Times New Roman"/>
          <w:i/>
          <w:iCs/>
          <w:lang w:val="en-GB"/>
        </w:rPr>
        <w:t>Oikos</w:t>
      </w:r>
      <w:r w:rsidRPr="001F613A">
        <w:rPr>
          <w:rFonts w:ascii="Times New Roman" w:cs="Times New Roman"/>
          <w:lang w:val="en-GB"/>
        </w:rPr>
        <w:t>, 121, 245–251.</w:t>
      </w:r>
    </w:p>
    <w:p w14:paraId="262358FD"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Ohlberger, J., Staaks, G. &amp; Hölker, F. (2007). Effects of temperature, swimming speed and body mass on standard and active metabolic rate in vendace (Coregonus albula). </w:t>
      </w:r>
      <w:r w:rsidRPr="001F613A">
        <w:rPr>
          <w:rFonts w:ascii="Times New Roman" w:cs="Times New Roman"/>
          <w:i/>
          <w:iCs/>
          <w:lang w:val="en-GB"/>
        </w:rPr>
        <w:t>Journal of Comparative Physiology, B</w:t>
      </w:r>
      <w:r w:rsidRPr="001F613A">
        <w:rPr>
          <w:rFonts w:ascii="Times New Roman" w:cs="Times New Roman"/>
          <w:lang w:val="en-GB"/>
        </w:rPr>
        <w:t>, 177, 905–916.</w:t>
      </w:r>
    </w:p>
    <w:p w14:paraId="35199AA2"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Olmos, M., Payne, M.R., Nevoux, M., Prévost, E., Chaput, G., Pontavice, H.D., </w:t>
      </w:r>
      <w:r w:rsidRPr="001F613A">
        <w:rPr>
          <w:rFonts w:ascii="Times New Roman" w:cs="Times New Roman"/>
          <w:i/>
          <w:iCs/>
          <w:lang w:val="en-GB"/>
        </w:rPr>
        <w:t>et al.</w:t>
      </w:r>
      <w:r w:rsidRPr="001F613A">
        <w:rPr>
          <w:rFonts w:ascii="Times New Roman" w:cs="Times New Roman"/>
          <w:lang w:val="en-GB"/>
        </w:rPr>
        <w:t xml:space="preserve"> (2019). Spatial synchrony in the response of a long range migratory species (Salmo salar) to climate change in the North Atlantic Ocean. </w:t>
      </w:r>
      <w:r w:rsidRPr="001F613A">
        <w:rPr>
          <w:rFonts w:ascii="Times New Roman" w:cs="Times New Roman"/>
          <w:i/>
          <w:iCs/>
          <w:lang w:val="en-GB"/>
        </w:rPr>
        <w:t>Global Change Biology</w:t>
      </w:r>
      <w:r w:rsidRPr="001F613A">
        <w:rPr>
          <w:rFonts w:ascii="Times New Roman" w:cs="Times New Roman"/>
          <w:lang w:val="en-GB"/>
        </w:rPr>
        <w:t>, n/a.</w:t>
      </w:r>
    </w:p>
    <w:p w14:paraId="324DFF96"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Panov, V.E. &amp; McQueen, D.J. (1998). Effects of temperature on individual growth rate and body size of a freshwater amphipod, 76, 10.</w:t>
      </w:r>
    </w:p>
    <w:p w14:paraId="7552E2F3"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Pauly, D. &amp; Cheung, W.W.L. (2018a). On confusing cause and effect in the oxygen limitation of fish. </w:t>
      </w:r>
      <w:r w:rsidRPr="001F613A">
        <w:rPr>
          <w:rFonts w:ascii="Times New Roman" w:cs="Times New Roman"/>
          <w:i/>
          <w:iCs/>
          <w:lang w:val="en-GB"/>
        </w:rPr>
        <w:t>Global Change Biology</w:t>
      </w:r>
      <w:r w:rsidRPr="001F613A">
        <w:rPr>
          <w:rFonts w:ascii="Times New Roman" w:cs="Times New Roman"/>
          <w:lang w:val="en-GB"/>
        </w:rPr>
        <w:t>, 24, e743–e744.</w:t>
      </w:r>
    </w:p>
    <w:p w14:paraId="07D96CB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Pauly, D. &amp; Cheung, W.W.L. (2018b). Sound physiological knowledge and principles in modeling shrinking of fishes under climate change. </w:t>
      </w:r>
      <w:r w:rsidRPr="001F613A">
        <w:rPr>
          <w:rFonts w:ascii="Times New Roman" w:cs="Times New Roman"/>
          <w:i/>
          <w:iCs/>
          <w:lang w:val="en-GB"/>
        </w:rPr>
        <w:t>Global Change Biology</w:t>
      </w:r>
      <w:r w:rsidRPr="001F613A">
        <w:rPr>
          <w:rFonts w:ascii="Times New Roman" w:cs="Times New Roman"/>
          <w:lang w:val="en-GB"/>
        </w:rPr>
        <w:t>, 24, e15–e26.</w:t>
      </w:r>
    </w:p>
    <w:p w14:paraId="3B2CFD81"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Persson, L. &amp; De Roos, A.M. (2013). Symmetry breaking in ecological systems through different energy efficiencies of juveniles and adults. </w:t>
      </w:r>
      <w:r w:rsidRPr="001F613A">
        <w:rPr>
          <w:rFonts w:ascii="Times New Roman" w:cs="Times New Roman"/>
          <w:i/>
          <w:iCs/>
          <w:lang w:val="en-GB"/>
        </w:rPr>
        <w:t>Ecology</w:t>
      </w:r>
      <w:r w:rsidRPr="001F613A">
        <w:rPr>
          <w:rFonts w:ascii="Times New Roman" w:cs="Times New Roman"/>
          <w:lang w:val="en-GB"/>
        </w:rPr>
        <w:t>, 94, 1487–1498.</w:t>
      </w:r>
    </w:p>
    <w:p w14:paraId="480600D9"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Plummer, M. (2003). JAGS: A program for analysis of Bayesian graphical models using Gibbs sampling. </w:t>
      </w:r>
      <w:r w:rsidRPr="001F613A">
        <w:rPr>
          <w:rFonts w:ascii="Times New Roman" w:cs="Times New Roman"/>
          <w:i/>
          <w:iCs/>
          <w:lang w:val="en-GB"/>
        </w:rPr>
        <w:t>Working Papers</w:t>
      </w:r>
      <w:r w:rsidRPr="001F613A">
        <w:rPr>
          <w:rFonts w:ascii="Times New Roman" w:cs="Times New Roman"/>
          <w:lang w:val="en-GB"/>
        </w:rPr>
        <w:t>, 8.</w:t>
      </w:r>
    </w:p>
    <w:p w14:paraId="295B6D82"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Plummer, M. (2019). </w:t>
      </w:r>
      <w:r w:rsidRPr="001F613A">
        <w:rPr>
          <w:rFonts w:ascii="Times New Roman" w:cs="Times New Roman"/>
          <w:i/>
          <w:iCs/>
          <w:lang w:val="en-GB"/>
        </w:rPr>
        <w:t>rjags</w:t>
      </w:r>
      <w:r w:rsidRPr="001F613A">
        <w:rPr>
          <w:rFonts w:ascii="Times New Roman" w:cs="Times New Roman"/>
          <w:lang w:val="en-GB"/>
        </w:rPr>
        <w:t>.</w:t>
      </w:r>
    </w:p>
    <w:p w14:paraId="3384E48D"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Pörtner, H.O. &amp; Knust, R. (2007). Climate change affects marine fishes through the oxygen limitation of thermal tolerance. </w:t>
      </w:r>
      <w:r w:rsidRPr="001F613A">
        <w:rPr>
          <w:rFonts w:ascii="Times New Roman" w:cs="Times New Roman"/>
          <w:i/>
          <w:iCs/>
          <w:lang w:val="en-GB"/>
        </w:rPr>
        <w:t>Science</w:t>
      </w:r>
      <w:r w:rsidRPr="001F613A">
        <w:rPr>
          <w:rFonts w:ascii="Times New Roman" w:cs="Times New Roman"/>
          <w:lang w:val="en-GB"/>
        </w:rPr>
        <w:t>, 315, 95–97.</w:t>
      </w:r>
    </w:p>
    <w:p w14:paraId="0C40C447"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Pütter, A. (1920). Studien über physiologische Ähnlichkeit VI. Wachstumsähnlichkeiten. </w:t>
      </w:r>
      <w:r w:rsidRPr="001F613A">
        <w:rPr>
          <w:rFonts w:ascii="Times New Roman" w:cs="Times New Roman"/>
          <w:i/>
          <w:iCs/>
          <w:lang w:val="en-GB"/>
        </w:rPr>
        <w:t>Pflügers Arch.</w:t>
      </w:r>
      <w:r w:rsidRPr="001F613A">
        <w:rPr>
          <w:rFonts w:ascii="Times New Roman" w:cs="Times New Roman"/>
          <w:lang w:val="en-GB"/>
        </w:rPr>
        <w:t>, 180, 298–340.</w:t>
      </w:r>
    </w:p>
    <w:p w14:paraId="2BB67D1C"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R Core Team. (2018). </w:t>
      </w:r>
      <w:r w:rsidRPr="001F613A">
        <w:rPr>
          <w:rFonts w:ascii="Times New Roman" w:cs="Times New Roman"/>
          <w:i/>
          <w:iCs/>
          <w:lang w:val="en-GB"/>
        </w:rPr>
        <w:t>R: A Language and Environment for Statistical Computing. R Foundation for Statistical Computing</w:t>
      </w:r>
      <w:r w:rsidRPr="001F613A">
        <w:rPr>
          <w:rFonts w:ascii="Times New Roman" w:cs="Times New Roman"/>
          <w:lang w:val="en-GB"/>
        </w:rPr>
        <w:t>. Vienna, Austria.</w:t>
      </w:r>
    </w:p>
    <w:p w14:paraId="12EA602F"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Rall, B.C., Brose, U., Hartvig, M., Kalinkat, G., Schwarzmuller, F., Vucic-Pestic, O., </w:t>
      </w:r>
      <w:r w:rsidRPr="001F613A">
        <w:rPr>
          <w:rFonts w:ascii="Times New Roman" w:cs="Times New Roman"/>
          <w:i/>
          <w:iCs/>
          <w:lang w:val="en-GB"/>
        </w:rPr>
        <w:t>et al.</w:t>
      </w:r>
      <w:r w:rsidRPr="001F613A">
        <w:rPr>
          <w:rFonts w:ascii="Times New Roman" w:cs="Times New Roman"/>
          <w:lang w:val="en-GB"/>
        </w:rPr>
        <w:t xml:space="preserve"> (2012). Universal temperature and body-mass scaling of feeding rates. </w:t>
      </w:r>
      <w:r w:rsidRPr="001F613A">
        <w:rPr>
          <w:rFonts w:ascii="Times New Roman" w:cs="Times New Roman"/>
          <w:i/>
          <w:iCs/>
          <w:lang w:val="en-GB"/>
        </w:rPr>
        <w:t>Philosophical Transactions of the Royal Society of London, Series B: Biological Sciences</w:t>
      </w:r>
      <w:r w:rsidRPr="001F613A">
        <w:rPr>
          <w:rFonts w:ascii="Times New Roman" w:cs="Times New Roman"/>
          <w:lang w:val="en-GB"/>
        </w:rPr>
        <w:t>, 367, 2923–2934.</w:t>
      </w:r>
    </w:p>
    <w:p w14:paraId="4478A9B7"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Rall, B.C., Vucic-Pestic, O., Ehnes, R.B., Emmerson, M. &amp; Brose, U. (2010). Temperature, predator-prey interaction strength and population stability. </w:t>
      </w:r>
      <w:r w:rsidRPr="001F613A">
        <w:rPr>
          <w:rFonts w:ascii="Times New Roman" w:cs="Times New Roman"/>
          <w:i/>
          <w:iCs/>
          <w:lang w:val="en-GB"/>
        </w:rPr>
        <w:t>Global Change Biology</w:t>
      </w:r>
      <w:r w:rsidRPr="001F613A">
        <w:rPr>
          <w:rFonts w:ascii="Times New Roman" w:cs="Times New Roman"/>
          <w:lang w:val="en-GB"/>
        </w:rPr>
        <w:t>, 16, 2145–2157.</w:t>
      </w:r>
    </w:p>
    <w:p w14:paraId="6413A5A0"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van Rijn, I., Buba, Y., DeLong, J., Kiflawi, M. &amp; Belmaker, J. (2017). Large but uneven reduction in fish size across species in relation to changing sea temperatures. </w:t>
      </w:r>
      <w:r w:rsidRPr="001F613A">
        <w:rPr>
          <w:rFonts w:ascii="Times New Roman" w:cs="Times New Roman"/>
          <w:i/>
          <w:iCs/>
          <w:lang w:val="en-GB"/>
        </w:rPr>
        <w:t>Global Change Biology</w:t>
      </w:r>
      <w:r w:rsidRPr="001F613A">
        <w:rPr>
          <w:rFonts w:ascii="Times New Roman" w:cs="Times New Roman"/>
          <w:lang w:val="en-GB"/>
        </w:rPr>
        <w:t>, 23, 3667–3674.</w:t>
      </w:r>
    </w:p>
    <w:p w14:paraId="60C5C44A"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Rohatgi, A. (2012). </w:t>
      </w:r>
      <w:r w:rsidRPr="001F613A">
        <w:rPr>
          <w:rFonts w:ascii="Times New Roman" w:cs="Times New Roman"/>
          <w:i/>
          <w:iCs/>
          <w:lang w:val="en-GB"/>
        </w:rPr>
        <w:t>WebPlotDigitalizer: HTML5 based online tool to extract numerical data from plot images. Version 4.1. [WWW document] URL https://automeris.io/WebPlotDigitizer (accessed on January 2019).</w:t>
      </w:r>
    </w:p>
    <w:p w14:paraId="1E082A92"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Roos, A.M.D. &amp; Persson, L. (2001). Physiologically structured models – from versatile technique to ecological theory. </w:t>
      </w:r>
      <w:r w:rsidRPr="001F613A">
        <w:rPr>
          <w:rFonts w:ascii="Times New Roman" w:cs="Times New Roman"/>
          <w:i/>
          <w:iCs/>
          <w:lang w:val="en-GB"/>
        </w:rPr>
        <w:t>Oikos</w:t>
      </w:r>
      <w:r w:rsidRPr="001F613A">
        <w:rPr>
          <w:rFonts w:ascii="Times New Roman" w:cs="Times New Roman"/>
          <w:lang w:val="en-GB"/>
        </w:rPr>
        <w:t>, 94, 51–71.</w:t>
      </w:r>
    </w:p>
    <w:p w14:paraId="3A55D4C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Savage, V.M., Gillooly, J.F., Brown, J.H., West, G.B. &amp; Charnov, E.L. (2004). Effects of body size and temperature on population growth. </w:t>
      </w:r>
      <w:r w:rsidRPr="001F613A">
        <w:rPr>
          <w:rFonts w:ascii="Times New Roman" w:cs="Times New Roman"/>
          <w:i/>
          <w:iCs/>
          <w:lang w:val="en-GB"/>
        </w:rPr>
        <w:t>The American Naturalist</w:t>
      </w:r>
      <w:r w:rsidRPr="001F613A">
        <w:rPr>
          <w:rFonts w:ascii="Times New Roman" w:cs="Times New Roman"/>
          <w:lang w:val="en-GB"/>
        </w:rPr>
        <w:t>, 163, 429–441.</w:t>
      </w:r>
    </w:p>
    <w:p w14:paraId="09D13A9A"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Schoolfield, R.M., Sharpe, P.J.H. &amp; Magnuson, C.E. (1981). Non-linear regression of biological temperature-dependent rate models based on absolute reaction-rate theory. </w:t>
      </w:r>
      <w:r w:rsidRPr="001F613A">
        <w:rPr>
          <w:rFonts w:ascii="Times New Roman" w:cs="Times New Roman"/>
          <w:i/>
          <w:iCs/>
          <w:lang w:val="en-GB"/>
        </w:rPr>
        <w:t>Journal of Theoretical Biology</w:t>
      </w:r>
      <w:r w:rsidRPr="001F613A">
        <w:rPr>
          <w:rFonts w:ascii="Times New Roman" w:cs="Times New Roman"/>
          <w:lang w:val="en-GB"/>
        </w:rPr>
        <w:t>, 88, 719–731.</w:t>
      </w:r>
    </w:p>
    <w:p w14:paraId="3AC1EB08"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Sibly, R.M., Baker, J., Grady, J.M., Luna, S.M., Kodric-Brown, A., Venditti, C., </w:t>
      </w:r>
      <w:r w:rsidRPr="001F613A">
        <w:rPr>
          <w:rFonts w:ascii="Times New Roman" w:cs="Times New Roman"/>
          <w:i/>
          <w:iCs/>
          <w:lang w:val="en-GB"/>
        </w:rPr>
        <w:t>et al.</w:t>
      </w:r>
      <w:r w:rsidRPr="001F613A">
        <w:rPr>
          <w:rFonts w:ascii="Times New Roman" w:cs="Times New Roman"/>
          <w:lang w:val="en-GB"/>
        </w:rPr>
        <w:t xml:space="preserve"> (2015). Fundamental insights into ontogenetic growth from theory and fish. </w:t>
      </w:r>
      <w:r w:rsidRPr="001F613A">
        <w:rPr>
          <w:rFonts w:ascii="Times New Roman" w:cs="Times New Roman"/>
          <w:i/>
          <w:iCs/>
          <w:lang w:val="en-GB"/>
        </w:rPr>
        <w:t>Proceedings of the National Academy of Sciences, USA</w:t>
      </w:r>
      <w:r w:rsidRPr="001F613A">
        <w:rPr>
          <w:rFonts w:ascii="Times New Roman" w:cs="Times New Roman"/>
          <w:lang w:val="en-GB"/>
        </w:rPr>
        <w:t>, 112, 13934–13939.</w:t>
      </w:r>
    </w:p>
    <w:p w14:paraId="3C625784"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Steinarsson, A. &amp; Imsland, A.K. (2003). Size dependent variation in optimum growth temperature of red abalone (Haliotis rufescens). </w:t>
      </w:r>
      <w:r w:rsidRPr="001F613A">
        <w:rPr>
          <w:rFonts w:ascii="Times New Roman" w:cs="Times New Roman"/>
          <w:i/>
          <w:iCs/>
          <w:lang w:val="en-GB"/>
        </w:rPr>
        <w:t>Aquaculture</w:t>
      </w:r>
      <w:r w:rsidRPr="001F613A">
        <w:rPr>
          <w:rFonts w:ascii="Times New Roman" w:cs="Times New Roman"/>
          <w:lang w:val="en-GB"/>
        </w:rPr>
        <w:t>, 224, 353–362.</w:t>
      </w:r>
    </w:p>
    <w:p w14:paraId="23C432FB"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Thresher, R.E., Koslow, J.A., Morison, A.K. &amp; Smith, D.C. (2007). Depth-mediated reversal of the effects of climate change on long-term growth rates of exploited marine fish. </w:t>
      </w:r>
      <w:r w:rsidRPr="001F613A">
        <w:rPr>
          <w:rFonts w:ascii="Times New Roman" w:cs="Times New Roman"/>
          <w:i/>
          <w:iCs/>
          <w:lang w:val="en-GB"/>
        </w:rPr>
        <w:t>Proceedings of the National Academy of Sciences, USA</w:t>
      </w:r>
      <w:r w:rsidRPr="001F613A">
        <w:rPr>
          <w:rFonts w:ascii="Times New Roman" w:cs="Times New Roman"/>
          <w:lang w:val="en-GB"/>
        </w:rPr>
        <w:t>, 104, 7461–7465.</w:t>
      </w:r>
    </w:p>
    <w:p w14:paraId="38E47A5C"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Uiterwaal, S.F. &amp; DeLong, J.P. (2020). Functional responses are maximized at intermediate temperatures. </w:t>
      </w:r>
      <w:r w:rsidRPr="001F613A">
        <w:rPr>
          <w:rFonts w:ascii="Times New Roman" w:cs="Times New Roman"/>
          <w:i/>
          <w:iCs/>
          <w:lang w:val="en-GB"/>
        </w:rPr>
        <w:t>Ecology</w:t>
      </w:r>
      <w:r w:rsidRPr="001F613A">
        <w:rPr>
          <w:rFonts w:ascii="Times New Roman" w:cs="Times New Roman"/>
          <w:lang w:val="en-GB"/>
        </w:rPr>
        <w:t>, n/a.</w:t>
      </w:r>
    </w:p>
    <w:p w14:paraId="3036F796"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Ursin, E. (1967). A Mathematical Model of Some Aspects of Fish Growth, Respiration, and Mortality. </w:t>
      </w:r>
      <w:r w:rsidRPr="001F613A">
        <w:rPr>
          <w:rFonts w:ascii="Times New Roman" w:cs="Times New Roman"/>
          <w:i/>
          <w:iCs/>
          <w:lang w:val="en-GB"/>
        </w:rPr>
        <w:t>Journal of the Fisheries Research Board of Canada</w:t>
      </w:r>
      <w:r w:rsidRPr="001F613A">
        <w:rPr>
          <w:rFonts w:ascii="Times New Roman" w:cs="Times New Roman"/>
          <w:lang w:val="en-GB"/>
        </w:rPr>
        <w:t>, 24, 2355–2453.</w:t>
      </w:r>
    </w:p>
    <w:p w14:paraId="47C4F901"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Vasseur, D.A. &amp; McCann, K.S. (2005). A mechanistic approach for modelling temperature-dependent consumer-resource dynamics. </w:t>
      </w:r>
      <w:r w:rsidRPr="001F613A">
        <w:rPr>
          <w:rFonts w:ascii="Times New Roman" w:cs="Times New Roman"/>
          <w:i/>
          <w:iCs/>
          <w:lang w:val="en-GB"/>
        </w:rPr>
        <w:t>The American Naturalist</w:t>
      </w:r>
      <w:r w:rsidRPr="001F613A">
        <w:rPr>
          <w:rFonts w:ascii="Times New Roman" w:cs="Times New Roman"/>
          <w:lang w:val="en-GB"/>
        </w:rPr>
        <w:t>, 166, 184–198.</w:t>
      </w:r>
    </w:p>
    <w:p w14:paraId="6A916816"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Vehtari, A., Gelman, A. &amp; Gabry, J. (2017). Practical Bayesian model evaluation using leave-one-out cross-validation and WAIC. </w:t>
      </w:r>
      <w:r w:rsidRPr="001F613A">
        <w:rPr>
          <w:rFonts w:ascii="Times New Roman" w:cs="Times New Roman"/>
          <w:i/>
          <w:iCs/>
          <w:lang w:val="en-GB"/>
        </w:rPr>
        <w:t>Stat Comput</w:t>
      </w:r>
      <w:r w:rsidRPr="001F613A">
        <w:rPr>
          <w:rFonts w:ascii="Times New Roman" w:cs="Times New Roman"/>
          <w:lang w:val="en-GB"/>
        </w:rPr>
        <w:t>, 27, 1413–1432.</w:t>
      </w:r>
    </w:p>
    <w:p w14:paraId="67531431"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Watanabe, S. (2013). A Widely Applicable Bayesian Information Criterion. </w:t>
      </w:r>
      <w:r w:rsidRPr="001F613A">
        <w:rPr>
          <w:rFonts w:ascii="Times New Roman" w:cs="Times New Roman"/>
          <w:i/>
          <w:iCs/>
          <w:lang w:val="en-GB"/>
        </w:rPr>
        <w:t>Journal of Machine Learning Research</w:t>
      </w:r>
      <w:r w:rsidRPr="001F613A">
        <w:rPr>
          <w:rFonts w:ascii="Times New Roman" w:cs="Times New Roman"/>
          <w:lang w:val="en-GB"/>
        </w:rPr>
        <w:t>, 14, 867–897.</w:t>
      </w:r>
    </w:p>
    <w:p w14:paraId="793A93D5"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Werner, E.E. &amp; Hall, D.J. (1988). Ontogenetic Habitat Shifts in Bluegill: The Foraging Rate-Predation Risk Trade-off. </w:t>
      </w:r>
      <w:r w:rsidRPr="001F613A">
        <w:rPr>
          <w:rFonts w:ascii="Times New Roman" w:cs="Times New Roman"/>
          <w:i/>
          <w:iCs/>
          <w:lang w:val="en-GB"/>
        </w:rPr>
        <w:t>Ecology</w:t>
      </w:r>
      <w:r w:rsidRPr="001F613A">
        <w:rPr>
          <w:rFonts w:ascii="Times New Roman" w:cs="Times New Roman"/>
          <w:lang w:val="en-GB"/>
        </w:rPr>
        <w:t>, 69, 1352–1366.</w:t>
      </w:r>
    </w:p>
    <w:p w14:paraId="57465221"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West, G.B., Brown, J.H. &amp; Enquist, B.J. (2001). A general model for ontogenetic growth. </w:t>
      </w:r>
      <w:r w:rsidRPr="001F613A">
        <w:rPr>
          <w:rFonts w:ascii="Times New Roman" w:cs="Times New Roman"/>
          <w:i/>
          <w:iCs/>
          <w:lang w:val="en-GB"/>
        </w:rPr>
        <w:t>Nature</w:t>
      </w:r>
      <w:r w:rsidRPr="001F613A">
        <w:rPr>
          <w:rFonts w:ascii="Times New Roman" w:cs="Times New Roman"/>
          <w:lang w:val="en-GB"/>
        </w:rPr>
        <w:t>, 413, 628–631.</w:t>
      </w:r>
    </w:p>
    <w:p w14:paraId="3FC9B0A7"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Wickham, H. (2017). </w:t>
      </w:r>
      <w:r w:rsidRPr="001F613A">
        <w:rPr>
          <w:rFonts w:ascii="Times New Roman" w:cs="Times New Roman"/>
          <w:i/>
          <w:iCs/>
          <w:lang w:val="en-GB"/>
        </w:rPr>
        <w:t>tidyverse: Easily Install and Load the “Tidyverse.”</w:t>
      </w:r>
    </w:p>
    <w:p w14:paraId="378AC964" w14:textId="77777777" w:rsidR="001F613A" w:rsidRPr="001F613A" w:rsidRDefault="001F613A" w:rsidP="001F613A">
      <w:pPr>
        <w:pStyle w:val="Litteraturfrteckning"/>
        <w:rPr>
          <w:rFonts w:ascii="Times New Roman" w:cs="Times New Roman"/>
          <w:lang w:val="en-GB"/>
        </w:rPr>
      </w:pPr>
      <w:r w:rsidRPr="001F613A">
        <w:rPr>
          <w:rFonts w:ascii="Times New Roman" w:cs="Times New Roman"/>
          <w:lang w:val="en-GB"/>
        </w:rPr>
        <w:t xml:space="preserve">Xie, Xiaojun. &amp; Sun, Ruyung. (1990). The Bioenergetics of the Southern Catfish (Silurus meridionalis Chen). I. Resting Metabolic Rate as a Function of Body Weight and Temperature. </w:t>
      </w:r>
      <w:r w:rsidRPr="001F613A">
        <w:rPr>
          <w:rFonts w:ascii="Times New Roman" w:cs="Times New Roman"/>
          <w:i/>
          <w:iCs/>
          <w:lang w:val="en-GB"/>
        </w:rPr>
        <w:t>Physiological Zoology</w:t>
      </w:r>
      <w:r w:rsidRPr="001F613A">
        <w:rPr>
          <w:rFonts w:ascii="Times New Roman" w:cs="Times New Roman"/>
          <w:lang w:val="en-GB"/>
        </w:rPr>
        <w:t>, 63, 1181–1195.</w:t>
      </w:r>
    </w:p>
    <w:p w14:paraId="4C5C30BA" w14:textId="20A1B645" w:rsidR="00FC2D41" w:rsidRPr="003E64FD" w:rsidRDefault="00C41369" w:rsidP="002E3379">
      <w:pPr>
        <w:spacing w:line="480" w:lineRule="auto"/>
        <w:contextualSpacing/>
        <w:jc w:val="both"/>
        <w:rPr>
          <w:rFonts w:cstheme="minorHAnsi"/>
        </w:rPr>
      </w:pPr>
      <w:r w:rsidRPr="003E64FD">
        <w:rPr>
          <w:rFonts w:cstheme="minorHAnsi"/>
        </w:rPr>
        <w:fldChar w:fldCharType="end"/>
      </w:r>
      <w:bookmarkStart w:id="437" w:name="_GoBack"/>
      <w:bookmarkEnd w:id="437"/>
    </w:p>
    <w:sectPr w:rsidR="00FC2D41" w:rsidRPr="003E64FD" w:rsidSect="00F97B62">
      <w:headerReference w:type="even" r:id="rId21"/>
      <w:footerReference w:type="even" r:id="rId22"/>
      <w:footerReference w:type="default" r:id="rId23"/>
      <w:headerReference w:type="first" r:id="rId24"/>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an Ohlberger" w:date="2020-01-21T09:27:00Z" w:initials="Ca">
    <w:p w14:paraId="3505BED5" w14:textId="551F665C" w:rsidR="00BD7D6F" w:rsidRPr="00972C7F" w:rsidRDefault="00BD7D6F" w:rsidP="00AD3E75">
      <w:pPr>
        <w:pStyle w:val="Kommentarer"/>
        <w:rPr>
          <w:lang w:val="en-GB"/>
        </w:rPr>
      </w:pPr>
      <w:r>
        <w:rPr>
          <w:rStyle w:val="Kommentarsreferens"/>
        </w:rPr>
        <w:annotationRef/>
      </w:r>
      <w:r w:rsidRPr="00972C7F">
        <w:rPr>
          <w:lang w:val="en-GB"/>
        </w:rPr>
        <w:t>Wondering if a title about the results would be more appealing?</w:t>
      </w:r>
    </w:p>
    <w:p w14:paraId="3876CA8B" w14:textId="6B153179" w:rsidR="00BD7D6F" w:rsidRPr="00972C7F" w:rsidRDefault="00BD7D6F" w:rsidP="00AD3E75">
      <w:pPr>
        <w:pStyle w:val="Kommentarer"/>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BD7D6F" w:rsidRPr="00972C7F" w:rsidRDefault="00BD7D6F">
      <w:pPr>
        <w:pStyle w:val="Kommentarer"/>
        <w:rPr>
          <w:lang w:val="en-GB"/>
        </w:rPr>
      </w:pPr>
    </w:p>
  </w:comment>
  <w:comment w:id="1" w:author="Max Lindmark" w:date="2020-01-22T13:17:00Z" w:initials="ML">
    <w:p w14:paraId="4F0CEFE9" w14:textId="77777777" w:rsidR="00BD7D6F" w:rsidRPr="00972C7F" w:rsidRDefault="00BD7D6F">
      <w:pPr>
        <w:pStyle w:val="Kommentarer"/>
        <w:rPr>
          <w:rStyle w:val="Kommentarsreferens"/>
          <w:lang w:val="en-GB"/>
        </w:rPr>
      </w:pPr>
      <w:r>
        <w:rPr>
          <w:rStyle w:val="Kommentarsreferens"/>
        </w:rPr>
        <w:annotationRef/>
      </w:r>
      <w:r w:rsidRPr="00972C7F">
        <w:rPr>
          <w:rStyle w:val="Kommentarsreferens"/>
          <w:lang w:val="en-GB"/>
        </w:rPr>
        <w:t>I agree that it would (but I’d prefer after the thesis then, because this title already circulates in some documents).</w:t>
      </w:r>
    </w:p>
    <w:p w14:paraId="7FFE6F4B" w14:textId="77777777" w:rsidR="00BD7D6F" w:rsidRPr="00972C7F" w:rsidRDefault="00BD7D6F">
      <w:pPr>
        <w:pStyle w:val="Kommentarer"/>
        <w:rPr>
          <w:rStyle w:val="Kommentarsreferens"/>
          <w:lang w:val="en-GB"/>
        </w:rPr>
      </w:pPr>
    </w:p>
    <w:p w14:paraId="2EB02CDA" w14:textId="77777777" w:rsidR="00BD7D6F" w:rsidRPr="00A41592" w:rsidRDefault="00BD7D6F">
      <w:pPr>
        <w:pStyle w:val="Kommentarer"/>
        <w:rPr>
          <w:rStyle w:val="Kommentarsreferens"/>
          <w:lang w:val="en-US"/>
        </w:rPr>
      </w:pPr>
      <w:r w:rsidRPr="00972C7F">
        <w:rPr>
          <w:rStyle w:val="Kommentarsreferens"/>
          <w:lang w:val="en-GB"/>
        </w:rPr>
        <w:t>The problem is then we’d have to choose one result from many! (maybe too many…)</w:t>
      </w:r>
      <w:r w:rsidRPr="00A41592">
        <w:rPr>
          <w:rStyle w:val="Kommentarsreferens"/>
          <w:lang w:val="en-US"/>
        </w:rPr>
        <w:t>.</w:t>
      </w:r>
    </w:p>
    <w:p w14:paraId="48D94B4E" w14:textId="77777777" w:rsidR="00BD7D6F" w:rsidRPr="00A41592" w:rsidRDefault="00BD7D6F">
      <w:pPr>
        <w:pStyle w:val="Kommentarer"/>
        <w:rPr>
          <w:rStyle w:val="Kommentarsreferens"/>
          <w:lang w:val="en-US"/>
        </w:rPr>
      </w:pPr>
    </w:p>
    <w:p w14:paraId="13B9FBCF" w14:textId="286CE2E6" w:rsidR="00BD7D6F" w:rsidRPr="00A41592" w:rsidRDefault="00BD7D6F">
      <w:pPr>
        <w:pStyle w:val="Kommentarer"/>
        <w:rPr>
          <w:lang w:val="en-US"/>
        </w:rPr>
      </w:pPr>
      <w:r w:rsidRPr="00A41592">
        <w:rPr>
          <w:rStyle w:val="Kommentarsreferens"/>
          <w:lang w:val="en-US"/>
        </w:rPr>
        <w:t xml:space="preserve">Let’s think about that </w:t>
      </w:r>
      <w:r>
        <w:rPr>
          <w:rStyle w:val="Kommentarsreferens"/>
          <w:lang w:val="en-US"/>
        </w:rPr>
        <w:t xml:space="preserve">after the thesis </w:t>
      </w:r>
      <w:r w:rsidRPr="00A41592">
        <w:rPr>
          <w:rStyle w:val="Kommentarsreferens"/>
          <w:lang w:val="en-US"/>
        </w:rPr>
        <w:sym w:font="Wingdings" w:char="F04A"/>
      </w:r>
    </w:p>
  </w:comment>
  <w:comment w:id="2" w:author="Anna Gårdmark" w:date="2020-02-03T15:23:00Z" w:initials="AG">
    <w:p w14:paraId="31629226" w14:textId="42B25F73" w:rsidR="00BD7D6F" w:rsidRPr="002D70E2" w:rsidRDefault="00BD7D6F">
      <w:pPr>
        <w:pStyle w:val="Kommentarer"/>
        <w:rPr>
          <w:lang w:val="en-GB"/>
        </w:rPr>
      </w:pPr>
      <w:r>
        <w:rPr>
          <w:rStyle w:val="Kommentarsreferens"/>
        </w:rPr>
        <w:annotationRef/>
      </w:r>
      <w:r w:rsidRPr="002D70E2">
        <w:rPr>
          <w:lang w:val="en-GB"/>
        </w:rPr>
        <w:t xml:space="preserve">for the thesis I think the title was set when you applied for the defense, but </w:t>
      </w:r>
      <w:r>
        <w:rPr>
          <w:lang w:val="en-GB"/>
        </w:rPr>
        <w:t>doable afterwards</w:t>
      </w:r>
    </w:p>
  </w:comment>
  <w:comment w:id="15" w:author="Anna Gårdmark" w:date="2020-02-04T09:35:00Z" w:initials="AG">
    <w:p w14:paraId="121E58B9" w14:textId="2EC8C324" w:rsidR="00C205B8" w:rsidRPr="00C205B8" w:rsidRDefault="00C205B8">
      <w:pPr>
        <w:pStyle w:val="Kommentarer"/>
        <w:rPr>
          <w:lang w:val="en-GB"/>
        </w:rPr>
      </w:pPr>
      <w:r>
        <w:rPr>
          <w:rStyle w:val="Kommentarsreferens"/>
        </w:rPr>
        <w:annotationRef/>
      </w:r>
      <w:r>
        <w:rPr>
          <w:lang w:val="en-GB"/>
        </w:rPr>
        <w:t>“</w:t>
      </w:r>
      <w:r w:rsidRPr="00C205B8">
        <w:rPr>
          <w:lang w:val="en-GB"/>
        </w:rPr>
        <w:t>with</w:t>
      </w:r>
      <w:r>
        <w:rPr>
          <w:lang w:val="en-GB"/>
        </w:rPr>
        <w:t>”</w:t>
      </w:r>
      <w:r w:rsidRPr="00C205B8">
        <w:rPr>
          <w:lang w:val="en-GB"/>
        </w:rPr>
        <w:t xml:space="preserve"> doesn’t show that they need to be factorial (they could have been done in parallel)</w:t>
      </w:r>
    </w:p>
  </w:comment>
  <w:comment w:id="23" w:author="Anna Gårdmark" w:date="2020-02-04T09:42:00Z" w:initials="AG">
    <w:p w14:paraId="5F2A81D7" w14:textId="44EA7BDA" w:rsidR="00C205B8" w:rsidRPr="00C205B8" w:rsidRDefault="00C205B8">
      <w:pPr>
        <w:pStyle w:val="Kommentarer"/>
        <w:rPr>
          <w:lang w:val="en-GB"/>
        </w:rPr>
      </w:pPr>
      <w:r>
        <w:rPr>
          <w:rStyle w:val="Kommentarsreferens"/>
        </w:rPr>
        <w:annotationRef/>
      </w:r>
      <w:r w:rsidRPr="00C205B8">
        <w:rPr>
          <w:lang w:val="en-GB"/>
        </w:rPr>
        <w:t xml:space="preserve">is this your most important message from this paper? </w:t>
      </w:r>
      <w:r>
        <w:rPr>
          <w:lang w:val="en-GB"/>
        </w:rPr>
        <w:t>A concise conclusion specific to your study is needed. From your discussion, I take it this isn’t your main point? More perhaps, something like the suggestion inserted below. Or some variant perhaps?</w:t>
      </w:r>
    </w:p>
  </w:comment>
  <w:comment w:id="44" w:author="Max Lindmark" w:date="2020-01-28T14:42:00Z" w:initials="ML">
    <w:p w14:paraId="1EE5D915" w14:textId="10330790" w:rsidR="00BD7D6F" w:rsidRPr="007E31B1" w:rsidRDefault="00BD7D6F">
      <w:pPr>
        <w:pStyle w:val="Kommentarer"/>
        <w:rPr>
          <w:lang w:val="en-US"/>
        </w:rPr>
      </w:pPr>
      <w:r>
        <w:rPr>
          <w:rStyle w:val="Kommentarsreferens"/>
        </w:rPr>
        <w:annotationRef/>
      </w:r>
      <w:r w:rsidRPr="007E31B1">
        <w:rPr>
          <w:lang w:val="en-US"/>
        </w:rPr>
        <w:t>I think it’s good to be specific about this since growth is a broad term, but after a couple of times I’d rather just use ”growth”</w:t>
      </w:r>
      <w:r>
        <w:rPr>
          <w:lang w:val="en-US"/>
        </w:rPr>
        <w:t>. It should be evident for the reader if they get so deep into the paper it’s individual growth</w:t>
      </w:r>
    </w:p>
  </w:comment>
  <w:comment w:id="57" w:author="Anna Gårdmark" w:date="2020-02-03T15:45:00Z" w:initials="AG">
    <w:p w14:paraId="47FFD492" w14:textId="6D95F6A5" w:rsidR="00BD7D6F" w:rsidRPr="007C71CD" w:rsidRDefault="00BD7D6F">
      <w:pPr>
        <w:pStyle w:val="Kommentarer"/>
        <w:rPr>
          <w:lang w:val="en-GB"/>
        </w:rPr>
      </w:pPr>
      <w:r>
        <w:rPr>
          <w:rStyle w:val="Kommentarsreferens"/>
        </w:rPr>
        <w:annotationRef/>
      </w:r>
      <w:r w:rsidRPr="007C71CD">
        <w:rPr>
          <w:lang w:val="en-GB"/>
        </w:rPr>
        <w:t>could add Renee’s latitudinal study here as well, as she didn’t find any negative effect of temp on growth of large individuals</w:t>
      </w:r>
    </w:p>
  </w:comment>
  <w:comment w:id="60" w:author="Jan Ohlberger" w:date="2020-01-21T09:39:00Z" w:initials="Ca">
    <w:p w14:paraId="574A0327" w14:textId="144443F0" w:rsidR="00BD7D6F" w:rsidRPr="00972C7F" w:rsidRDefault="00BD7D6F" w:rsidP="000A6647">
      <w:pPr>
        <w:pStyle w:val="Kommentarer"/>
        <w:rPr>
          <w:lang w:val="en-GB"/>
        </w:rPr>
      </w:pPr>
      <w:r>
        <w:rPr>
          <w:rStyle w:val="Kommentarsreferens"/>
        </w:rPr>
        <w:annotationRef/>
      </w:r>
      <w:r w:rsidRPr="00972C7F">
        <w:rPr>
          <w:lang w:val="en-GB"/>
        </w:rPr>
        <w:t xml:space="preserve">This needs better explanation, or shorten the second part of the sentence to say ‘for multiple reasons… (see refs)’ </w:t>
      </w:r>
    </w:p>
    <w:p w14:paraId="59523F49" w14:textId="4352B72D" w:rsidR="00BD7D6F" w:rsidRPr="00972C7F" w:rsidRDefault="00BD7D6F">
      <w:pPr>
        <w:pStyle w:val="Kommentarer"/>
        <w:rPr>
          <w:lang w:val="en-GB"/>
        </w:rPr>
      </w:pPr>
    </w:p>
  </w:comment>
  <w:comment w:id="61" w:author="Max Lindmark" w:date="2020-01-28T09:08:00Z" w:initials="ML">
    <w:p w14:paraId="2E470E0A" w14:textId="13651A62" w:rsidR="00BD7D6F" w:rsidRPr="004A4675" w:rsidRDefault="00BD7D6F">
      <w:pPr>
        <w:pStyle w:val="Kommentarer"/>
        <w:rPr>
          <w:lang w:val="en-US"/>
        </w:rPr>
      </w:pPr>
      <w:r>
        <w:rPr>
          <w:rStyle w:val="Kommentarsreferens"/>
        </w:rPr>
        <w:annotationRef/>
      </w:r>
      <w:r w:rsidRPr="004A4675">
        <w:rPr>
          <w:lang w:val="en-US"/>
        </w:rPr>
        <w:t xml:space="preserve">Tried to explain and change. Can also </w:t>
      </w:r>
      <w:r>
        <w:rPr>
          <w:lang w:val="en-US"/>
        </w:rPr>
        <w:t>skip going into the details as you suggest!</w:t>
      </w:r>
    </w:p>
  </w:comment>
  <w:comment w:id="62" w:author="Anna Gårdmark" w:date="2020-02-03T15:47:00Z" w:initials="AG">
    <w:p w14:paraId="2452CC96" w14:textId="0388A70D" w:rsidR="00BD7D6F" w:rsidRPr="007C71CD" w:rsidRDefault="00BD7D6F">
      <w:pPr>
        <w:pStyle w:val="Kommentarer"/>
        <w:rPr>
          <w:lang w:val="en-GB"/>
        </w:rPr>
      </w:pPr>
      <w:r>
        <w:rPr>
          <w:rStyle w:val="Kommentarsreferens"/>
        </w:rPr>
        <w:annotationRef/>
      </w:r>
      <w:r w:rsidRPr="007C71CD">
        <w:rPr>
          <w:lang w:val="en-GB"/>
        </w:rPr>
        <w:t>it isn’t clear from your sentences what the respective critiques are</w:t>
      </w:r>
      <w:r>
        <w:rPr>
          <w:lang w:val="en-GB"/>
        </w:rPr>
        <w:t xml:space="preserve"> lacking/finding faulty. Suggest you add that in the parenthesis (i.e., Marshall &amp; White criticise the lack of reproduction in growth models; Lefevre the assumption of that gill surface area is limiting for large individuals)</w:t>
      </w:r>
    </w:p>
  </w:comment>
  <w:comment w:id="90" w:author="Anna Gårdmark" w:date="2020-02-03T16:01:00Z" w:initials="AG">
    <w:p w14:paraId="5D824DFE" w14:textId="7352E861" w:rsidR="00BD7D6F" w:rsidRPr="000772A5" w:rsidRDefault="00BD7D6F">
      <w:pPr>
        <w:pStyle w:val="Kommentarer"/>
        <w:rPr>
          <w:lang w:val="en-GB"/>
        </w:rPr>
      </w:pPr>
      <w:r>
        <w:rPr>
          <w:rStyle w:val="Kommentarsreferens"/>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accounting for that rates – which are known to scale allometrically – also depend on temperatures by applying the temperaturepart of the AFS)]</w:t>
      </w:r>
    </w:p>
  </w:comment>
  <w:comment w:id="91" w:author="Anna Gårdmark" w:date="2020-01-21T08:28:00Z" w:initials="AG">
    <w:p w14:paraId="292BB809" w14:textId="4A24C36C" w:rsidR="00BD7D6F" w:rsidRPr="002A05AA" w:rsidRDefault="00BD7D6F">
      <w:pPr>
        <w:pStyle w:val="Kommentarer"/>
        <w:rPr>
          <w:lang w:val="en-GB"/>
        </w:rPr>
      </w:pPr>
      <w:r>
        <w:rPr>
          <w:rStyle w:val="Kommentarsreferens"/>
        </w:rPr>
        <w:annotationRef/>
      </w:r>
      <w:r w:rsidRPr="002A05AA">
        <w:rPr>
          <w:lang w:val="en-GB"/>
        </w:rPr>
        <w:t xml:space="preserve">but isn’t this how a mass-correcting AFS could be interpreted? </w:t>
      </w:r>
      <w:r>
        <w:rPr>
          <w:lang w:val="en-GB"/>
        </w:rPr>
        <w:t xml:space="preserve">e.g fitting. an AFS with a size-temp interaction term </w:t>
      </w:r>
    </w:p>
  </w:comment>
  <w:comment w:id="92" w:author="Max Lindmark" w:date="2020-01-28T09:17:00Z" w:initials="ML">
    <w:p w14:paraId="0C755A32" w14:textId="77777777" w:rsidR="00BD7D6F" w:rsidRDefault="00BD7D6F">
      <w:pPr>
        <w:pStyle w:val="Kommentarer"/>
        <w:rPr>
          <w:lang w:val="en-US"/>
        </w:rPr>
      </w:pPr>
      <w:r>
        <w:rPr>
          <w:rStyle w:val="Kommentarsreferens"/>
        </w:rPr>
        <w:annotationRef/>
      </w:r>
      <w:r w:rsidRPr="00780BAA">
        <w:rPr>
          <w:lang w:val="en-US"/>
        </w:rPr>
        <w:t xml:space="preserve">I’m sorry I don’t follow! </w:t>
      </w:r>
      <w:r>
        <w:rPr>
          <w:lang w:val="en-US"/>
        </w:rPr>
        <w:t xml:space="preserve">The AFS corrects for mass or temperature by assuming an exponent of ¾ or an activation energy of ~0.6. </w:t>
      </w:r>
    </w:p>
    <w:p w14:paraId="0547FA5F" w14:textId="77777777" w:rsidR="00BD7D6F" w:rsidRDefault="00BD7D6F">
      <w:pPr>
        <w:pStyle w:val="Kommentarer"/>
        <w:rPr>
          <w:lang w:val="en-US"/>
        </w:rPr>
      </w:pPr>
    </w:p>
    <w:p w14:paraId="31501A8C" w14:textId="0E622B35" w:rsidR="00BD7D6F" w:rsidRPr="00780BAA" w:rsidRDefault="00BD7D6F">
      <w:pPr>
        <w:pStyle w:val="Kommentarer"/>
        <w:rPr>
          <w:lang w:val="en-US"/>
        </w:rPr>
      </w:pPr>
      <w:r>
        <w:rPr>
          <w:lang w:val="en-US"/>
        </w:rPr>
        <w:t>However, if those are not accurate parameters, the other coefficient will get an incorrect estimate. Instead to fixing one variable, you could estimate both simultaneously (interaction or no interaction, the main idea is not simply not correct your data before based on some theoretical prediction)</w:t>
      </w:r>
    </w:p>
  </w:comment>
  <w:comment w:id="93" w:author="Anna Gårdmark" w:date="2020-02-03T15:59:00Z" w:initials="AG">
    <w:p w14:paraId="5270F49B" w14:textId="2A486539" w:rsidR="00BD7D6F" w:rsidRPr="000772A5" w:rsidRDefault="00BD7D6F">
      <w:pPr>
        <w:pStyle w:val="Kommentarer"/>
        <w:rPr>
          <w:lang w:val="en-GB"/>
        </w:rPr>
      </w:pPr>
      <w:r>
        <w:rPr>
          <w:rStyle w:val="Kommentarsreferens"/>
        </w:rPr>
        <w:annotationRef/>
      </w:r>
      <w:r w:rsidRPr="000772A5">
        <w:rPr>
          <w:lang w:val="en-GB"/>
        </w:rPr>
        <w:t>this is my misinterpretation of your ”mass-correcting”, I thought you meant correcting the AFS</w:t>
      </w:r>
      <w:r>
        <w:rPr>
          <w:lang w:val="en-GB"/>
        </w:rPr>
        <w:t>-relationship itself (by adding a size-temp interation term)</w:t>
      </w:r>
      <w:r w:rsidRPr="000772A5">
        <w:rPr>
          <w:lang w:val="en-GB"/>
        </w:rPr>
        <w:t>, as I missed reading ’according to’ the AFS.</w:t>
      </w:r>
      <w:r>
        <w:rPr>
          <w:lang w:val="en-GB"/>
        </w:rPr>
        <w:t xml:space="preserve"> </w:t>
      </w:r>
      <w:r w:rsidRPr="000772A5">
        <w:rPr>
          <w:lang w:val="en-GB"/>
        </w:rPr>
        <w:t xml:space="preserve"> </w:t>
      </w:r>
    </w:p>
  </w:comment>
  <w:comment w:id="103" w:author="Anna Gårdmark" w:date="2020-02-03T16:05:00Z" w:initials="AG">
    <w:p w14:paraId="734E8660" w14:textId="5139AD8C" w:rsidR="00BD7D6F" w:rsidRPr="000772A5" w:rsidRDefault="00BD7D6F">
      <w:pPr>
        <w:pStyle w:val="Kommentarer"/>
        <w:rPr>
          <w:lang w:val="en-GB"/>
        </w:rPr>
      </w:pPr>
      <w:r>
        <w:rPr>
          <w:rStyle w:val="Kommentarsreferens"/>
        </w:rPr>
        <w:annotationRef/>
      </w:r>
      <w:r w:rsidRPr="000772A5">
        <w:rPr>
          <w:lang w:val="en-GB"/>
        </w:rPr>
        <w:t>at least say scaling of what</w:t>
      </w:r>
    </w:p>
  </w:comment>
  <w:comment w:id="101" w:author="Anna Gårdmark" w:date="2020-01-21T08:34:00Z" w:initials="AG">
    <w:p w14:paraId="08E1429A" w14:textId="77777777" w:rsidR="00BD7D6F" w:rsidRPr="002A05AA" w:rsidRDefault="00BD7D6F" w:rsidP="0048240B">
      <w:pPr>
        <w:pStyle w:val="Kommentarer"/>
        <w:rPr>
          <w:lang w:val="en-GB"/>
        </w:rPr>
      </w:pPr>
      <w:r>
        <w:rPr>
          <w:rStyle w:val="Kommentarsreferens"/>
        </w:rPr>
        <w:annotationRef/>
      </w:r>
      <w:r w:rsidRPr="002A05AA">
        <w:rPr>
          <w:lang w:val="en-GB"/>
        </w:rPr>
        <w:t>they could scale with heaps of things, so better be explicit</w:t>
      </w:r>
      <w:r>
        <w:rPr>
          <w:lang w:val="en-GB"/>
        </w:rPr>
        <w:t>. Try to avoid talking only about “scaling” of rates, without saying what scaling. (“Scaling” is also quite technical, can also state it more straightforward as “how rates depend on”)</w:t>
      </w:r>
    </w:p>
  </w:comment>
  <w:comment w:id="102" w:author="Max Lindmark" w:date="2020-01-28T09:22:00Z" w:initials="ML">
    <w:p w14:paraId="45D8900D" w14:textId="6CCB7830" w:rsidR="00BD7D6F" w:rsidRDefault="00BD7D6F" w:rsidP="0048240B">
      <w:pPr>
        <w:pStyle w:val="Kommentarer"/>
        <w:rPr>
          <w:lang w:val="en-US"/>
        </w:rPr>
      </w:pPr>
      <w:r>
        <w:rPr>
          <w:rStyle w:val="Kommentarsreferens"/>
        </w:rPr>
        <w:annotationRef/>
      </w:r>
      <w:r w:rsidRPr="00FF0732">
        <w:rPr>
          <w:lang w:val="en-US"/>
        </w:rPr>
        <w:t>True, al</w:t>
      </w:r>
      <w:r>
        <w:rPr>
          <w:lang w:val="en-US"/>
        </w:rPr>
        <w:t>though I’m hoping to not have to write that all the time, especially since we from first paragraph and the title make it clear it’s about body mass and temperature… but good point to remind every now and then!</w:t>
      </w:r>
    </w:p>
    <w:p w14:paraId="4D84F691" w14:textId="77777777" w:rsidR="00BD7D6F" w:rsidRDefault="00BD7D6F" w:rsidP="0048240B">
      <w:pPr>
        <w:pStyle w:val="Kommentarer"/>
        <w:rPr>
          <w:lang w:val="en-US"/>
        </w:rPr>
      </w:pPr>
    </w:p>
    <w:p w14:paraId="44C4B954" w14:textId="56C58CC3" w:rsidR="00BD7D6F" w:rsidRPr="00AA4310" w:rsidRDefault="00BD7D6F" w:rsidP="00AA4310">
      <w:pPr>
        <w:pStyle w:val="Kommentarer"/>
        <w:rPr>
          <w:lang w:val="en-US"/>
        </w:rPr>
      </w:pPr>
      <w:r>
        <w:rPr>
          <w:lang w:val="en-US"/>
        </w:rPr>
        <w:t xml:space="preserve">It may sound more technical, but it’s a common term in this context (and it’s in the title). It also has a slightly different meaning in my view. “how rates depend on” doesn’t quite signal the same thing to me, the universality of allometry, and how it can be used to “scale” things across levels of biological organization. </w:t>
      </w:r>
    </w:p>
  </w:comment>
  <w:comment w:id="104" w:author="Anna Gårdmark" w:date="2020-02-03T16:06:00Z" w:initials="AG">
    <w:p w14:paraId="6D739570" w14:textId="7BF17546" w:rsidR="00BD7D6F" w:rsidRPr="000772A5" w:rsidRDefault="00BD7D6F">
      <w:pPr>
        <w:pStyle w:val="Kommentarer"/>
        <w:rPr>
          <w:lang w:val="en-GB"/>
        </w:rPr>
      </w:pPr>
      <w:r w:rsidRPr="000772A5">
        <w:rPr>
          <w:lang w:val="en-GB"/>
        </w:rPr>
        <w:t>”…</w:t>
      </w:r>
      <w:r>
        <w:rPr>
          <w:rStyle w:val="Kommentarsreferens"/>
        </w:rPr>
        <w:annotationRef/>
      </w:r>
      <w:r w:rsidRPr="000772A5">
        <w:rPr>
          <w:lang w:val="en-GB"/>
        </w:rPr>
        <w:t xml:space="preserve">as well as for food web responses to warming.” </w:t>
      </w:r>
      <w:r>
        <w:rPr>
          <w:lang w:val="en-GB"/>
        </w:rPr>
        <w:t xml:space="preserve"> (Would definitely add that here, since you intro starts off like that, and you haven’t introduced trait-based ecology earlier on)</w:t>
      </w:r>
    </w:p>
  </w:comment>
  <w:comment w:id="106" w:author="Anna Gårdmark" w:date="2020-02-03T16:08:00Z" w:initials="AG">
    <w:p w14:paraId="3F8548F1" w14:textId="3134037A" w:rsidR="00BD7D6F" w:rsidRPr="00216BC9" w:rsidRDefault="00BD7D6F">
      <w:pPr>
        <w:pStyle w:val="Kommentarer"/>
        <w:rPr>
          <w:lang w:val="en-GB"/>
        </w:rPr>
      </w:pPr>
      <w:r>
        <w:rPr>
          <w:rStyle w:val="Kommentarsreferens"/>
        </w:rPr>
        <w:annotationRef/>
      </w:r>
      <w:r w:rsidRPr="00216BC9">
        <w:rPr>
          <w:lang w:val="en-GB"/>
        </w:rPr>
        <w:t>would add predictions of what here</w:t>
      </w:r>
      <w:r>
        <w:rPr>
          <w:lang w:val="en-GB"/>
        </w:rPr>
        <w:t xml:space="preserve"> (</w:t>
      </w:r>
      <w:r w:rsidRPr="00216BC9">
        <w:rPr>
          <w:lang w:val="en-GB"/>
        </w:rPr>
        <w:t>despite that it may seem repetetive)</w:t>
      </w:r>
    </w:p>
  </w:comment>
  <w:comment w:id="109" w:author="Anna Gårdmark" w:date="2020-01-21T08:39:00Z" w:initials="AG">
    <w:p w14:paraId="0D1A7ADD" w14:textId="4EB7BF03" w:rsidR="00BD7D6F" w:rsidRPr="007F141C" w:rsidRDefault="00BD7D6F">
      <w:pPr>
        <w:pStyle w:val="Kommentarer"/>
        <w:rPr>
          <w:lang w:val="en-GB"/>
        </w:rPr>
      </w:pPr>
      <w:r>
        <w:rPr>
          <w:rStyle w:val="Kommentarsreferens"/>
        </w:rPr>
        <w:annotationRef/>
      </w:r>
      <w:r w:rsidRPr="007F141C">
        <w:rPr>
          <w:lang w:val="en-GB"/>
        </w:rPr>
        <w:t xml:space="preserve">say which (list of three within brackets) and refer to appendix where search criteria </w:t>
      </w:r>
      <w:r>
        <w:rPr>
          <w:lang w:val="en-GB"/>
        </w:rPr>
        <w:t xml:space="preserve">(and search dates) </w:t>
      </w:r>
      <w:r w:rsidRPr="007F141C">
        <w:rPr>
          <w:lang w:val="en-GB"/>
        </w:rPr>
        <w:t>are given</w:t>
      </w:r>
      <w:r>
        <w:rPr>
          <w:lang w:val="en-GB"/>
        </w:rPr>
        <w:t xml:space="preserve"> </w:t>
      </w:r>
    </w:p>
  </w:comment>
  <w:comment w:id="110" w:author="Jan Ohlberger" w:date="2020-01-21T09:58:00Z" w:initials="Ca">
    <w:p w14:paraId="67BC9976" w14:textId="585D74C5" w:rsidR="00BD7D6F" w:rsidRPr="002D70E2" w:rsidRDefault="00BD7D6F">
      <w:pPr>
        <w:pStyle w:val="Kommentarer"/>
        <w:rPr>
          <w:lang w:val="en-GB"/>
        </w:rPr>
      </w:pPr>
      <w:r>
        <w:rPr>
          <w:rStyle w:val="Kommentarsreferens"/>
        </w:rPr>
        <w:annotationRef/>
      </w:r>
      <w:r w:rsidRPr="002D70E2">
        <w:rPr>
          <w:lang w:val="en-GB"/>
        </w:rPr>
        <w:t>yes, we need a bit more information on the basic searches</w:t>
      </w:r>
    </w:p>
  </w:comment>
  <w:comment w:id="111" w:author="Max Lindmark" w:date="2020-01-28T10:26:00Z" w:initials="ML">
    <w:p w14:paraId="4529FE74" w14:textId="058747AE" w:rsidR="00BD7D6F" w:rsidRPr="0091508C" w:rsidRDefault="00BD7D6F">
      <w:pPr>
        <w:pStyle w:val="Kommentarer"/>
        <w:rPr>
          <w:lang w:val="en-US"/>
        </w:rPr>
      </w:pPr>
      <w:r>
        <w:rPr>
          <w:rStyle w:val="Kommentarsreferens"/>
        </w:rPr>
        <w:annotationRef/>
      </w:r>
      <w:r w:rsidRPr="0091508C">
        <w:rPr>
          <w:lang w:val="en-US"/>
        </w:rPr>
        <w:t>Ok, now I have listed the search te</w:t>
      </w:r>
      <w:r>
        <w:rPr>
          <w:lang w:val="en-US"/>
        </w:rPr>
        <w:t>rms here, but refer to the appendix for more details because it takes up quite some space!</w:t>
      </w:r>
    </w:p>
  </w:comment>
  <w:comment w:id="115" w:author="Jan Ohlberger" w:date="2020-01-21T10:05:00Z" w:initials="Ca">
    <w:p w14:paraId="66B90121" w14:textId="66F7A049" w:rsidR="00BD7D6F" w:rsidRPr="002D70E2" w:rsidRDefault="00BD7D6F">
      <w:pPr>
        <w:pStyle w:val="Kommentarer"/>
        <w:rPr>
          <w:lang w:val="en-GB"/>
        </w:rPr>
      </w:pPr>
      <w:r>
        <w:rPr>
          <w:rStyle w:val="Kommentarsreferens"/>
        </w:rPr>
        <w:annotationRef/>
      </w:r>
      <w:r w:rsidRPr="002D70E2">
        <w:rPr>
          <w:lang w:val="en-GB"/>
        </w:rPr>
        <w:t>What happened to ‘contacting authors’? It would of course be better to be able to say we have the original data. Some authors I know and would be happy to contact (e.g. Hovel et al. paper, Jerde et al. paper – in case any of those are relevant)</w:t>
      </w:r>
    </w:p>
  </w:comment>
  <w:comment w:id="116" w:author="Max Lindmark" w:date="2020-01-28T10:10:00Z" w:initials="ML">
    <w:p w14:paraId="037821EF" w14:textId="77777777" w:rsidR="00BD7D6F" w:rsidRDefault="00BD7D6F">
      <w:pPr>
        <w:pStyle w:val="Kommentarer"/>
        <w:rPr>
          <w:lang w:val="en-US"/>
        </w:rPr>
      </w:pPr>
      <w:r>
        <w:rPr>
          <w:rStyle w:val="Kommentarsreferens"/>
        </w:rPr>
        <w:annotationRef/>
      </w:r>
      <w:r w:rsidRPr="00AB1119">
        <w:rPr>
          <w:lang w:val="en-US"/>
        </w:rPr>
        <w:t xml:space="preserve">Yes, </w:t>
      </w:r>
      <w:r>
        <w:rPr>
          <w:lang w:val="en-US"/>
        </w:rPr>
        <w:t xml:space="preserve">after the thesis, the idea is to go through the list of papers (just to make sure they are all there) for all rates, just to tick that of the list. This includes the recent Jerde paper, which I haven’t looked at yet. When I have the absolute-final set of studies, I’ll go ahead and send a similar e-mail to all authors in that list. </w:t>
      </w:r>
    </w:p>
    <w:p w14:paraId="35FCAFCB" w14:textId="77777777" w:rsidR="00BD7D6F" w:rsidRDefault="00BD7D6F">
      <w:pPr>
        <w:pStyle w:val="Kommentarer"/>
        <w:rPr>
          <w:lang w:val="en-US"/>
        </w:rPr>
      </w:pPr>
    </w:p>
    <w:p w14:paraId="5FDFF87F" w14:textId="6A028816" w:rsidR="00BD7D6F" w:rsidRPr="00AB1119" w:rsidRDefault="00BD7D6F">
      <w:pPr>
        <w:pStyle w:val="Kommentarer"/>
        <w:rPr>
          <w:lang w:val="en-US"/>
        </w:rPr>
      </w:pPr>
      <w:r>
        <w:rPr>
          <w:lang w:val="en-US"/>
        </w:rPr>
        <w:t>I preferred to not send e-mails to authors along the way, as it seemed more efficient to simply plough through the literature and extract data (to ensure I got at least something for the thesis). I hope I will be able put that sentence back into the paper though! I agree it would be really good to get the actual data, and also looks nicer…</w:t>
      </w:r>
    </w:p>
  </w:comment>
  <w:comment w:id="118" w:author="Max Lindmark" w:date="2020-01-08T08:51:00Z" w:initials="ML">
    <w:p w14:paraId="36B91E73" w14:textId="77777777" w:rsidR="00BD7D6F" w:rsidRPr="002D70E2" w:rsidRDefault="00BD7D6F">
      <w:pPr>
        <w:pStyle w:val="Kommentarer"/>
        <w:rPr>
          <w:lang w:val="en-GB"/>
        </w:rPr>
      </w:pPr>
      <w:r w:rsidRPr="00AD0A46">
        <w:rPr>
          <w:rStyle w:val="Kommentarsreferens"/>
        </w:rPr>
        <w:annotationRef/>
      </w:r>
      <w:r w:rsidRPr="002D70E2">
        <w:rPr>
          <w:lang w:val="en-GB"/>
        </w:rPr>
        <w:t>Check this is true for Björnsson data and other papers that combine old and new data.</w:t>
      </w:r>
    </w:p>
    <w:p w14:paraId="6F3BDEC0" w14:textId="77777777" w:rsidR="00BD7D6F" w:rsidRPr="002D70E2" w:rsidRDefault="00BD7D6F">
      <w:pPr>
        <w:pStyle w:val="Kommentarer"/>
        <w:rPr>
          <w:lang w:val="en-GB"/>
        </w:rPr>
      </w:pPr>
    </w:p>
    <w:p w14:paraId="59FD3B5A" w14:textId="719080D0" w:rsidR="00BD7D6F" w:rsidRPr="00AD0A46" w:rsidRDefault="00BD7D6F">
      <w:pPr>
        <w:pStyle w:val="Kommentarer"/>
        <w:rPr>
          <w:lang w:val="en-US"/>
        </w:rPr>
      </w:pPr>
      <w:r w:rsidRPr="00AD0A46">
        <w:rPr>
          <w:lang w:val="en-US"/>
        </w:rPr>
        <w:t>.. although, what was the argu</w:t>
      </w:r>
      <w:r>
        <w:rPr>
          <w:lang w:val="en-US"/>
        </w:rPr>
        <w:t>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19" w:author="Anna Gårdmark" w:date="2020-02-03T17:38:00Z" w:initials="AG">
    <w:p w14:paraId="168D59B9" w14:textId="14ADA0BC" w:rsidR="00BD7D6F" w:rsidRPr="00296320" w:rsidRDefault="00BD7D6F">
      <w:pPr>
        <w:pStyle w:val="Kommentarer"/>
        <w:rPr>
          <w:lang w:val="en-GB"/>
        </w:rPr>
      </w:pPr>
      <w:r>
        <w:rPr>
          <w:rStyle w:val="Kommentarsreferens"/>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125" w:author="Jan Ohlberger" w:date="2020-01-21T10:12:00Z" w:initials="Ca">
    <w:p w14:paraId="3E5B8258" w14:textId="7377B406" w:rsidR="00BD7D6F" w:rsidRPr="002D70E2" w:rsidRDefault="00BD7D6F">
      <w:pPr>
        <w:pStyle w:val="Kommentarer"/>
        <w:rPr>
          <w:lang w:val="en-GB"/>
        </w:rPr>
      </w:pPr>
      <w:r>
        <w:rPr>
          <w:rStyle w:val="Kommentarsreferens"/>
        </w:rPr>
        <w:annotationRef/>
      </w:r>
      <w:r w:rsidRPr="002D70E2">
        <w:rPr>
          <w:lang w:val="en-GB"/>
        </w:rPr>
        <w:t>Not entirely clear how that was decided. Can we give a hierarchy of criteria, e.g. including the number of sizes and temperatures measured etc.? Or is this in the appendix? Then mever mind…</w:t>
      </w:r>
    </w:p>
  </w:comment>
  <w:comment w:id="126" w:author="Max Lindmark" w:date="2020-01-28T10:42:00Z" w:initials="ML">
    <w:p w14:paraId="6509F708" w14:textId="1194E9BD" w:rsidR="00BD7D6F" w:rsidRPr="000E0EF1" w:rsidRDefault="00BD7D6F">
      <w:pPr>
        <w:pStyle w:val="Kommentarer"/>
        <w:rPr>
          <w:lang w:val="en-US"/>
        </w:rPr>
      </w:pPr>
      <w:r>
        <w:rPr>
          <w:rStyle w:val="Kommentarsreferens"/>
        </w:rPr>
        <w:annotationRef/>
      </w:r>
      <w:r w:rsidRPr="000E0EF1">
        <w:rPr>
          <w:lang w:val="en-US"/>
        </w:rPr>
        <w:t>I</w:t>
      </w:r>
      <w:r>
        <w:rPr>
          <w:lang w:val="en-US"/>
        </w:rPr>
        <w:t>t is in the appendix, so I guess not needed here?</w:t>
      </w:r>
    </w:p>
  </w:comment>
  <w:comment w:id="127" w:author="Anna Gårdmark" w:date="2020-02-03T16:14:00Z" w:initials="AG">
    <w:p w14:paraId="4E35DB7C" w14:textId="2468D06B" w:rsidR="00BD7D6F" w:rsidRPr="008940BB" w:rsidRDefault="00BD7D6F">
      <w:pPr>
        <w:pStyle w:val="Kommentarer"/>
        <w:rPr>
          <w:lang w:val="en-GB"/>
        </w:rPr>
      </w:pPr>
      <w:r>
        <w:rPr>
          <w:rStyle w:val="Kommentarsreferens"/>
        </w:rPr>
        <w:annotationRef/>
      </w:r>
      <w:r w:rsidRPr="008940BB">
        <w:rPr>
          <w:lang w:val="en-GB"/>
        </w:rPr>
        <w:t>also say how many data points you had for optimum growth temperature</w:t>
      </w:r>
      <w:r>
        <w:rPr>
          <w:lang w:val="en-GB"/>
        </w:rPr>
        <w:t xml:space="preserve"> (within brackets after the growth rate if it’s identical)</w:t>
      </w:r>
    </w:p>
  </w:comment>
  <w:comment w:id="128" w:author="Anna Gårdmark" w:date="2020-01-21T08:45:00Z" w:initials="AG">
    <w:p w14:paraId="07FB52E5" w14:textId="77777777" w:rsidR="00BD7D6F" w:rsidRPr="007F141C" w:rsidRDefault="00BD7D6F" w:rsidP="00255656">
      <w:pPr>
        <w:pStyle w:val="Kommentarer"/>
        <w:rPr>
          <w:lang w:val="en-GB"/>
        </w:rPr>
      </w:pPr>
      <w:r>
        <w:rPr>
          <w:rStyle w:val="Kommentarsreferens"/>
        </w:rPr>
        <w:annotationRef/>
      </w:r>
      <w:r w:rsidRPr="007F141C">
        <w:rPr>
          <w:lang w:val="en-GB"/>
        </w:rPr>
        <w:t>you never got any data from authors in the end?</w:t>
      </w:r>
    </w:p>
  </w:comment>
  <w:comment w:id="129" w:author="Max Lindmark" w:date="2020-01-28T10:09:00Z" w:initials="ML">
    <w:p w14:paraId="4FA7DD5A" w14:textId="6DBFB5B2" w:rsidR="00BD7D6F" w:rsidRPr="00AB1119" w:rsidRDefault="00BD7D6F" w:rsidP="00255656">
      <w:pPr>
        <w:pStyle w:val="Kommentarer"/>
        <w:rPr>
          <w:lang w:val="en-US"/>
        </w:rPr>
      </w:pPr>
      <w:r>
        <w:rPr>
          <w:rStyle w:val="Kommentarsreferens"/>
        </w:rPr>
        <w:annotationRef/>
      </w:r>
      <w:r w:rsidRPr="00AB1119">
        <w:rPr>
          <w:lang w:val="en-US"/>
        </w:rPr>
        <w:t xml:space="preserve">No but I did not </w:t>
      </w:r>
      <w:r>
        <w:rPr>
          <w:lang w:val="en-US"/>
        </w:rPr>
        <w:t>contact the majority yet. See reply to Jan’s comment!</w:t>
      </w:r>
    </w:p>
  </w:comment>
  <w:comment w:id="130" w:author="Jan Ohlberger" w:date="2020-01-21T10:50:00Z" w:initials="Ca">
    <w:p w14:paraId="42F3CCE8" w14:textId="77777777" w:rsidR="00BD7D6F" w:rsidRPr="002D70E2" w:rsidRDefault="00BD7D6F" w:rsidP="000D3D07">
      <w:pPr>
        <w:pStyle w:val="Kommentarer"/>
        <w:rPr>
          <w:lang w:val="en-GB"/>
        </w:rPr>
      </w:pPr>
      <w:r>
        <w:rPr>
          <w:rStyle w:val="Kommentarsreferens"/>
        </w:rPr>
        <w:annotationRef/>
      </w:r>
      <w:r w:rsidRPr="002D70E2">
        <w:rPr>
          <w:lang w:val="en-GB"/>
        </w:rPr>
        <w:t>Would be nice to have one recent date…)</w:t>
      </w:r>
    </w:p>
  </w:comment>
  <w:comment w:id="131" w:author="Max Lindmark" w:date="2020-01-28T10:55:00Z" w:initials="ML">
    <w:p w14:paraId="1E08BA1F" w14:textId="77777777" w:rsidR="00BD7D6F" w:rsidRPr="00DB63D5" w:rsidRDefault="00BD7D6F" w:rsidP="000D3D07">
      <w:pPr>
        <w:pStyle w:val="Kommentarer"/>
        <w:rPr>
          <w:lang w:val="en-US"/>
        </w:rPr>
      </w:pPr>
      <w:r>
        <w:rPr>
          <w:rStyle w:val="Kommentarsreferens"/>
        </w:rPr>
        <w:annotationRef/>
      </w:r>
      <w:r w:rsidRPr="00DB63D5">
        <w:rPr>
          <w:lang w:val="en-US"/>
        </w:rPr>
        <w:t xml:space="preserve">You mean a single </w:t>
      </w:r>
      <w:r>
        <w:rPr>
          <w:lang w:val="en-US"/>
        </w:rPr>
        <w:t>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32" w:author="Anna Gårdmark" w:date="2020-02-03T16:16:00Z" w:initials="AG">
    <w:p w14:paraId="1262537C" w14:textId="1E217B6C" w:rsidR="00BD7D6F" w:rsidRPr="00404F83" w:rsidRDefault="00BD7D6F">
      <w:pPr>
        <w:pStyle w:val="Kommentarer"/>
        <w:rPr>
          <w:lang w:val="en-GB"/>
        </w:rPr>
      </w:pPr>
      <w:r>
        <w:rPr>
          <w:rStyle w:val="Kommentarsreferens"/>
        </w:rPr>
        <w:annotationRef/>
      </w:r>
      <w:r w:rsidRPr="00404F83">
        <w:rPr>
          <w:lang w:val="en-GB"/>
        </w:rPr>
        <w:t>do you mean ”for each size-class”?</w:t>
      </w:r>
    </w:p>
  </w:comment>
  <w:comment w:id="133" w:author="Jan Ohlberger" w:date="2020-01-21T10:39:00Z" w:initials="Ca">
    <w:p w14:paraId="1733AD39" w14:textId="77777777" w:rsidR="00BD7D6F" w:rsidRPr="002D70E2" w:rsidRDefault="00BD7D6F">
      <w:pPr>
        <w:pStyle w:val="Kommentarer"/>
        <w:rPr>
          <w:lang w:val="en-GB"/>
        </w:rPr>
      </w:pPr>
      <w:r>
        <w:rPr>
          <w:rStyle w:val="Kommentarsreferens"/>
        </w:rPr>
        <w:annotationRef/>
      </w:r>
      <w:r w:rsidRPr="002D70E2">
        <w:rPr>
          <w:lang w:val="en-GB"/>
        </w:rPr>
        <w:t xml:space="preserve">In how many cases? If just a couple, could we afford to drop those? </w:t>
      </w:r>
    </w:p>
    <w:p w14:paraId="468BCE23" w14:textId="7F20D367" w:rsidR="00BD7D6F" w:rsidRPr="002D70E2" w:rsidRDefault="00BD7D6F">
      <w:pPr>
        <w:pStyle w:val="Kommentarer"/>
        <w:rPr>
          <w:lang w:val="en-GB"/>
        </w:rPr>
      </w:pPr>
      <w:r w:rsidRPr="002D70E2">
        <w:rPr>
          <w:lang w:val="en-GB"/>
        </w:rPr>
        <w:t>These are metrics that likely differ for a given species so it does introduce some error. I’m also wondering if we can get population-specific information for most experiments, which would probably be a more relevant metric (e.g., median environmental temperature for Atlantic cod in Greenland is very different from that for Atlantic cod in the southern North Sea – and both are pretty far from the species-wide average…).</w:t>
      </w:r>
    </w:p>
  </w:comment>
  <w:comment w:id="134" w:author="Max Lindmark" w:date="2020-01-28T11:04:00Z" w:initials="ML">
    <w:p w14:paraId="6418ECA2" w14:textId="64DE8131" w:rsidR="00BD7D6F" w:rsidRDefault="00BD7D6F">
      <w:pPr>
        <w:pStyle w:val="Kommentarer"/>
        <w:rPr>
          <w:lang w:val="en-US"/>
        </w:rPr>
      </w:pPr>
      <w:r>
        <w:rPr>
          <w:lang w:val="en-US"/>
        </w:rPr>
        <w:t xml:space="preserve">I just wrote it all down instead. </w:t>
      </w:r>
    </w:p>
    <w:p w14:paraId="0E0B8EA3" w14:textId="77777777" w:rsidR="00BD7D6F" w:rsidRDefault="00BD7D6F">
      <w:pPr>
        <w:pStyle w:val="Kommentarer"/>
        <w:rPr>
          <w:lang w:val="en-US"/>
        </w:rPr>
      </w:pPr>
    </w:p>
    <w:p w14:paraId="4F158AEA" w14:textId="4F26972D" w:rsidR="00BD7D6F" w:rsidRPr="00323513" w:rsidRDefault="00BD7D6F">
      <w:pPr>
        <w:pStyle w:val="Kommentarer"/>
        <w:rPr>
          <w:lang w:val="en-US"/>
        </w:rPr>
      </w:pPr>
      <w:r>
        <w:rPr>
          <w:lang w:val="en-US"/>
        </w:rPr>
        <w:t xml:space="preserve">I agree through we should look into this, i.e. getting more better “reference” that in addition take into account which population it is. </w:t>
      </w:r>
    </w:p>
  </w:comment>
  <w:comment w:id="139" w:author="Anna Gårdmark" w:date="2020-01-21T08:53:00Z" w:initials="AG">
    <w:p w14:paraId="5E7F1C74" w14:textId="7EA82D62" w:rsidR="00BD7D6F" w:rsidRPr="00652503" w:rsidRDefault="00BD7D6F">
      <w:pPr>
        <w:pStyle w:val="Kommentarer"/>
        <w:rPr>
          <w:lang w:val="en-GB"/>
        </w:rPr>
      </w:pPr>
      <w:r>
        <w:rPr>
          <w:rStyle w:val="Kommentarsreferens"/>
        </w:rPr>
        <w:annotationRef/>
      </w:r>
      <w:r w:rsidRPr="00652503">
        <w:rPr>
          <w:lang w:val="en-GB"/>
        </w:rPr>
        <w:t>clarify what index i is.</w:t>
      </w:r>
      <w:r>
        <w:rPr>
          <w:lang w:val="en-GB"/>
        </w:rPr>
        <w:t xml:space="preserve"> at least the first time</w:t>
      </w:r>
      <w:r w:rsidRPr="00652503">
        <w:rPr>
          <w:lang w:val="en-GB"/>
        </w:rPr>
        <w:t xml:space="preserve"> </w:t>
      </w:r>
      <w:r>
        <w:rPr>
          <w:lang w:val="en-GB"/>
        </w:rPr>
        <w:t>(from below, and from eqs 6-8, it seems as it is observation number i, but that doesn’t make sense to me, as you should only have one estimate of To per species? what am I missing?) . To me it would be clearer (I think…) if we wrote j[i] as the index both on the left-hand-side of eq 2, and on both sides in eq. 1</w:t>
      </w:r>
    </w:p>
  </w:comment>
  <w:comment w:id="140" w:author="Jan Ohlberger" w:date="2020-01-21T22:14:00Z" w:initials="Ca">
    <w:p w14:paraId="4B2292AC" w14:textId="0282891D" w:rsidR="00BD7D6F" w:rsidRPr="002D70E2" w:rsidRDefault="00BD7D6F">
      <w:pPr>
        <w:pStyle w:val="Kommentarer"/>
        <w:rPr>
          <w:lang w:val="en-GB"/>
        </w:rPr>
      </w:pPr>
      <w:r>
        <w:rPr>
          <w:rStyle w:val="Kommentarsreferens"/>
        </w:rPr>
        <w:annotationRef/>
      </w:r>
      <w:r w:rsidRPr="002D70E2">
        <w:rPr>
          <w:lang w:val="en-GB"/>
        </w:rPr>
        <w:t>I’ve seen both used, either an index for the individual observations only or indices for individuals by groups.</w:t>
      </w:r>
    </w:p>
  </w:comment>
  <w:comment w:id="141" w:author="Max Lindmark" w:date="2020-01-28T12:53:00Z" w:initials="ML">
    <w:p w14:paraId="7BE33395" w14:textId="706215D6" w:rsidR="00BD7D6F" w:rsidRDefault="00BD7D6F">
      <w:pPr>
        <w:pStyle w:val="Kommentarer"/>
        <w:rPr>
          <w:lang w:val="en-US"/>
        </w:rPr>
      </w:pPr>
      <w:r>
        <w:rPr>
          <w:rStyle w:val="Kommentarsreferens"/>
        </w:rPr>
        <w:annotationRef/>
      </w:r>
      <w:r>
        <w:rPr>
          <w:lang w:val="en-US"/>
        </w:rPr>
        <w:t xml:space="preserve">i is </w:t>
      </w:r>
      <w:r w:rsidRPr="00794C9D">
        <w:rPr>
          <w:lang w:val="en-US"/>
        </w:rPr>
        <w:t xml:space="preserve">the observation </w:t>
      </w:r>
      <w:r>
        <w:rPr>
          <w:lang w:val="en-US"/>
        </w:rPr>
        <w:t xml:space="preserve">number (as is written). We don’t have one but multiple observations per species (to get the intraspecific decline). </w:t>
      </w:r>
    </w:p>
    <w:p w14:paraId="45A1CFEB" w14:textId="77777777" w:rsidR="00BD7D6F" w:rsidRDefault="00BD7D6F">
      <w:pPr>
        <w:pStyle w:val="Kommentarer"/>
        <w:rPr>
          <w:lang w:val="en-US"/>
        </w:rPr>
      </w:pPr>
    </w:p>
    <w:p w14:paraId="621913B6" w14:textId="0404BF1A" w:rsidR="00BD7D6F" w:rsidRPr="00794C9D" w:rsidRDefault="00BD7D6F">
      <w:pPr>
        <w:pStyle w:val="Kommentarer"/>
        <w:rPr>
          <w:lang w:val="en-US"/>
        </w:rPr>
      </w:pPr>
      <w:r>
        <w:rPr>
          <w:lang w:val="en-US"/>
        </w:rPr>
        <w:t xml:space="preserve">And as I said in the e-mail, I also sort of reacted to the lack of indexing on the left-hand side. But since I’ve never seen it, I suspect there must be a good explanation </w:t>
      </w:r>
      <w:r w:rsidRPr="00610794">
        <w:rPr>
          <w:lang w:val="en-US"/>
        </w:rPr>
        <w:sym w:font="Wingdings" w:char="F04A"/>
      </w:r>
      <w:r>
        <w:rPr>
          <w:lang w:val="en-US"/>
        </w:rPr>
        <w:t xml:space="preserve"> For instance that it represents the global effect which doesn’t not vary with </w:t>
      </w:r>
      <w:r w:rsidRPr="00610794">
        <w:rPr>
          <w:i/>
          <w:iCs/>
          <w:lang w:val="en-US"/>
        </w:rPr>
        <w:t>j</w:t>
      </w:r>
      <w:r>
        <w:rPr>
          <w:lang w:val="en-US"/>
        </w:rPr>
        <w:t>, or something like that maybe.</w:t>
      </w:r>
    </w:p>
  </w:comment>
  <w:comment w:id="142" w:author="Max Lindmark" w:date="2020-01-31T14:56:00Z" w:initials="ML">
    <w:p w14:paraId="0E7D6578" w14:textId="17C0828D" w:rsidR="00BD7D6F" w:rsidRPr="00754FCE" w:rsidRDefault="00BD7D6F">
      <w:pPr>
        <w:pStyle w:val="Kommentarer"/>
        <w:rPr>
          <w:lang w:val="en-US"/>
        </w:rPr>
      </w:pPr>
      <w:r>
        <w:rPr>
          <w:rStyle w:val="Kommentarsreferens"/>
        </w:rPr>
        <w:annotationRef/>
      </w:r>
      <w:r w:rsidRPr="00754FCE">
        <w:rPr>
          <w:lang w:val="en-US"/>
        </w:rPr>
        <w:t>This is very annoying! I really want to use i and j for subs</w:t>
      </w:r>
      <w:r>
        <w:rPr>
          <w:lang w:val="en-US"/>
        </w:rPr>
        <w:t>cripts here, but the dots are not showing… gaaaah</w:t>
      </w:r>
    </w:p>
  </w:comment>
  <w:comment w:id="145" w:author="Anna Gårdmark" w:date="2020-02-03T17:30:00Z" w:initials="AG">
    <w:p w14:paraId="1A024D5F" w14:textId="3581FAAC" w:rsidR="00BD7D6F" w:rsidRPr="00404F83" w:rsidRDefault="00BD7D6F">
      <w:pPr>
        <w:pStyle w:val="Kommentarer"/>
        <w:rPr>
          <w:lang w:val="en-GB"/>
        </w:rPr>
      </w:pPr>
      <w:r>
        <w:rPr>
          <w:rStyle w:val="Kommentarsreferens"/>
        </w:rPr>
        <w:annotationRef/>
      </w:r>
      <w:r w:rsidRPr="00404F83">
        <w:rPr>
          <w:lang w:val="en-GB"/>
        </w:rPr>
        <w:t>something missing here</w:t>
      </w:r>
    </w:p>
  </w:comment>
  <w:comment w:id="154" w:author="Anna Gårdmark" w:date="2020-02-03T17:35:00Z" w:initials="AG">
    <w:p w14:paraId="185496A3" w14:textId="0F1C8FA5" w:rsidR="00BD7D6F" w:rsidRPr="00404F83" w:rsidRDefault="00BD7D6F">
      <w:pPr>
        <w:pStyle w:val="Kommentarer"/>
        <w:rPr>
          <w:lang w:val="en-GB"/>
        </w:rPr>
      </w:pPr>
      <w:r>
        <w:rPr>
          <w:rStyle w:val="Kommentarsreferens"/>
        </w:rPr>
        <w:annotationRef/>
      </w:r>
      <w:r w:rsidRPr="00404F83">
        <w:rPr>
          <w:lang w:val="en-GB"/>
        </w:rPr>
        <w:t xml:space="preserve">this becomes confusing as the unit of Arrhenius temperature is </w:t>
      </w:r>
      <m:oMath>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eV</m:t>
            </m:r>
          </m:e>
          <m:sup>
            <m:r>
              <m:rPr>
                <m:sty m:val="p"/>
              </m:rPr>
              <w:rPr>
                <w:rFonts w:ascii="Cambria Math" w:eastAsiaTheme="minorEastAsia" w:hAnsi="Cambria Math" w:cstheme="minorHAnsi"/>
                <w:lang w:val="en-GB"/>
              </w:rPr>
              <m:t>-1</m:t>
            </m:r>
          </m:sup>
        </m:sSup>
      </m:oMath>
      <w:r w:rsidRPr="00404F83">
        <w:rPr>
          <w:rFonts w:eastAsiaTheme="minorEastAsia"/>
          <w:bCs/>
          <w:iCs/>
          <w:lang w:val="en-GB"/>
        </w:rPr>
        <w:t xml:space="preserve">. </w:t>
      </w:r>
      <w:r>
        <w:rPr>
          <w:rFonts w:eastAsiaTheme="minorEastAsia"/>
          <w:bCs/>
          <w:iCs/>
          <w:lang w:val="en-GB"/>
        </w:rPr>
        <w:t xml:space="preserve"> You anyway need to define the unit of temperature in eqs 4-5 as degrees Kelvin, so need to reiterate the temperature unit here. Better to give the unit of the Arrhenius temp.</w:t>
      </w:r>
    </w:p>
  </w:comment>
  <w:comment w:id="161" w:author="Anna Gårdmark" w:date="2020-01-21T09:11:00Z" w:initials="AG">
    <w:p w14:paraId="639CCCD1" w14:textId="58F5F0D4" w:rsidR="00BD7D6F" w:rsidRPr="00B72E92" w:rsidRDefault="00BD7D6F">
      <w:pPr>
        <w:pStyle w:val="Kommentarer"/>
        <w:rPr>
          <w:lang w:val="en-GB"/>
        </w:rPr>
      </w:pPr>
      <w:r>
        <w:rPr>
          <w:rStyle w:val="Kommentarsreferens"/>
        </w:rPr>
        <w:annotationRef/>
      </w:r>
      <w:r w:rsidRPr="00B72E92">
        <w:rPr>
          <w:lang w:val="en-GB"/>
        </w:rPr>
        <w:t>was it something else for consumption and metabolism?</w:t>
      </w:r>
    </w:p>
  </w:comment>
  <w:comment w:id="162" w:author="Max Lindmark" w:date="2020-01-28T13:42:00Z" w:initials="ML">
    <w:p w14:paraId="701E3A6E" w14:textId="4011B7B6" w:rsidR="00BD7D6F" w:rsidRPr="004F4CBB" w:rsidRDefault="00BD7D6F">
      <w:pPr>
        <w:pStyle w:val="Kommentarer"/>
        <w:rPr>
          <w:lang w:val="en-US"/>
        </w:rPr>
      </w:pPr>
      <w:r>
        <w:rPr>
          <w:rStyle w:val="Kommentarsreferens"/>
        </w:rPr>
        <w:annotationRef/>
      </w:r>
      <w:r w:rsidRPr="004F4CBB">
        <w:rPr>
          <w:lang w:val="en-US"/>
        </w:rPr>
        <w:t xml:space="preserve">Yes, just the mass. In </w:t>
      </w:r>
      <w:r>
        <w:rPr>
          <w:lang w:val="en-US"/>
        </w:rPr>
        <w:t>growth trials either size-classes were used or geometric means of initial and final masses.</w:t>
      </w:r>
    </w:p>
  </w:comment>
  <w:comment w:id="164" w:author="Anna Gårdmark" w:date="2020-02-03T15:28:00Z" w:initials="AG">
    <w:p w14:paraId="21955F57" w14:textId="4A5E2944" w:rsidR="00BD7D6F" w:rsidRPr="00584B66" w:rsidRDefault="00BD7D6F">
      <w:pPr>
        <w:pStyle w:val="Kommentarer"/>
        <w:rPr>
          <w:lang w:val="en-GB"/>
        </w:rPr>
      </w:pPr>
      <w:r>
        <w:rPr>
          <w:rStyle w:val="Kommentarsreferens"/>
        </w:rPr>
        <w:annotationRef/>
      </w:r>
      <w:r w:rsidRPr="00584B66">
        <w:rPr>
          <w:lang w:val="en-GB"/>
        </w:rPr>
        <w:t>or?</w:t>
      </w:r>
    </w:p>
  </w:comment>
  <w:comment w:id="168" w:author="Anna Gårdmark" w:date="2020-01-21T09:18:00Z" w:initials="AG">
    <w:p w14:paraId="71C87292" w14:textId="6D2ADB37" w:rsidR="00BD7D6F" w:rsidRPr="001C2C66" w:rsidRDefault="00BD7D6F">
      <w:pPr>
        <w:pStyle w:val="Kommentarer"/>
        <w:rPr>
          <w:lang w:val="en-GB"/>
        </w:rPr>
      </w:pPr>
      <w:r>
        <w:rPr>
          <w:rStyle w:val="Kommentarsreferens"/>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172" w:author="Anna Gårdmark" w:date="2020-02-03T20:03:00Z" w:initials="AG">
    <w:p w14:paraId="2E1281A3" w14:textId="497F60D2" w:rsidR="00BD7D6F" w:rsidRPr="00584B66" w:rsidRDefault="00BD7D6F">
      <w:pPr>
        <w:pStyle w:val="Kommentarer"/>
        <w:rPr>
          <w:lang w:val="en-GB"/>
        </w:rPr>
      </w:pPr>
      <w:r>
        <w:rPr>
          <w:rStyle w:val="Kommentarsreferens"/>
        </w:rPr>
        <w:annotationRef/>
      </w:r>
      <w:r w:rsidRPr="00584B66">
        <w:rPr>
          <w:lang w:val="en-GB"/>
        </w:rPr>
        <w:t>is this what you mean by the model for the ’full’ data set?</w:t>
      </w:r>
    </w:p>
  </w:comment>
  <w:comment w:id="169" w:author="Max Lindmark" w:date="2020-01-28T13:56:00Z" w:initials="ML">
    <w:p w14:paraId="42229670" w14:textId="3FA51F3A" w:rsidR="00BD7D6F" w:rsidRDefault="00BD7D6F">
      <w:pPr>
        <w:pStyle w:val="Kommentarer"/>
        <w:rPr>
          <w:lang w:val="en-US"/>
        </w:rPr>
      </w:pPr>
      <w:r>
        <w:rPr>
          <w:lang w:val="en-US"/>
        </w:rPr>
        <w:t xml:space="preserve">Not sure I follow, </w:t>
      </w:r>
      <w:r>
        <w:rPr>
          <w:rStyle w:val="Kommentarsreferens"/>
        </w:rPr>
        <w:annotationRef/>
      </w:r>
      <w:r>
        <w:rPr>
          <w:lang w:val="en-US"/>
        </w:rPr>
        <w:t xml:space="preserve"> the “full” part refers to the data, not model, as we do not consider alternative model formulations. </w:t>
      </w:r>
    </w:p>
    <w:p w14:paraId="3AD0ECF9" w14:textId="77777777" w:rsidR="00BD7D6F" w:rsidRDefault="00BD7D6F">
      <w:pPr>
        <w:pStyle w:val="Kommentarer"/>
        <w:rPr>
          <w:lang w:val="en-US"/>
        </w:rPr>
      </w:pPr>
    </w:p>
    <w:p w14:paraId="5537ADA4" w14:textId="4F5D0C13" w:rsidR="00BD7D6F" w:rsidRPr="00A0732D" w:rsidRDefault="00BD7D6F">
      <w:pPr>
        <w:pStyle w:val="Kommentarer"/>
        <w:rPr>
          <w:lang w:val="en-US"/>
        </w:rPr>
      </w:pPr>
      <w:r>
        <w:rPr>
          <w:lang w:val="en-US"/>
        </w:rPr>
        <w:t>T</w:t>
      </w:r>
      <w:r w:rsidRPr="00A0732D">
        <w:rPr>
          <w:lang w:val="en-US"/>
        </w:rPr>
        <w:t xml:space="preserve">his is the </w:t>
      </w:r>
      <w:r>
        <w:rPr>
          <w:lang w:val="en-US"/>
        </w:rPr>
        <w:t xml:space="preserve">non-hierarchical model. </w:t>
      </w:r>
    </w:p>
  </w:comment>
  <w:comment w:id="170" w:author="Anna Gårdmark" w:date="2020-02-03T20:02:00Z" w:initials="AG">
    <w:p w14:paraId="1AE54A6A" w14:textId="1A2751E3" w:rsidR="00BD7D6F" w:rsidRPr="00584B66" w:rsidRDefault="00BD7D6F">
      <w:pPr>
        <w:pStyle w:val="Kommentarer"/>
        <w:rPr>
          <w:lang w:val="en-GB"/>
        </w:rPr>
      </w:pPr>
      <w:r>
        <w:rPr>
          <w:rStyle w:val="Kommentarsreferens"/>
        </w:rPr>
        <w:annotationRef/>
      </w:r>
      <w:r w:rsidRPr="00584B66">
        <w:rPr>
          <w:lang w:val="en-GB"/>
        </w:rPr>
        <w:t>what I meant is you never fitted a single model to the whole dataset, as you did it by species.</w:t>
      </w:r>
      <w:r>
        <w:rPr>
          <w:lang w:val="en-GB"/>
        </w:rPr>
        <w:t xml:space="preserve"> So I don’t get why you are specifying a model for the whole (‘full’) data set.</w:t>
      </w:r>
    </w:p>
  </w:comment>
  <w:comment w:id="176" w:author="Max Lindmark" w:date="2020-01-14T13:33:00Z" w:initials="ML">
    <w:p w14:paraId="214DBB0F" w14:textId="1F09464A" w:rsidR="00BD7D6F" w:rsidRPr="002D70E2" w:rsidRDefault="00BD7D6F">
      <w:pPr>
        <w:pStyle w:val="Kommentarer"/>
        <w:rPr>
          <w:lang w:val="en-GB"/>
        </w:rPr>
      </w:pPr>
      <w:r>
        <w:rPr>
          <w:rStyle w:val="Kommentarsreferens"/>
        </w:rPr>
        <w:annotationRef/>
      </w:r>
      <w:r w:rsidRPr="002D70E2">
        <w:rPr>
          <w:lang w:val="en-GB"/>
        </w:rPr>
        <w:t>This was necessary to fit the models even by species, I don’t actually know why but maybe has something to do with trimming the y-axis to a smaller scale?</w:t>
      </w:r>
    </w:p>
  </w:comment>
  <w:comment w:id="177" w:author="Anna Gårdmark" w:date="2020-01-21T09:20:00Z" w:initials="AG">
    <w:p w14:paraId="44519E1D" w14:textId="7E697D89" w:rsidR="00BD7D6F" w:rsidRPr="001C2C66" w:rsidRDefault="00BD7D6F">
      <w:pPr>
        <w:pStyle w:val="Kommentarer"/>
        <w:rPr>
          <w:lang w:val="en-GB"/>
        </w:rPr>
      </w:pPr>
      <w:r>
        <w:rPr>
          <w:rStyle w:val="Kommentarsreferens"/>
        </w:rPr>
        <w:annotationRef/>
      </w:r>
      <w:r w:rsidRPr="001C2C66">
        <w:rPr>
          <w:lang w:val="en-GB"/>
        </w:rPr>
        <w:t>or because your predictor mass was mean-centred?</w:t>
      </w:r>
    </w:p>
  </w:comment>
  <w:comment w:id="178" w:author="Max Lindmark" w:date="2020-01-28T14:03:00Z" w:initials="ML">
    <w:p w14:paraId="239AC5FB" w14:textId="6C5D7F80" w:rsidR="00BD7D6F" w:rsidRDefault="00BD7D6F">
      <w:pPr>
        <w:pStyle w:val="Kommentarer"/>
        <w:rPr>
          <w:lang w:val="en-US"/>
        </w:rPr>
      </w:pPr>
      <w:r>
        <w:rPr>
          <w:rStyle w:val="Kommentarsreferens"/>
        </w:rPr>
        <w:annotationRef/>
      </w:r>
      <w:r w:rsidRPr="00344EC2">
        <w:rPr>
          <w:lang w:val="en-US"/>
        </w:rPr>
        <w:t>No, I mean that when I fit the mo</w:t>
      </w:r>
      <w:r>
        <w:rPr>
          <w:lang w:val="en-US"/>
        </w:rPr>
        <w:t xml:space="preserve">del with the raw consumption data as the dependent the fits look quite poor. When I divide the consumption (not the predictor variables, which are mean centered in </w:t>
      </w:r>
      <w:r w:rsidRPr="00FA4577">
        <w:rPr>
          <w:u w:val="single"/>
          <w:lang w:val="en-US"/>
        </w:rPr>
        <w:t>both</w:t>
      </w:r>
      <w:r>
        <w:rPr>
          <w:lang w:val="en-US"/>
        </w:rPr>
        <w:t xml:space="preserve"> cases) by the mean it model fits look ok.</w:t>
      </w:r>
    </w:p>
    <w:p w14:paraId="2C7E65CD" w14:textId="77777777" w:rsidR="00BD7D6F" w:rsidRDefault="00BD7D6F">
      <w:pPr>
        <w:pStyle w:val="Kommentarer"/>
        <w:rPr>
          <w:lang w:val="en-US"/>
        </w:rPr>
      </w:pPr>
    </w:p>
    <w:p w14:paraId="22F75534" w14:textId="18AA65CB" w:rsidR="00BD7D6F" w:rsidRPr="00344EC2" w:rsidRDefault="00BD7D6F">
      <w:pPr>
        <w:pStyle w:val="Kommentarer"/>
        <w:rPr>
          <w:lang w:val="en-US"/>
        </w:rPr>
      </w:pPr>
      <w:r>
        <w:rPr>
          <w:lang w:val="en-US"/>
        </w:rPr>
        <w:t xml:space="preserve">So, the only thing that differs is the scale of the y-axis, which I didn’t think would have such a large effect since we anyway fit it within species. </w:t>
      </w:r>
    </w:p>
  </w:comment>
  <w:comment w:id="179" w:author="Max Lindmark" w:date="2020-01-28T14:01:00Z" w:initials="ML">
    <w:p w14:paraId="0988C227" w14:textId="77777777" w:rsidR="00BD7D6F" w:rsidRDefault="00BD7D6F" w:rsidP="00F132E6">
      <w:pPr>
        <w:pStyle w:val="Kommentarer"/>
        <w:rPr>
          <w:lang w:val="en-US"/>
        </w:rPr>
      </w:pPr>
      <w:r>
        <w:rPr>
          <w:rStyle w:val="Kommentarsreferens"/>
        </w:rPr>
        <w:annotationRef/>
      </w:r>
      <w:r>
        <w:rPr>
          <w:rStyle w:val="Kommentarsreferens"/>
        </w:rPr>
        <w:annotationRef/>
      </w:r>
      <w:r w:rsidRPr="001810E1">
        <w:rPr>
          <w:lang w:val="en-US"/>
        </w:rPr>
        <w:t xml:space="preserve">I use overline for mean and tile </w:t>
      </w:r>
      <w:r>
        <w:rPr>
          <w:lang w:val="en-US"/>
        </w:rPr>
        <w:t>for median!</w:t>
      </w:r>
    </w:p>
    <w:p w14:paraId="5E8D18F9" w14:textId="77777777" w:rsidR="00BD7D6F" w:rsidRPr="001810E1" w:rsidRDefault="00BD7D6F" w:rsidP="00F132E6">
      <w:pPr>
        <w:pStyle w:val="Kommentarer"/>
        <w:rPr>
          <w:lang w:val="en-US"/>
        </w:rPr>
      </w:pPr>
      <w:hyperlink r:id="rId1" w:history="1">
        <w:r w:rsidRPr="00C5521D">
          <w:rPr>
            <w:rStyle w:val="Hyperlnk"/>
            <w:lang w:val="en-US"/>
          </w:rPr>
          <w:t>https://www.rapidtables.com/math/symbols/Basic_Math_Symbols.html</w:t>
        </w:r>
      </w:hyperlink>
    </w:p>
    <w:p w14:paraId="3D00EDD6" w14:textId="6603FB3F" w:rsidR="00BD7D6F" w:rsidRPr="002D70E2" w:rsidRDefault="00BD7D6F">
      <w:pPr>
        <w:pStyle w:val="Kommentarer"/>
        <w:rPr>
          <w:lang w:val="en-US"/>
        </w:rPr>
      </w:pPr>
    </w:p>
  </w:comment>
  <w:comment w:id="182" w:author="Jan Ohlberger" w:date="2020-01-21T13:04:00Z" w:initials="Ca">
    <w:p w14:paraId="0B5907FC" w14:textId="7555BD9B" w:rsidR="00BD7D6F" w:rsidRPr="002D70E2" w:rsidRDefault="00BD7D6F">
      <w:pPr>
        <w:pStyle w:val="Kommentarer"/>
        <w:rPr>
          <w:lang w:val="en-GB"/>
        </w:rPr>
      </w:pPr>
      <w:r>
        <w:rPr>
          <w:rStyle w:val="Kommentarsreferens"/>
        </w:rPr>
        <w:annotationRef/>
      </w:r>
      <w:r w:rsidRPr="002D70E2">
        <w:rPr>
          <w:lang w:val="en-GB"/>
        </w:rPr>
        <w:t>Not clear if this refers to the recommendation on how to set priors or the actual values used as priors. I guess the former, but we should also mention if any priors are informed by independent data.</w:t>
      </w:r>
    </w:p>
  </w:comment>
  <w:comment w:id="183" w:author="Max Lindmark" w:date="2020-01-28T14:08:00Z" w:initials="ML">
    <w:p w14:paraId="7D77AE7D" w14:textId="46B239CB" w:rsidR="00BD7D6F" w:rsidRDefault="00BD7D6F">
      <w:pPr>
        <w:pStyle w:val="Kommentarer"/>
        <w:rPr>
          <w:lang w:val="en-US"/>
        </w:rPr>
      </w:pPr>
      <w:r>
        <w:rPr>
          <w:lang w:val="en-US"/>
        </w:rPr>
        <w:t xml:space="preserve">Yes, you’re right. </w:t>
      </w:r>
    </w:p>
    <w:p w14:paraId="5C2B6229" w14:textId="77777777" w:rsidR="00BD7D6F" w:rsidRDefault="00BD7D6F">
      <w:pPr>
        <w:pStyle w:val="Kommentarer"/>
        <w:rPr>
          <w:lang w:val="en-US"/>
        </w:rPr>
      </w:pPr>
    </w:p>
    <w:p w14:paraId="19E4DA27" w14:textId="0266684F" w:rsidR="00BD7D6F" w:rsidRDefault="00BD7D6F">
      <w:pPr>
        <w:pStyle w:val="Kommentarer"/>
        <w:rPr>
          <w:rStyle w:val="Hyperlnk"/>
          <w:color w:val="auto"/>
          <w:u w:val="none"/>
          <w:lang w:val="en-US"/>
        </w:rPr>
      </w:pPr>
      <w:r>
        <w:rPr>
          <w:rStyle w:val="Kommentarsreferens"/>
        </w:rPr>
        <w:annotationRef/>
      </w:r>
      <w:r w:rsidRPr="00146D89">
        <w:rPr>
          <w:lang w:val="en-US"/>
        </w:rPr>
        <w:t xml:space="preserve">The link </w:t>
      </w:r>
      <w:hyperlink r:id="rId2" w:history="1">
        <w:r w:rsidRPr="002D70E2">
          <w:rPr>
            <w:rStyle w:val="Hyperlnk"/>
            <w:color w:val="auto"/>
            <w:lang w:val="en-GB"/>
          </w:rPr>
          <w:t>https://github.com/stan-dev/stan/wiki/Prior-Choice-Recommendations</w:t>
        </w:r>
      </w:hyperlink>
      <w:r>
        <w:rPr>
          <w:rStyle w:val="Hyperlnk"/>
          <w:color w:val="auto"/>
          <w:lang w:val="en-US"/>
        </w:rPr>
        <w:t xml:space="preserve"> </w:t>
      </w:r>
      <w:r>
        <w:rPr>
          <w:rStyle w:val="Hyperlnk"/>
          <w:color w:val="auto"/>
          <w:u w:val="none"/>
          <w:lang w:val="en-US"/>
        </w:rPr>
        <w:t xml:space="preserve"> was a reference to how to set priors, more to show both of you where I got the terms from, not really intended as a citation. </w:t>
      </w:r>
    </w:p>
    <w:p w14:paraId="20C658E2" w14:textId="77777777" w:rsidR="00BD7D6F" w:rsidRDefault="00BD7D6F">
      <w:pPr>
        <w:pStyle w:val="Kommentarer"/>
        <w:rPr>
          <w:rStyle w:val="Hyperlnk"/>
          <w:color w:val="auto"/>
          <w:u w:val="none"/>
          <w:lang w:val="en-US"/>
        </w:rPr>
      </w:pPr>
    </w:p>
    <w:p w14:paraId="35330AB9" w14:textId="7B91BB2B" w:rsidR="00BD7D6F" w:rsidRPr="00146D89" w:rsidRDefault="00BD7D6F">
      <w:pPr>
        <w:pStyle w:val="Kommentarer"/>
        <w:rPr>
          <w:lang w:val="en-US"/>
        </w:rPr>
      </w:pPr>
    </w:p>
  </w:comment>
  <w:comment w:id="184" w:author="Anna Gårdmark" w:date="2020-02-03T20:07:00Z" w:initials="AG">
    <w:p w14:paraId="27935821" w14:textId="37D800F7" w:rsidR="00BD7D6F" w:rsidRPr="00584B66" w:rsidRDefault="00BD7D6F">
      <w:pPr>
        <w:pStyle w:val="Kommentarer"/>
        <w:rPr>
          <w:lang w:val="en-GB"/>
        </w:rPr>
      </w:pPr>
      <w:r>
        <w:rPr>
          <w:rStyle w:val="Kommentarsreferens"/>
        </w:rPr>
        <w:annotationRef/>
      </w:r>
      <w:r w:rsidRPr="00584B66">
        <w:rPr>
          <w:lang w:val="en-GB"/>
        </w:rPr>
        <w:t xml:space="preserve">since Table 1 doesn’t include any references to previous literature for the priors, I suggest you </w:t>
      </w:r>
      <w:r>
        <w:rPr>
          <w:lang w:val="en-GB"/>
        </w:rPr>
        <w:t xml:space="preserve">here instead write as you suggested (at Table 1) that </w:t>
      </w:r>
      <w:r>
        <w:rPr>
          <w:lang w:val="en-US"/>
        </w:rPr>
        <w:t>the means of the prior distributions were broadly centered around average MTE predictions (refs, refs) with extra variability added, and motivate why you added the extra variability.</w:t>
      </w:r>
    </w:p>
  </w:comment>
  <w:comment w:id="185" w:author="Max Lindmark" w:date="2020-02-01T10:20:00Z" w:initials="ML">
    <w:p w14:paraId="5C0FE86C" w14:textId="3712C61E" w:rsidR="00BD7D6F" w:rsidRPr="00FA4577" w:rsidRDefault="00BD7D6F">
      <w:pPr>
        <w:pStyle w:val="Kommentarer"/>
        <w:rPr>
          <w:lang w:val="en-US"/>
        </w:rPr>
      </w:pPr>
      <w:r>
        <w:rPr>
          <w:rStyle w:val="Kommentarsreferens"/>
        </w:rPr>
        <w:annotationRef/>
      </w:r>
      <w:r w:rsidRPr="00FA4577">
        <w:rPr>
          <w:lang w:val="en-US"/>
        </w:rPr>
        <w:t xml:space="preserve"> I </w:t>
      </w:r>
      <w:r>
        <w:rPr>
          <w:lang w:val="en-US"/>
        </w:rPr>
        <w:t>will increase # iterations and maybe reduce thinning a little bit. Does not really change the estimates (maybe on third decimal), but makes the chains look more similar and estimates a little bit more accurate.</w:t>
      </w:r>
    </w:p>
  </w:comment>
  <w:comment w:id="195" w:author="Max Lindmark" w:date="2020-01-29T09:34:00Z" w:initials="ML">
    <w:p w14:paraId="11D08D8D" w14:textId="1EDA80CE" w:rsidR="00BD7D6F" w:rsidRPr="003222D6" w:rsidRDefault="00BD7D6F">
      <w:pPr>
        <w:pStyle w:val="Kommentarer"/>
        <w:rPr>
          <w:lang w:val="en-US"/>
        </w:rPr>
      </w:pPr>
      <w:r>
        <w:rPr>
          <w:rStyle w:val="Kommentarsreferens"/>
        </w:rPr>
        <w:annotationRef/>
      </w:r>
      <w:r w:rsidRPr="003222D6">
        <w:rPr>
          <w:lang w:val="en-US"/>
        </w:rPr>
        <w:t xml:space="preserve">The </w:t>
      </w:r>
      <w:r>
        <w:rPr>
          <w:lang w:val="en-US"/>
        </w:rPr>
        <w:t>“weakly informative” priors are not based on any specific study but are rather broadly centered around average MTE predictions with extra variability added. If we would use a specific study to inform the prior it would be more informative, because the variance would be much smaller. So, do I cite a specific paper? Maybe I can say that we use the MTE predictions (or more broadly he ¾ rule, for the mass exponent) as the mean but increase the variance?</w:t>
      </w:r>
    </w:p>
  </w:comment>
  <w:comment w:id="197" w:author="Anna Gårdmark" w:date="2020-02-03T22:40:00Z" w:initials="AG">
    <w:p w14:paraId="76D1A4C9" w14:textId="70C2FCCF" w:rsidR="00BD7D6F" w:rsidRPr="00D6349C" w:rsidRDefault="00BD7D6F">
      <w:pPr>
        <w:pStyle w:val="Kommentarer"/>
        <w:rPr>
          <w:lang w:val="en-GB"/>
        </w:rPr>
      </w:pPr>
      <w:r>
        <w:rPr>
          <w:rStyle w:val="Kommentarsreferens"/>
        </w:rPr>
        <w:annotationRef/>
      </w:r>
      <w:r w:rsidRPr="00D6349C">
        <w:rPr>
          <w:lang w:val="en-GB"/>
        </w:rPr>
        <w:t>I really like the flow of your results now and the new fig 5!</w:t>
      </w:r>
      <w:r>
        <w:rPr>
          <w:lang w:val="en-GB"/>
        </w:rPr>
        <w:t xml:space="preserve"> Fits very nicely with the growth results and fig 6. </w:t>
      </w:r>
    </w:p>
  </w:comment>
  <w:comment w:id="198" w:author="Max Lindmark" w:date="2020-01-29T17:43:00Z" w:initials="ML">
    <w:p w14:paraId="07FBC7E8" w14:textId="04CFDFB7" w:rsidR="00BD7D6F" w:rsidRDefault="00BD7D6F">
      <w:pPr>
        <w:pStyle w:val="Kommentarer"/>
        <w:rPr>
          <w:lang w:val="en-US"/>
        </w:rPr>
      </w:pPr>
      <w:r>
        <w:rPr>
          <w:rStyle w:val="Kommentarsreferens"/>
        </w:rPr>
        <w:annotationRef/>
      </w:r>
      <w:r w:rsidRPr="004A46B3">
        <w:rPr>
          <w:lang w:val="en-US"/>
        </w:rPr>
        <w:t xml:space="preserve">It was 0.8 before, now it’s </w:t>
      </w:r>
      <w:r>
        <w:rPr>
          <w:lang w:val="en-US"/>
        </w:rPr>
        <w:t>0.77. This isn’t because we now use non-scaled variables (rescaled or non-rescaled temperatures did not change estimates at all except the intercept), but because I discovered a unit-conversion error when I plotted the data on the non-rescaled values.</w:t>
      </w:r>
    </w:p>
    <w:p w14:paraId="28082E80" w14:textId="77777777" w:rsidR="00BD7D6F" w:rsidRDefault="00BD7D6F">
      <w:pPr>
        <w:pStyle w:val="Kommentarer"/>
        <w:rPr>
          <w:lang w:val="en-US"/>
        </w:rPr>
      </w:pPr>
    </w:p>
    <w:p w14:paraId="0D876CEB" w14:textId="58E9A2A9" w:rsidR="00BD7D6F" w:rsidRDefault="00BD7D6F">
      <w:pPr>
        <w:pStyle w:val="Kommentarer"/>
        <w:rPr>
          <w:lang w:val="en-US"/>
        </w:rPr>
      </w:pPr>
      <w:r>
        <w:rPr>
          <w:lang w:val="en-US"/>
        </w:rPr>
        <w:t>There I noticed a really small bodied fish with really high values and checked it out further. The reason I didn’t see that cluster with way to high metabolic rates before was because the body masses of that fish are close to observed max for that species (desert pupfish) (so it looked like a really big fish on the re-scaled-scale, which illustrates why the raw masses are better).</w:t>
      </w:r>
    </w:p>
    <w:p w14:paraId="4624C738" w14:textId="77777777" w:rsidR="00BD7D6F" w:rsidRDefault="00BD7D6F">
      <w:pPr>
        <w:pStyle w:val="Kommentarer"/>
        <w:rPr>
          <w:lang w:val="en-US"/>
        </w:rPr>
      </w:pPr>
    </w:p>
    <w:p w14:paraId="15DF91DB" w14:textId="04E6665E" w:rsidR="00BD7D6F" w:rsidRPr="004A46B3" w:rsidRDefault="00BD7D6F">
      <w:pPr>
        <w:pStyle w:val="Kommentarer"/>
        <w:rPr>
          <w:lang w:val="en-US"/>
        </w:rPr>
      </w:pPr>
      <w:r>
        <w:rPr>
          <w:lang w:val="en-US"/>
        </w:rPr>
        <w:t>I will go through all data really thoroughly after the thesis, so this won’t happen again…</w:t>
      </w:r>
    </w:p>
  </w:comment>
  <w:comment w:id="207" w:author="Anna Gårdmark" w:date="2020-02-03T21:48:00Z" w:initials="AG">
    <w:p w14:paraId="0D5E194D" w14:textId="71149789" w:rsidR="00BD7D6F" w:rsidRPr="00DF4D7A" w:rsidRDefault="00BD7D6F">
      <w:pPr>
        <w:pStyle w:val="Kommentarer"/>
        <w:rPr>
          <w:lang w:val="en-GB"/>
        </w:rPr>
      </w:pPr>
      <w:r>
        <w:rPr>
          <w:rStyle w:val="Kommentarsreferens"/>
        </w:rPr>
        <w:annotationRef/>
      </w:r>
      <w:r w:rsidRPr="00DF4D7A">
        <w:rPr>
          <w:lang w:val="en-GB"/>
        </w:rPr>
        <w:t xml:space="preserve">Easy to mix up consumption and metabolism when you jump </w:t>
      </w:r>
      <w:r>
        <w:rPr>
          <w:lang w:val="en-GB"/>
        </w:rPr>
        <w:t xml:space="preserve">back and forth </w:t>
      </w:r>
      <w:r w:rsidRPr="00DF4D7A">
        <w:rPr>
          <w:lang w:val="en-GB"/>
        </w:rPr>
        <w:t>between them, so I suggest you move consumption last</w:t>
      </w:r>
    </w:p>
  </w:comment>
  <w:comment w:id="230" w:author="Anna Gårdmark" w:date="2020-01-21T09:46:00Z" w:initials="AG">
    <w:p w14:paraId="756BE2AE" w14:textId="77777777" w:rsidR="00BD7D6F" w:rsidRPr="001551A2" w:rsidRDefault="00BD7D6F" w:rsidP="00F85DA2">
      <w:pPr>
        <w:pStyle w:val="Kommentarer"/>
        <w:rPr>
          <w:lang w:val="en-GB"/>
        </w:rPr>
      </w:pPr>
      <w:r>
        <w:rPr>
          <w:rStyle w:val="Kommentarsreferens"/>
        </w:rPr>
        <w:annotationRef/>
      </w:r>
      <w:r w:rsidRPr="001551A2">
        <w:rPr>
          <w:lang w:val="en-GB"/>
        </w:rPr>
        <w:t>same as above; looks like a dependence on absolute mass</w:t>
      </w:r>
      <w:r>
        <w:rPr>
          <w:lang w:val="en-GB"/>
        </w:rPr>
        <w:t>; include your indices to show that it is the relative that you’ve explained in the methods</w:t>
      </w:r>
    </w:p>
  </w:comment>
  <w:comment w:id="231" w:author="Max Lindmark" w:date="2020-01-28T14:38:00Z" w:initials="ML">
    <w:p w14:paraId="46E41CC7" w14:textId="0C1E393C" w:rsidR="00BD7D6F" w:rsidRDefault="00BD7D6F" w:rsidP="00F85DA2">
      <w:pPr>
        <w:pStyle w:val="Kommentarer"/>
        <w:rPr>
          <w:lang w:val="en-US"/>
        </w:rPr>
      </w:pPr>
      <w:r>
        <w:rPr>
          <w:rStyle w:val="Kommentarsreferens"/>
        </w:rPr>
        <w:annotationRef/>
      </w:r>
      <w:r w:rsidRPr="00A269D1">
        <w:rPr>
          <w:lang w:val="en-US"/>
        </w:rPr>
        <w:t>In this case it</w:t>
      </w:r>
      <w:r>
        <w:rPr>
          <w:lang w:val="en-US"/>
        </w:rPr>
        <w:t xml:space="preserve"> is</w:t>
      </w:r>
      <w:r w:rsidRPr="00A269D1">
        <w:rPr>
          <w:lang w:val="en-US"/>
        </w:rPr>
        <w:t xml:space="preserve"> </w:t>
      </w:r>
      <w:r>
        <w:rPr>
          <w:lang w:val="en-US"/>
        </w:rPr>
        <w:t xml:space="preserve">absolute mass. But agree it’s a problem when it differs between models. </w:t>
      </w:r>
    </w:p>
    <w:p w14:paraId="3830E9F7" w14:textId="77777777" w:rsidR="00BD7D6F" w:rsidRDefault="00BD7D6F" w:rsidP="00F85DA2">
      <w:pPr>
        <w:pStyle w:val="Kommentarer"/>
        <w:rPr>
          <w:lang w:val="en-US"/>
        </w:rPr>
      </w:pPr>
    </w:p>
    <w:p w14:paraId="478C833E" w14:textId="27484AE1" w:rsidR="00BD7D6F" w:rsidRDefault="00BD7D6F" w:rsidP="00F85DA2">
      <w:pPr>
        <w:pStyle w:val="Kommentarer"/>
        <w:rPr>
          <w:lang w:val="en-US"/>
        </w:rPr>
      </w:pPr>
      <w:r>
        <w:rPr>
          <w:lang w:val="en-US"/>
        </w:rPr>
        <w:t>However, because I use m in the models, and define m when the statistical model is described (to not make the statistical indexing look weird), I would prefer to just use m and t_a here and reiterate in words which units/scale etc.</w:t>
      </w:r>
    </w:p>
    <w:p w14:paraId="7493CB8B" w14:textId="77777777" w:rsidR="00BD7D6F" w:rsidRDefault="00BD7D6F" w:rsidP="00F85DA2">
      <w:pPr>
        <w:pStyle w:val="Kommentarer"/>
        <w:rPr>
          <w:lang w:val="en-US"/>
        </w:rPr>
      </w:pPr>
    </w:p>
    <w:p w14:paraId="15F2AA6E" w14:textId="3C50C418" w:rsidR="00BD7D6F" w:rsidRPr="00A269D1" w:rsidRDefault="00BD7D6F" w:rsidP="00F85DA2">
      <w:pPr>
        <w:pStyle w:val="Kommentarer"/>
        <w:rPr>
          <w:lang w:val="en-US"/>
        </w:rPr>
      </w:pPr>
      <w:r>
        <w:rPr>
          <w:lang w:val="en-US"/>
        </w:rPr>
        <w:t xml:space="preserve">I don’t think it’s needed to index here because that’s our general, global prediction for an unmeasured fish and not limited to our data. </w:t>
      </w:r>
    </w:p>
  </w:comment>
  <w:comment w:id="233" w:author="Max Lindmark" w:date="2020-01-29T18:14:00Z" w:initials="ML">
    <w:p w14:paraId="1980F7F5" w14:textId="2D845DF1" w:rsidR="00BD7D6F" w:rsidRPr="004A1EA5" w:rsidRDefault="00BD7D6F" w:rsidP="00F85DA2">
      <w:pPr>
        <w:pStyle w:val="Kommentarer"/>
        <w:rPr>
          <w:lang w:val="en-US"/>
        </w:rPr>
      </w:pPr>
      <w:r>
        <w:rPr>
          <w:rStyle w:val="Kommentarsreferens"/>
        </w:rPr>
        <w:annotationRef/>
      </w:r>
      <w:r w:rsidRPr="004A1EA5">
        <w:rPr>
          <w:lang w:val="en-US"/>
        </w:rPr>
        <w:t xml:space="preserve">Note that for the </w:t>
      </w:r>
      <w:r>
        <w:rPr>
          <w:lang w:val="en-US"/>
        </w:rPr>
        <w:t>consumption model I end up in a similar situation. Tricky thing here is that this delta WAIC is always around 2, not really smaller or bigger. So, in this case, but not the other with close WAICs), I’ll go with this one but explain the interaction is uncertain and the gains are small of including it.</w:t>
      </w:r>
    </w:p>
  </w:comment>
  <w:comment w:id="239" w:author="Jan Ohlberger" w:date="2020-01-21T14:07:00Z" w:initials="Ca">
    <w:p w14:paraId="03B53C1D" w14:textId="77777777" w:rsidR="00BD7D6F" w:rsidRPr="002D70E2" w:rsidRDefault="00BD7D6F" w:rsidP="00F85DA2">
      <w:pPr>
        <w:pStyle w:val="Kommentarer"/>
        <w:rPr>
          <w:lang w:val="en-GB"/>
        </w:rPr>
      </w:pPr>
      <w:r>
        <w:rPr>
          <w:rStyle w:val="Kommentarsreferens"/>
        </w:rPr>
        <w:annotationRef/>
      </w:r>
      <w:r w:rsidRPr="002D70E2">
        <w:rPr>
          <w:lang w:val="en-GB"/>
        </w:rPr>
        <w:t>Maybe better in the discussion…</w:t>
      </w:r>
    </w:p>
  </w:comment>
  <w:comment w:id="240" w:author="Max Lindmark" w:date="2020-01-28T15:33:00Z" w:initials="ML">
    <w:p w14:paraId="5ACFCA4C" w14:textId="021245C5" w:rsidR="00BD7D6F" w:rsidRPr="00835C8F" w:rsidRDefault="00BD7D6F" w:rsidP="00F85DA2">
      <w:pPr>
        <w:pStyle w:val="Kommentarer"/>
        <w:rPr>
          <w:lang w:val="en-US"/>
        </w:rPr>
      </w:pPr>
      <w:r>
        <w:rPr>
          <w:rStyle w:val="Kommentarsreferens"/>
        </w:rPr>
        <w:annotationRef/>
      </w:r>
      <w:r w:rsidRPr="00835C8F">
        <w:rPr>
          <w:lang w:val="en-US"/>
        </w:rPr>
        <w:t xml:space="preserve">I’ve been trying to sneak in </w:t>
      </w:r>
      <w:r>
        <w:rPr>
          <w:lang w:val="en-US"/>
        </w:rPr>
        <w:t>borderline discussion-sentences here in case I couldn’t fit them in the discussion (because we already have too much to discuss in this wide-spanning ms…). If you think it’s too much of a discussion, I can remove it!</w:t>
      </w:r>
    </w:p>
  </w:comment>
  <w:comment w:id="243" w:author="Anna Gårdmark" w:date="2020-02-03T22:22:00Z" w:initials="AG">
    <w:p w14:paraId="1EE033D4" w14:textId="022EE650" w:rsidR="00BD7D6F" w:rsidRPr="008A107C" w:rsidRDefault="00BD7D6F">
      <w:pPr>
        <w:pStyle w:val="Kommentarer"/>
        <w:rPr>
          <w:lang w:val="en-GB"/>
        </w:rPr>
      </w:pPr>
      <w:r>
        <w:rPr>
          <w:rStyle w:val="Kommentarsreferens"/>
        </w:rPr>
        <w:annotationRef/>
      </w:r>
      <w:r w:rsidRPr="008A107C">
        <w:rPr>
          <w:lang w:val="en-GB"/>
        </w:rPr>
        <w:t>I assume, (or same as what?)</w:t>
      </w:r>
    </w:p>
  </w:comment>
  <w:comment w:id="245" w:author="Jan Ohlberger" w:date="2020-01-21T14:57:00Z" w:initials="Ca">
    <w:p w14:paraId="14C41261" w14:textId="77777777" w:rsidR="00BD7D6F" w:rsidRPr="002D70E2" w:rsidRDefault="00BD7D6F">
      <w:pPr>
        <w:pStyle w:val="Kommentarer"/>
        <w:rPr>
          <w:lang w:val="en-GB"/>
        </w:rPr>
      </w:pPr>
      <w:r>
        <w:rPr>
          <w:rStyle w:val="Kommentarsreferens"/>
        </w:rPr>
        <w:annotationRef/>
      </w:r>
      <w:r w:rsidRPr="002D70E2">
        <w:rPr>
          <w:lang w:val="en-GB"/>
        </w:rPr>
        <w:t>Those are rather extreme values, esp. the highest and lowest values.</w:t>
      </w:r>
    </w:p>
    <w:p w14:paraId="3D8CEC3A" w14:textId="77777777" w:rsidR="00BD7D6F" w:rsidRPr="002D70E2" w:rsidRDefault="00BD7D6F">
      <w:pPr>
        <w:pStyle w:val="Kommentarer"/>
        <w:rPr>
          <w:lang w:val="en-GB"/>
        </w:rPr>
      </w:pPr>
    </w:p>
    <w:p w14:paraId="6653FE73" w14:textId="0A209DBF" w:rsidR="00BD7D6F" w:rsidRPr="002D70E2" w:rsidRDefault="00BD7D6F">
      <w:pPr>
        <w:pStyle w:val="Kommentarer"/>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BD7D6F" w:rsidRPr="002D70E2" w:rsidRDefault="00BD7D6F">
      <w:pPr>
        <w:pStyle w:val="Kommentarer"/>
        <w:rPr>
          <w:lang w:val="en-GB"/>
        </w:rPr>
      </w:pPr>
    </w:p>
    <w:p w14:paraId="0FEAD394" w14:textId="58BEC5A8" w:rsidR="00BD7D6F" w:rsidRPr="002D70E2" w:rsidRDefault="00BD7D6F">
      <w:pPr>
        <w:pStyle w:val="Kommentarer"/>
        <w:rPr>
          <w:lang w:val="en-GB"/>
        </w:rPr>
      </w:pPr>
      <w:r w:rsidRPr="002D70E2">
        <w:rPr>
          <w:lang w:val="en-GB"/>
        </w:rPr>
        <w:t>The negative value for brown trout is also questionable. Optimum for consumption should be higher than mean experienced temperature.</w:t>
      </w:r>
    </w:p>
    <w:p w14:paraId="21B997A2" w14:textId="2B0D32B9" w:rsidR="00BD7D6F" w:rsidRPr="002D70E2" w:rsidRDefault="00BD7D6F">
      <w:pPr>
        <w:pStyle w:val="Kommentarer"/>
        <w:rPr>
          <w:lang w:val="en-GB"/>
        </w:rPr>
      </w:pPr>
    </w:p>
    <w:p w14:paraId="08A228F7" w14:textId="601A6767" w:rsidR="00BD7D6F" w:rsidRPr="002D70E2" w:rsidRDefault="00BD7D6F">
      <w:pPr>
        <w:pStyle w:val="Kommentarer"/>
        <w:rPr>
          <w:lang w:val="en-GB"/>
        </w:rPr>
      </w:pPr>
      <w:r w:rsidRPr="002D70E2">
        <w:rPr>
          <w:lang w:val="en-GB"/>
        </w:rPr>
        <w:t>The overall mean of 6°C, on the other hand, seems reasonable.</w:t>
      </w:r>
    </w:p>
    <w:p w14:paraId="19AF2500" w14:textId="65C98CB9" w:rsidR="00BD7D6F" w:rsidRPr="002D70E2" w:rsidRDefault="00BD7D6F">
      <w:pPr>
        <w:pStyle w:val="Kommentarer"/>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BD7D6F" w:rsidRPr="002D70E2" w:rsidRDefault="00BD7D6F">
      <w:pPr>
        <w:pStyle w:val="Kommentarer"/>
        <w:rPr>
          <w:lang w:val="en-GB"/>
        </w:rPr>
      </w:pPr>
    </w:p>
    <w:p w14:paraId="32692339" w14:textId="77C0DC03" w:rsidR="00BD7D6F" w:rsidRPr="002D70E2" w:rsidRDefault="00BD7D6F">
      <w:pPr>
        <w:pStyle w:val="Kommentarer"/>
        <w:rPr>
          <w:lang w:val="en-GB"/>
        </w:rPr>
      </w:pPr>
      <w:r w:rsidRPr="002D70E2">
        <w:rPr>
          <w:lang w:val="en-GB"/>
        </w:rPr>
        <w:t>I know this seems very picky - but somehow these are extreme enough to warrant further scrutiny in my view</w:t>
      </w:r>
    </w:p>
  </w:comment>
  <w:comment w:id="246" w:author="Max Lindmark" w:date="2020-01-28T15:25:00Z" w:initials="ML">
    <w:p w14:paraId="18CB7814" w14:textId="77777777" w:rsidR="00BD7D6F" w:rsidRDefault="00BD7D6F">
      <w:pPr>
        <w:pStyle w:val="Kommentarer"/>
        <w:rPr>
          <w:lang w:val="en-US"/>
        </w:rPr>
      </w:pPr>
      <w:r>
        <w:rPr>
          <w:rStyle w:val="Kommentarsreferens"/>
        </w:rPr>
        <w:annotationRef/>
      </w:r>
      <w:r w:rsidRPr="003B5ECD">
        <w:rPr>
          <w:lang w:val="en-US"/>
        </w:rPr>
        <w:t>I agree those are extreme</w:t>
      </w:r>
      <w:r>
        <w:rPr>
          <w:lang w:val="en-US"/>
        </w:rPr>
        <w:t xml:space="preserve"> values, and maybe the environment-temperatures for mandarin fish refer to a specific population (35C is 13C warmer than the upper range of temperatures, which seems lethal…). </w:t>
      </w:r>
    </w:p>
    <w:p w14:paraId="061699F8" w14:textId="77777777" w:rsidR="00BD7D6F" w:rsidRDefault="00BD7D6F">
      <w:pPr>
        <w:pStyle w:val="Kommentarer"/>
        <w:rPr>
          <w:lang w:val="en-US"/>
        </w:rPr>
      </w:pPr>
    </w:p>
    <w:p w14:paraId="3F9AF4D5" w14:textId="506AAFAA" w:rsidR="00BD7D6F" w:rsidRDefault="00BD7D6F">
      <w:pPr>
        <w:pStyle w:val="Kommentarer"/>
        <w:rPr>
          <w:lang w:val="en-US"/>
        </w:rPr>
      </w:pPr>
      <w:r>
        <w:rPr>
          <w:lang w:val="en-US"/>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BD7D6F" w:rsidRDefault="00BD7D6F">
      <w:pPr>
        <w:pStyle w:val="Kommentarer"/>
        <w:rPr>
          <w:lang w:val="en-US"/>
        </w:rPr>
      </w:pPr>
    </w:p>
    <w:p w14:paraId="09190D46" w14:textId="0DD35202" w:rsidR="00BD7D6F" w:rsidRPr="003B5ECD" w:rsidRDefault="00BD7D6F">
      <w:pPr>
        <w:pStyle w:val="Kommentarer"/>
        <w:rPr>
          <w:lang w:val="en-US"/>
        </w:rPr>
      </w:pPr>
      <w:r>
        <w:rPr>
          <w:lang w:val="en-US"/>
        </w:rPr>
        <w:t>Since we only use this metric for a few species now (only growth and consumption), we can probably afford to refine it.</w:t>
      </w:r>
    </w:p>
  </w:comment>
  <w:comment w:id="247" w:author="Max Lindmark" w:date="2020-01-31T19:19:00Z" w:initials="ML">
    <w:p w14:paraId="5FA02F3D" w14:textId="7C54B478" w:rsidR="00BD7D6F" w:rsidRPr="0028454F" w:rsidRDefault="00BD7D6F">
      <w:pPr>
        <w:pStyle w:val="Kommentarer"/>
        <w:rPr>
          <w:lang w:val="en-US"/>
        </w:rPr>
      </w:pPr>
      <w:r>
        <w:rPr>
          <w:rStyle w:val="Kommentarsreferens"/>
        </w:rPr>
        <w:annotationRef/>
      </w:r>
      <w:r w:rsidRPr="0028454F">
        <w:rPr>
          <w:lang w:val="en-US"/>
        </w:rPr>
        <w:t>Maybe something for the discussion?</w:t>
      </w:r>
      <w:r>
        <w:rPr>
          <w:lang w:val="en-US"/>
        </w:rPr>
        <w:t xml:space="preserve"> Did not really fit in there at first glance but seem important to I hid it here…</w:t>
      </w:r>
    </w:p>
  </w:comment>
  <w:comment w:id="254" w:author="Anna Gårdmark" w:date="2020-02-03T22:27:00Z" w:initials="AG">
    <w:p w14:paraId="071E91EA" w14:textId="4375AA6B" w:rsidR="00BD7D6F" w:rsidRPr="008A107C" w:rsidRDefault="00BD7D6F">
      <w:pPr>
        <w:pStyle w:val="Kommentarer"/>
        <w:rPr>
          <w:lang w:val="en-GB"/>
        </w:rPr>
      </w:pPr>
      <w:r>
        <w:rPr>
          <w:rStyle w:val="Kommentarsreferens"/>
        </w:rPr>
        <w:annotationRef/>
      </w:r>
      <w:r w:rsidRPr="008A107C">
        <w:rPr>
          <w:lang w:val="en-GB"/>
        </w:rPr>
        <w:t xml:space="preserve">refer to where (appendix fig?) </w:t>
      </w:r>
      <w:r>
        <w:rPr>
          <w:lang w:val="en-GB"/>
        </w:rPr>
        <w:t>this can be seen</w:t>
      </w:r>
    </w:p>
  </w:comment>
  <w:comment w:id="255" w:author="Max Lindmark" w:date="2020-01-28T14:33:00Z" w:initials="ML">
    <w:p w14:paraId="425E47FE" w14:textId="6893C797" w:rsidR="00BD7D6F" w:rsidRPr="00196305" w:rsidRDefault="00BD7D6F" w:rsidP="00CA28E0">
      <w:pPr>
        <w:pStyle w:val="Kommentarer"/>
        <w:rPr>
          <w:lang w:val="en-US"/>
        </w:rPr>
      </w:pPr>
      <w:r>
        <w:rPr>
          <w:rStyle w:val="Kommentarsreferens"/>
        </w:rPr>
        <w:annotationRef/>
      </w:r>
      <w:r w:rsidRPr="00196305">
        <w:rPr>
          <w:lang w:val="en-US"/>
        </w:rPr>
        <w:t xml:space="preserve">Some confusion here </w:t>
      </w:r>
      <w:r>
        <w:rPr>
          <w:lang w:val="en-US"/>
        </w:rPr>
        <w:t>in the last round, because I didn’t put the WAIC for T_opt in any table. They are just two so I thought I could just put them in a text and keep the WAIC table to the log-linear models to make it clearer. I stick with that approach here, so don’t look for these values anywhere else :)</w:t>
      </w:r>
    </w:p>
  </w:comment>
  <w:comment w:id="256" w:author="Anna Gårdmark" w:date="2020-02-03T22:28:00Z" w:initials="AG">
    <w:p w14:paraId="05941AA3" w14:textId="07A33DA2" w:rsidR="00BD7D6F" w:rsidRPr="00D6349C" w:rsidRDefault="00BD7D6F">
      <w:pPr>
        <w:pStyle w:val="Kommentarer"/>
        <w:rPr>
          <w:lang w:val="en-GB"/>
        </w:rPr>
      </w:pPr>
      <w:r>
        <w:rPr>
          <w:rStyle w:val="Kommentarsreferens"/>
        </w:rPr>
        <w:annotationRef/>
      </w:r>
      <w:r w:rsidRPr="00D6349C">
        <w:rPr>
          <w:lang w:val="en-GB"/>
        </w:rPr>
        <w:t>not log?</w:t>
      </w:r>
    </w:p>
  </w:comment>
  <w:comment w:id="257" w:author="Max Lindmark" w:date="2020-01-29T19:50:00Z" w:initials="ML">
    <w:p w14:paraId="12DD45A9" w14:textId="77777777" w:rsidR="00BD7D6F" w:rsidRDefault="00BD7D6F">
      <w:pPr>
        <w:pStyle w:val="Kommentarer"/>
        <w:rPr>
          <w:rStyle w:val="Kommentarsreferens"/>
          <w:lang w:val="en-US"/>
        </w:rPr>
      </w:pPr>
      <w:r>
        <w:rPr>
          <w:rStyle w:val="Kommentarsreferens"/>
        </w:rPr>
        <w:annotationRef/>
      </w:r>
      <w:r w:rsidRPr="003163C5">
        <w:rPr>
          <w:rStyle w:val="Kommentarsreferens"/>
          <w:lang w:val="en-US"/>
        </w:rPr>
        <w:t xml:space="preserve">Later I can add </w:t>
      </w:r>
      <w:r>
        <w:rPr>
          <w:rStyle w:val="Kommentarsreferens"/>
          <w:lang w:val="en-US"/>
        </w:rPr>
        <w:t xml:space="preserve">transparent/dashed/narrow lines corresponding to predictions by species… that would maybe visualize better that we account for the clusters. </w:t>
      </w:r>
    </w:p>
    <w:p w14:paraId="42A2E24A" w14:textId="77777777" w:rsidR="00BD7D6F" w:rsidRDefault="00BD7D6F">
      <w:pPr>
        <w:pStyle w:val="Kommentarer"/>
        <w:rPr>
          <w:rStyle w:val="Kommentarsreferens"/>
          <w:lang w:val="en-US"/>
        </w:rPr>
      </w:pPr>
    </w:p>
    <w:p w14:paraId="4CBF0665" w14:textId="1D94F896" w:rsidR="00BD7D6F" w:rsidRPr="003163C5" w:rsidRDefault="00BD7D6F">
      <w:pPr>
        <w:pStyle w:val="Kommentarer"/>
        <w:rPr>
          <w:lang w:val="en-US"/>
        </w:rPr>
      </w:pPr>
      <w:r>
        <w:rPr>
          <w:rStyle w:val="Kommentarsreferens"/>
          <w:lang w:val="en-US"/>
        </w:rPr>
        <w:t>We could also remove the hot and cold predictions, I think they are best for illustration when we have strong interactions, which we don’t. Then we can color the global prediction with something more neutral, to not make it too confusing with the color-coded data points…</w:t>
      </w:r>
    </w:p>
  </w:comment>
  <w:comment w:id="258" w:author="Anna Gårdmark" w:date="2020-02-04T08:44:00Z" w:initials="AG">
    <w:p w14:paraId="47BBDAEA" w14:textId="54A96A5A" w:rsidR="00BD7D6F" w:rsidRPr="00BD7D6F" w:rsidRDefault="00BD7D6F">
      <w:pPr>
        <w:pStyle w:val="Kommentarer"/>
        <w:rPr>
          <w:lang w:val="en-GB"/>
        </w:rPr>
      </w:pPr>
      <w:r>
        <w:rPr>
          <w:rStyle w:val="Kommentarsreferens"/>
        </w:rPr>
        <w:annotationRef/>
      </w:r>
      <w:r w:rsidRPr="00BD7D6F">
        <w:rPr>
          <w:lang w:val="en-GB"/>
        </w:rPr>
        <w:t xml:space="preserve">what do you mean by </w:t>
      </w:r>
      <w:r>
        <w:rPr>
          <w:lang w:val="en-GB"/>
        </w:rPr>
        <w:t>“</w:t>
      </w:r>
      <w:r w:rsidRPr="00BD7D6F">
        <w:rPr>
          <w:lang w:val="en-GB"/>
        </w:rPr>
        <w:t>m</w:t>
      </w:r>
      <w:r>
        <w:rPr>
          <w:lang w:val="en-GB"/>
        </w:rPr>
        <w:t>ass ct” in the axis label? Suggest you either explain in legend or remove the ct</w:t>
      </w:r>
    </w:p>
  </w:comment>
  <w:comment w:id="259" w:author="Max Lindmark" w:date="2020-01-29T18:18:00Z" w:initials="ML">
    <w:p w14:paraId="5740D507" w14:textId="6BAE5D19" w:rsidR="00BD7D6F" w:rsidRPr="00EA6B8A" w:rsidRDefault="00BD7D6F" w:rsidP="0000025A">
      <w:pPr>
        <w:pStyle w:val="Kommentarer"/>
        <w:rPr>
          <w:lang w:val="en-US"/>
        </w:rPr>
      </w:pPr>
      <w:r>
        <w:rPr>
          <w:rStyle w:val="Kommentarsreferens"/>
        </w:rPr>
        <w:annotationRef/>
      </w:r>
      <w:r w:rsidRPr="00EA6B8A">
        <w:rPr>
          <w:lang w:val="en-US"/>
        </w:rPr>
        <w:t>The reason I had odd temperatures for predictions before was that they look</w:t>
      </w:r>
      <w:r>
        <w:rPr>
          <w:lang w:val="en-US"/>
        </w:rPr>
        <w:t>ed</w:t>
      </w:r>
      <w:r w:rsidRPr="00EA6B8A">
        <w:rPr>
          <w:lang w:val="en-US"/>
        </w:rPr>
        <w:t xml:space="preserve"> nice on Arrhenius </w:t>
      </w:r>
      <w:r>
        <w:rPr>
          <w:lang w:val="en-US"/>
        </w:rPr>
        <w:t>scale (-1 and 0). Now I instead choose the C-values and odd/specific Arrhenius temperatures instead.</w:t>
      </w:r>
    </w:p>
  </w:comment>
  <w:comment w:id="262" w:author="Max Lindmark" w:date="2020-01-29T19:18:00Z" w:initials="ML">
    <w:p w14:paraId="35D7C907" w14:textId="37322D8B" w:rsidR="00BD7D6F" w:rsidRPr="001B1296" w:rsidRDefault="00BD7D6F">
      <w:pPr>
        <w:pStyle w:val="Kommentarer"/>
        <w:rPr>
          <w:lang w:val="en-US"/>
        </w:rPr>
      </w:pPr>
      <w:r>
        <w:rPr>
          <w:rStyle w:val="Kommentarsreferens"/>
        </w:rPr>
        <w:annotationRef/>
      </w:r>
      <w:r w:rsidRPr="001B1296">
        <w:rPr>
          <w:lang w:val="en-US"/>
        </w:rPr>
        <w:t>Some species</w:t>
      </w:r>
      <w:r>
        <w:rPr>
          <w:lang w:val="en-US"/>
        </w:rPr>
        <w:t>’ mass-coefficients changed here since I rolled back to using non-scaled predictor variables. Seems also more extreme species-predictions came out this time, will look into it in more detail. Wonder what those extremes would be in a non-hierarchical single species model.</w:t>
      </w:r>
    </w:p>
  </w:comment>
  <w:comment w:id="263" w:author="Jan Ohlberger" w:date="2020-01-21T15:41:00Z" w:initials="Ca">
    <w:p w14:paraId="09BC348E" w14:textId="292A9450" w:rsidR="00BD7D6F" w:rsidRPr="002D70E2" w:rsidRDefault="00BD7D6F">
      <w:pPr>
        <w:pStyle w:val="Kommentarer"/>
        <w:rPr>
          <w:lang w:val="en-GB"/>
        </w:rPr>
      </w:pPr>
      <w:r>
        <w:rPr>
          <w:rStyle w:val="Kommentarsreferens"/>
        </w:rPr>
        <w:annotationRef/>
      </w:r>
      <w:r w:rsidRPr="002D70E2">
        <w:rPr>
          <w:lang w:val="en-GB"/>
        </w:rPr>
        <w:t>See comment above – if we keep it for metabolism we need to clearly state that we refer to the temperature at which the respective rate is at its maximum (in the intro or methods)</w:t>
      </w:r>
    </w:p>
  </w:comment>
  <w:comment w:id="264" w:author="Max Lindmark" w:date="2020-01-31T11:45:00Z" w:initials="ML">
    <w:p w14:paraId="1B0A0025" w14:textId="663CA1A5" w:rsidR="00BD7D6F" w:rsidRPr="00C51B78" w:rsidRDefault="00BD7D6F">
      <w:pPr>
        <w:pStyle w:val="Kommentarer"/>
        <w:rPr>
          <w:lang w:val="en-US"/>
        </w:rPr>
      </w:pPr>
      <w:r>
        <w:rPr>
          <w:rStyle w:val="Kommentarsreferens"/>
        </w:rPr>
        <w:annotationRef/>
      </w:r>
      <w:r w:rsidRPr="00C51B78">
        <w:rPr>
          <w:lang w:val="en-US"/>
        </w:rPr>
        <w:t>Good point. Tried to say that early on now.</w:t>
      </w:r>
    </w:p>
  </w:comment>
  <w:comment w:id="265" w:author="Jan Ohlberger" w:date="2020-01-21T15:43:00Z" w:initials="Ca">
    <w:p w14:paraId="1A238F9A" w14:textId="09E0F2FF" w:rsidR="00BD7D6F" w:rsidRPr="002D70E2" w:rsidRDefault="00BD7D6F">
      <w:pPr>
        <w:pStyle w:val="Kommentarer"/>
        <w:rPr>
          <w:lang w:val="en-GB"/>
        </w:rPr>
      </w:pPr>
      <w:r>
        <w:rPr>
          <w:rStyle w:val="Kommentarsreferens"/>
        </w:rPr>
        <w:annotationRef/>
      </w:r>
      <w:r w:rsidRPr="002D70E2">
        <w:rPr>
          <w:lang w:val="en-GB"/>
        </w:rPr>
        <w:t xml:space="preserve">Maybe better? </w:t>
      </w:r>
    </w:p>
  </w:comment>
  <w:comment w:id="266" w:author="Max Lindmark" w:date="2020-01-28T15:58:00Z" w:initials="ML">
    <w:p w14:paraId="50BCCDCC" w14:textId="2E84632D" w:rsidR="00BD7D6F" w:rsidRPr="00AE33C5" w:rsidRDefault="00BD7D6F">
      <w:pPr>
        <w:pStyle w:val="Kommentarer"/>
        <w:rPr>
          <w:lang w:val="en-US"/>
        </w:rPr>
      </w:pPr>
      <w:r>
        <w:rPr>
          <w:rStyle w:val="Kommentarsreferens"/>
        </w:rPr>
        <w:annotationRef/>
      </w:r>
      <w:r w:rsidRPr="00AE33C5">
        <w:rPr>
          <w:lang w:val="en-US"/>
        </w:rPr>
        <w:t>Or average?</w:t>
      </w:r>
    </w:p>
  </w:comment>
  <w:comment w:id="267" w:author="Anna Gårdmark" w:date="2020-02-03T15:34:00Z" w:initials="AG">
    <w:p w14:paraId="5DD4C2DF" w14:textId="5A828D45" w:rsidR="00BD7D6F" w:rsidRPr="00404F83" w:rsidRDefault="00BD7D6F">
      <w:pPr>
        <w:pStyle w:val="Kommentarer"/>
        <w:rPr>
          <w:lang w:val="en-GB"/>
        </w:rPr>
      </w:pPr>
      <w:r>
        <w:rPr>
          <w:rStyle w:val="Kommentarsreferens"/>
        </w:rPr>
        <w:annotationRef/>
      </w:r>
      <w:r w:rsidRPr="00404F83">
        <w:rPr>
          <w:lang w:val="en-GB"/>
        </w:rPr>
        <w:t>average is better, I think</w:t>
      </w:r>
    </w:p>
  </w:comment>
  <w:comment w:id="276" w:author="Max Lindmark" w:date="2020-01-31T16:35:00Z" w:initials="ML">
    <w:p w14:paraId="166CC7DC" w14:textId="59BE92AA" w:rsidR="00BD7D6F" w:rsidRPr="007E79E1" w:rsidRDefault="00BD7D6F">
      <w:pPr>
        <w:pStyle w:val="Kommentarer"/>
        <w:rPr>
          <w:lang w:val="en-US"/>
        </w:rPr>
      </w:pPr>
      <w:r>
        <w:rPr>
          <w:lang w:val="en-US"/>
        </w:rPr>
        <w:t xml:space="preserve">Just FYI, </w:t>
      </w:r>
      <w:r>
        <w:rPr>
          <w:rStyle w:val="Kommentarsreferens"/>
        </w:rPr>
        <w:annotationRef/>
      </w:r>
      <w:r>
        <w:rPr>
          <w:lang w:val="en-US"/>
        </w:rPr>
        <w:t>s</w:t>
      </w:r>
      <w:r w:rsidRPr="007E79E1">
        <w:rPr>
          <w:lang w:val="en-US"/>
        </w:rPr>
        <w:t>ince the model</w:t>
      </w:r>
      <w:r>
        <w:rPr>
          <w:lang w:val="en-US"/>
        </w:rPr>
        <w:t>s are fitted on different data sets with different mean body masses, and they are fitted to mean-centered data, I have to use different mean-centered values when I calculate these curves so that they represent the same body mass in unit g.</w:t>
      </w:r>
    </w:p>
  </w:comment>
  <w:comment w:id="281" w:author="Max Lindmark" w:date="2020-01-31T11:40:00Z" w:initials="ML">
    <w:p w14:paraId="3FA41E8E" w14:textId="77777777" w:rsidR="00BD7D6F" w:rsidRDefault="00BD7D6F">
      <w:pPr>
        <w:pStyle w:val="Kommentarer"/>
        <w:rPr>
          <w:lang w:val="en-US"/>
        </w:rPr>
      </w:pPr>
      <w:r>
        <w:rPr>
          <w:rStyle w:val="Kommentarsreferens"/>
        </w:rPr>
        <w:annotationRef/>
      </w:r>
      <w:r w:rsidRPr="00344BBB">
        <w:rPr>
          <w:lang w:val="en-US"/>
        </w:rPr>
        <w:t>I don</w:t>
      </w:r>
      <w:r>
        <w:rPr>
          <w:lang w:val="en-US"/>
        </w:rPr>
        <w:t>’t think this matter so much in this case because we look at the temperature where optimum occurs.</w:t>
      </w:r>
    </w:p>
    <w:p w14:paraId="681B65EF" w14:textId="77777777" w:rsidR="00BD7D6F" w:rsidRDefault="00BD7D6F">
      <w:pPr>
        <w:pStyle w:val="Kommentarer"/>
        <w:rPr>
          <w:lang w:val="en-US"/>
        </w:rPr>
      </w:pPr>
    </w:p>
    <w:p w14:paraId="00A045FC" w14:textId="77777777" w:rsidR="00BD7D6F" w:rsidRDefault="00BD7D6F">
      <w:pPr>
        <w:pStyle w:val="Kommentarer"/>
        <w:rPr>
          <w:lang w:val="en-US"/>
        </w:rPr>
      </w:pPr>
      <w:r>
        <w:rPr>
          <w:lang w:val="en-US"/>
        </w:rPr>
        <w:t xml:space="preserve">This normalization is not needed to get lower T_opt for large, and I also plotted without this normalization per size-class. </w:t>
      </w:r>
    </w:p>
    <w:p w14:paraId="443072BC" w14:textId="77777777" w:rsidR="00BD7D6F" w:rsidRDefault="00BD7D6F">
      <w:pPr>
        <w:pStyle w:val="Kommentarer"/>
        <w:rPr>
          <w:lang w:val="en-US"/>
        </w:rPr>
      </w:pPr>
    </w:p>
    <w:p w14:paraId="41133D76" w14:textId="77777777" w:rsidR="00BD7D6F" w:rsidRDefault="00BD7D6F">
      <w:pPr>
        <w:pStyle w:val="Kommentarer"/>
        <w:rPr>
          <w:lang w:val="en-US"/>
        </w:rPr>
      </w:pPr>
      <w:r>
        <w:rPr>
          <w:lang w:val="en-US"/>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BD7D6F" w:rsidRDefault="00BD7D6F">
      <w:pPr>
        <w:pStyle w:val="Kommentarer"/>
        <w:rPr>
          <w:lang w:val="en-US"/>
        </w:rPr>
      </w:pPr>
    </w:p>
    <w:p w14:paraId="15D8F8B8" w14:textId="56B3EF2B" w:rsidR="00BD7D6F" w:rsidRPr="00344BBB" w:rsidRDefault="00BD7D6F">
      <w:pPr>
        <w:pStyle w:val="Kommentarer"/>
        <w:rPr>
          <w:lang w:val="en-US"/>
        </w:rPr>
      </w:pPr>
      <w:r>
        <w:rPr>
          <w:lang w:val="en-US"/>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287" w:author="Jan Ohlberger" w:date="2020-01-21T13:47:00Z" w:initials="Ca">
    <w:p w14:paraId="4350A3DA" w14:textId="77777777" w:rsidR="00BD7D6F" w:rsidRPr="002D70E2" w:rsidRDefault="00BD7D6F" w:rsidP="00704B3C">
      <w:pPr>
        <w:pStyle w:val="Kommentarer"/>
        <w:rPr>
          <w:lang w:val="en-GB"/>
        </w:rPr>
      </w:pPr>
      <w:r>
        <w:rPr>
          <w:rStyle w:val="Kommentarsreferens"/>
        </w:rPr>
        <w:annotationRef/>
      </w:r>
      <w:r w:rsidRPr="002D70E2">
        <w:rPr>
          <w:lang w:val="en-GB"/>
        </w:rPr>
        <w:t>I feel like I had this question before but can’t remember if we talked about it: ln(M_i/max(M_i)) for a given species should be smaller or equal to zero – so how are there positive values?</w:t>
      </w:r>
    </w:p>
  </w:comment>
  <w:comment w:id="288" w:author="Max Lindmark" w:date="2020-01-28T15:51:00Z" w:initials="ML">
    <w:p w14:paraId="07AAA99B" w14:textId="172AB09E" w:rsidR="00BD7D6F" w:rsidRPr="00586D37" w:rsidRDefault="00BD7D6F" w:rsidP="00704B3C">
      <w:pPr>
        <w:pStyle w:val="Kommentarer"/>
        <w:rPr>
          <w:lang w:val="en-US"/>
        </w:rPr>
      </w:pPr>
      <w:r>
        <w:rPr>
          <w:rStyle w:val="Kommentarsreferens"/>
        </w:rPr>
        <w:annotationRef/>
      </w:r>
      <w:r w:rsidRPr="002D5C65">
        <w:rPr>
          <w:lang w:val="en-US"/>
        </w:rPr>
        <w:t xml:space="preserve">It’s because they are mean centered after that </w:t>
      </w:r>
      <w:r w:rsidRPr="002D5C65">
        <w:sym w:font="Wingdings" w:char="F04A"/>
      </w:r>
      <w:r w:rsidRPr="00586D37">
        <w:rPr>
          <w:lang w:val="en-US"/>
        </w:rPr>
        <w:t xml:space="preserve"> added that now! </w:t>
      </w:r>
    </w:p>
  </w:comment>
  <w:comment w:id="289" w:author="Max Lindmark" w:date="2020-01-30T13:50:00Z" w:initials="ML">
    <w:p w14:paraId="0CF9E9AA" w14:textId="0E5EB8DF" w:rsidR="00BD7D6F" w:rsidRPr="00837BFC" w:rsidRDefault="00BD7D6F" w:rsidP="00940FD9">
      <w:pPr>
        <w:pStyle w:val="Kommentarer"/>
        <w:rPr>
          <w:lang w:val="en-US"/>
        </w:rPr>
      </w:pPr>
      <w:r>
        <w:rPr>
          <w:lang w:val="en-US"/>
        </w:rPr>
        <w:t xml:space="preserve">Anna: </w:t>
      </w:r>
      <w:r>
        <w:rPr>
          <w:rStyle w:val="Kommentarsreferens"/>
        </w:rPr>
        <w:annotationRef/>
      </w:r>
      <w:r>
        <w:rPr>
          <w:lang w:val="en-US"/>
        </w:rPr>
        <w:t>t</w:t>
      </w:r>
      <w:r w:rsidRPr="00837BFC">
        <w:rPr>
          <w:lang w:val="en-US"/>
        </w:rPr>
        <w:t>his is a colorblind friendly pale</w:t>
      </w:r>
      <w:r>
        <w:rPr>
          <w:lang w:val="en-US"/>
        </w:rPr>
        <w:t>tte, from RColorBrewer</w:t>
      </w:r>
    </w:p>
  </w:comment>
  <w:comment w:id="290" w:author="Anna Gårdmark" w:date="2020-02-03T15:37:00Z" w:initials="AG">
    <w:p w14:paraId="514D20A7" w14:textId="7D93A2ED" w:rsidR="00BD7D6F" w:rsidRPr="007C71CD" w:rsidRDefault="00BD7D6F">
      <w:pPr>
        <w:pStyle w:val="Kommentarer"/>
        <w:rPr>
          <w:lang w:val="en-GB"/>
        </w:rPr>
      </w:pPr>
      <w:r>
        <w:rPr>
          <w:rStyle w:val="Kommentarsreferens"/>
        </w:rPr>
        <w:annotationRef/>
      </w:r>
      <w:r w:rsidRPr="007C71CD">
        <w:rPr>
          <w:lang w:val="en-GB"/>
        </w:rPr>
        <w:t>great! this works (I tested it on Axel)</w:t>
      </w:r>
    </w:p>
  </w:comment>
  <w:comment w:id="291" w:author="Anna Gårdmark" w:date="2020-02-04T09:00:00Z" w:initials="AG">
    <w:p w14:paraId="01176257" w14:textId="77DCA2CD" w:rsidR="002C5859" w:rsidRPr="002C5859" w:rsidRDefault="002C5859">
      <w:pPr>
        <w:pStyle w:val="Kommentarer"/>
        <w:rPr>
          <w:lang w:val="en-GB"/>
        </w:rPr>
      </w:pPr>
      <w:r>
        <w:rPr>
          <w:rStyle w:val="Kommentarsreferens"/>
        </w:rPr>
        <w:annotationRef/>
      </w:r>
      <w:r w:rsidRPr="002C5859">
        <w:rPr>
          <w:lang w:val="en-GB"/>
        </w:rPr>
        <w:t xml:space="preserve">it’s not visible in this graph which species are temperate and which are not – but you refer to this fig in the discussion when you </w:t>
      </w:r>
      <w:r>
        <w:rPr>
          <w:lang w:val="en-GB"/>
        </w:rPr>
        <w:t xml:space="preserve">make conclusions about this. A possibility would be to color the species names by biogeographical region. Alternatively, add a sentence to the legend to say the temperature-ranges of env-temperatures that you refer to as polar, temperate, sub-tropical, tropical species. </w:t>
      </w:r>
    </w:p>
  </w:comment>
  <w:comment w:id="297" w:author="Anna Gårdmark" w:date="2020-02-04T08:46:00Z" w:initials="AG">
    <w:p w14:paraId="0BFB7531" w14:textId="2867FA37" w:rsidR="00BD7D6F" w:rsidRPr="00BD7D6F" w:rsidRDefault="00BD7D6F">
      <w:pPr>
        <w:pStyle w:val="Kommentarer"/>
        <w:rPr>
          <w:lang w:val="en-GB"/>
        </w:rPr>
      </w:pPr>
      <w:r>
        <w:rPr>
          <w:rStyle w:val="Kommentarsreferens"/>
        </w:rPr>
        <w:annotationRef/>
      </w:r>
      <w:r w:rsidRPr="00BD7D6F">
        <w:rPr>
          <w:lang w:val="en-GB"/>
        </w:rPr>
        <w:t>(a rate is not a processes, it’s the speed of the process…)</w:t>
      </w:r>
    </w:p>
  </w:comment>
  <w:comment w:id="298" w:author="Jan Ohlberger" w:date="2020-01-21T16:08:00Z" w:initials="Ca">
    <w:p w14:paraId="146B39C3" w14:textId="3DD648A7" w:rsidR="00BD7D6F" w:rsidRPr="002D70E2" w:rsidRDefault="00BD7D6F">
      <w:pPr>
        <w:pStyle w:val="Kommentarer"/>
        <w:rPr>
          <w:lang w:val="en-GB"/>
        </w:rPr>
      </w:pPr>
      <w:r>
        <w:rPr>
          <w:rStyle w:val="Kommentarsreferens"/>
        </w:rPr>
        <w:annotationRef/>
      </w:r>
      <w:r w:rsidRPr="002D70E2">
        <w:rPr>
          <w:lang w:val="en-GB"/>
        </w:rPr>
        <w:t>Which meta-analyses would this be, for example?</w:t>
      </w:r>
    </w:p>
  </w:comment>
  <w:comment w:id="299" w:author="Max Lindmark" w:date="2020-01-28T19:49:00Z" w:initials="ML">
    <w:p w14:paraId="7AF0C157" w14:textId="1A0A69CD" w:rsidR="00BD7D6F" w:rsidRPr="00634861" w:rsidRDefault="00BD7D6F">
      <w:pPr>
        <w:pStyle w:val="Kommentarer"/>
        <w:rPr>
          <w:lang w:val="en-US"/>
        </w:rPr>
      </w:pPr>
      <w:r>
        <w:rPr>
          <w:rStyle w:val="Kommentarsreferens"/>
        </w:rPr>
        <w:annotationRef/>
      </w:r>
      <w:r w:rsidRPr="00634861">
        <w:rPr>
          <w:lang w:val="en-US"/>
        </w:rPr>
        <w:t xml:space="preserve">Good point! I think Glazier’s </w:t>
      </w:r>
      <w:r>
        <w:rPr>
          <w:lang w:val="en-US"/>
        </w:rPr>
        <w:t>2005 paper where he collects scaling exponents from the literature is one example.</w:t>
      </w:r>
    </w:p>
  </w:comment>
  <w:comment w:id="304" w:author="Anna Gårdmark" w:date="2020-02-04T08:46:00Z" w:initials="AG">
    <w:p w14:paraId="253CE45A" w14:textId="5EF0BB77" w:rsidR="00BD7D6F" w:rsidRPr="00BD7D6F" w:rsidRDefault="00BD7D6F">
      <w:pPr>
        <w:pStyle w:val="Kommentarer"/>
        <w:rPr>
          <w:lang w:val="en-GB"/>
        </w:rPr>
      </w:pPr>
      <w:r>
        <w:rPr>
          <w:rStyle w:val="Kommentarsreferens"/>
        </w:rPr>
        <w:annotationRef/>
      </w:r>
      <w:r w:rsidRPr="00BD7D6F">
        <w:rPr>
          <w:lang w:val="en-GB"/>
        </w:rPr>
        <w:t>also here would be good with a reference</w:t>
      </w:r>
    </w:p>
  </w:comment>
  <w:comment w:id="316" w:author="Anna Gårdmark" w:date="2020-02-04T08:47:00Z" w:initials="AG">
    <w:p w14:paraId="5EFC7DF3" w14:textId="2F0CC6F4" w:rsidR="00BD7D6F" w:rsidRPr="00BD7D6F" w:rsidRDefault="00BD7D6F">
      <w:pPr>
        <w:pStyle w:val="Kommentarer"/>
        <w:rPr>
          <w:lang w:val="en-GB"/>
        </w:rPr>
      </w:pPr>
      <w:r>
        <w:rPr>
          <w:rStyle w:val="Kommentarsreferens"/>
        </w:rPr>
        <w:annotationRef/>
      </w:r>
      <w:r w:rsidRPr="00BD7D6F">
        <w:rPr>
          <w:lang w:val="en-GB"/>
        </w:rPr>
        <w:t>repetetive with level twice in sentence</w:t>
      </w:r>
    </w:p>
  </w:comment>
  <w:comment w:id="318" w:author="Max Lindmark" w:date="2020-01-28T19:59:00Z" w:initials="ML">
    <w:p w14:paraId="5EE5D0B0" w14:textId="18144D67" w:rsidR="00BD7D6F" w:rsidRPr="00170E6F" w:rsidRDefault="00BD7D6F">
      <w:pPr>
        <w:pStyle w:val="Kommentarer"/>
        <w:rPr>
          <w:lang w:val="en-US"/>
        </w:rPr>
      </w:pPr>
      <w:r>
        <w:rPr>
          <w:lang w:val="en-US"/>
        </w:rPr>
        <w:t xml:space="preserve">Regarding your question Anna </w:t>
      </w:r>
      <w:r>
        <w:rPr>
          <w:rStyle w:val="Kommentarsreferens"/>
        </w:rPr>
        <w:annotationRef/>
      </w:r>
      <w:r>
        <w:rPr>
          <w:lang w:val="en-US"/>
        </w:rPr>
        <w:t xml:space="preserve">if MTE predicts higher activation energies of growth: </w:t>
      </w:r>
      <w:r>
        <w:rPr>
          <w:rStyle w:val="Kommentarsreferens"/>
        </w:rPr>
        <w:annotationRef/>
      </w:r>
      <w:r w:rsidRPr="003F6675">
        <w:rPr>
          <w:rStyle w:val="Kommentarsreferens"/>
          <w:lang w:val="en-US"/>
        </w:rPr>
        <w:t>w</w:t>
      </w:r>
      <w:r w:rsidRPr="0081453F">
        <w:rPr>
          <w:lang w:val="en-US"/>
        </w:rPr>
        <w:t xml:space="preserve">ell, no, </w:t>
      </w:r>
      <w:r>
        <w:rPr>
          <w:lang w:val="en-US"/>
        </w:rPr>
        <w:t>but e.g. 95% credible intervals overlap 0.6 so similarly seemed like an ok description! (not identical, but not very different either!)</w:t>
      </w:r>
    </w:p>
  </w:comment>
  <w:comment w:id="319" w:author="Anna Gårdmark" w:date="2020-02-04T08:48:00Z" w:initials="AG">
    <w:p w14:paraId="2495A2F5" w14:textId="4AD93A43" w:rsidR="00BD7D6F" w:rsidRPr="00BD7D6F" w:rsidRDefault="00BD7D6F">
      <w:pPr>
        <w:pStyle w:val="Kommentarer"/>
        <w:rPr>
          <w:lang w:val="en-GB"/>
        </w:rPr>
      </w:pPr>
      <w:r>
        <w:rPr>
          <w:rStyle w:val="Kommentarsreferens"/>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322" w:author="Anna Gårdmark" w:date="2020-02-04T08:49:00Z" w:initials="AG">
    <w:p w14:paraId="693EE840" w14:textId="006B38F1" w:rsidR="00BD7D6F" w:rsidRPr="00BD7D6F" w:rsidRDefault="00BD7D6F">
      <w:pPr>
        <w:pStyle w:val="Kommentarer"/>
        <w:rPr>
          <w:lang w:val="en-GB"/>
        </w:rPr>
      </w:pPr>
      <w:r>
        <w:rPr>
          <w:rStyle w:val="Kommentarsreferens"/>
        </w:rPr>
        <w:annotationRef/>
      </w:r>
      <w:r w:rsidRPr="00BD7D6F">
        <w:rPr>
          <w:lang w:val="en-GB"/>
        </w:rPr>
        <w:t>need to refer to your own results here as well, sloppy readers may have missed that</w:t>
      </w:r>
    </w:p>
  </w:comment>
  <w:comment w:id="324" w:author="Anna Gårdmark" w:date="2020-02-04T08:56:00Z" w:initials="AG">
    <w:p w14:paraId="0D13AD99" w14:textId="278CD4EB" w:rsidR="002C5859" w:rsidRPr="002C5859" w:rsidRDefault="002C5859">
      <w:pPr>
        <w:pStyle w:val="Kommentarer"/>
        <w:rPr>
          <w:lang w:val="en-GB"/>
        </w:rPr>
      </w:pPr>
      <w:r>
        <w:rPr>
          <w:rStyle w:val="Kommentarsreferens"/>
        </w:rPr>
        <w:annotationRef/>
      </w:r>
      <w:r w:rsidRPr="002C5859">
        <w:rPr>
          <w:lang w:val="en-GB"/>
        </w:rPr>
        <w:t xml:space="preserve">but isn’t it also that you account for the body-mass scaling of temperature effects (i.e. </w:t>
      </w:r>
      <w:r>
        <w:rPr>
          <w:lang w:val="en-GB"/>
        </w:rPr>
        <w:t xml:space="preserve">the mass-temperature interaction in metabolism?), or </w:t>
      </w:r>
      <w:r w:rsidR="004A2EA6">
        <w:rPr>
          <w:lang w:val="en-GB"/>
        </w:rPr>
        <w:t>do you only mean</w:t>
      </w:r>
      <w:r>
        <w:rPr>
          <w:lang w:val="en-GB"/>
        </w:rPr>
        <w:t xml:space="preserve"> it generally as long as body mass scaling of C &amp; M aren’t identical ? </w:t>
      </w:r>
      <w:r w:rsidR="004A2EA6">
        <w:rPr>
          <w:lang w:val="en-GB"/>
        </w:rPr>
        <w:t xml:space="preserve">you actually find both in your model results for below optimum temps, and its </w:t>
      </w:r>
      <w:r>
        <w:rPr>
          <w:lang w:val="en-GB"/>
        </w:rPr>
        <w:t>good to be specific here as it is one of your main points</w:t>
      </w:r>
    </w:p>
  </w:comment>
  <w:comment w:id="338" w:author="Anna Gårdmark" w:date="2020-02-04T08:58:00Z" w:initials="AG">
    <w:p w14:paraId="4054782A" w14:textId="47CDAE59" w:rsidR="002C5859" w:rsidRPr="002C5859" w:rsidRDefault="002C5859">
      <w:pPr>
        <w:pStyle w:val="Kommentarer"/>
        <w:rPr>
          <w:lang w:val="en-GB"/>
        </w:rPr>
      </w:pPr>
      <w:r>
        <w:rPr>
          <w:rStyle w:val="Kommentarsreferens"/>
        </w:rPr>
        <w:annotationRef/>
      </w:r>
      <w:r w:rsidRPr="002C5859">
        <w:rPr>
          <w:lang w:val="en-GB"/>
        </w:rPr>
        <w:t>I assume you mean?</w:t>
      </w:r>
    </w:p>
  </w:comment>
  <w:comment w:id="343" w:author="Anna Gårdmark" w:date="2020-02-04T08:59:00Z" w:initials="AG">
    <w:p w14:paraId="0A27C45D" w14:textId="3620F3B3" w:rsidR="002C5859" w:rsidRPr="002C5859" w:rsidRDefault="002C5859">
      <w:pPr>
        <w:pStyle w:val="Kommentarer"/>
        <w:rPr>
          <w:lang w:val="en-GB"/>
        </w:rPr>
      </w:pPr>
      <w:r>
        <w:rPr>
          <w:rStyle w:val="Kommentarsreferens"/>
        </w:rPr>
        <w:annotationRef/>
      </w:r>
      <w:r w:rsidRPr="002C5859">
        <w:rPr>
          <w:lang w:val="en-GB"/>
        </w:rPr>
        <w:t>refs needed here</w:t>
      </w:r>
    </w:p>
  </w:comment>
  <w:comment w:id="347" w:author="Anna Gårdmark" w:date="2020-02-04T09:01:00Z" w:initials="AG">
    <w:p w14:paraId="39212F40" w14:textId="6D31984C" w:rsidR="002C5859" w:rsidRPr="002C5859" w:rsidRDefault="002C5859">
      <w:pPr>
        <w:pStyle w:val="Kommentarer"/>
        <w:rPr>
          <w:lang w:val="en-GB"/>
        </w:rPr>
      </w:pPr>
      <w:r>
        <w:rPr>
          <w:rStyle w:val="Kommentarsreferens"/>
        </w:rPr>
        <w:annotationRef/>
      </w:r>
      <w:r w:rsidRPr="002C5859">
        <w:rPr>
          <w:lang w:val="en-GB"/>
        </w:rPr>
        <w:t>not visible in this figure which species that are temperate and which are not</w:t>
      </w:r>
    </w:p>
  </w:comment>
  <w:comment w:id="348" w:author="Anna Gårdmark" w:date="2020-02-04T09:03:00Z" w:initials="AG">
    <w:p w14:paraId="47E7C71F" w14:textId="54CD2055" w:rsidR="004A2EA6" w:rsidRPr="004A2EA6" w:rsidRDefault="004A2EA6">
      <w:pPr>
        <w:pStyle w:val="Kommentarer"/>
        <w:rPr>
          <w:lang w:val="en-GB"/>
        </w:rPr>
      </w:pPr>
      <w:r>
        <w:rPr>
          <w:rStyle w:val="Kommentarsreferens"/>
        </w:rPr>
        <w:annotationRef/>
      </w:r>
      <w:r w:rsidRPr="004A2EA6">
        <w:rPr>
          <w:lang w:val="en-GB"/>
        </w:rPr>
        <w:t>would move the Huss et al reference to this parenthesis, because that’s what we found, not the negative effects</w:t>
      </w:r>
    </w:p>
  </w:comment>
  <w:comment w:id="351" w:author="Anna Gårdmark" w:date="2020-02-04T09:04:00Z" w:initials="AG">
    <w:p w14:paraId="6D8A23A2" w14:textId="46F341DA" w:rsidR="004A2EA6" w:rsidRPr="004A2EA6" w:rsidRDefault="004A2EA6">
      <w:pPr>
        <w:pStyle w:val="Kommentarer"/>
        <w:rPr>
          <w:lang w:val="en-GB"/>
        </w:rPr>
      </w:pPr>
      <w:r>
        <w:rPr>
          <w:rStyle w:val="Kommentarsreferens"/>
        </w:rPr>
        <w:annotationRef/>
      </w:r>
      <w:r w:rsidRPr="004A2EA6">
        <w:rPr>
          <w:lang w:val="en-GB"/>
        </w:rPr>
        <w:t>same here</w:t>
      </w:r>
    </w:p>
  </w:comment>
  <w:comment w:id="372" w:author="Anna Gårdmark" w:date="2020-02-04T09:06:00Z" w:initials="AG">
    <w:p w14:paraId="681F474D" w14:textId="1B403C49" w:rsidR="004A2EA6" w:rsidRPr="004A2EA6" w:rsidRDefault="004A2EA6">
      <w:pPr>
        <w:pStyle w:val="Kommentarer"/>
        <w:rPr>
          <w:lang w:val="en-GB"/>
        </w:rPr>
      </w:pPr>
      <w:r>
        <w:rPr>
          <w:rStyle w:val="Kommentarsreferens"/>
        </w:rPr>
        <w:annotationRef/>
      </w:r>
      <w:r w:rsidRPr="004A2EA6">
        <w:rPr>
          <w:lang w:val="en-GB"/>
        </w:rPr>
        <w:t>or ’gains’, as you have ’costs’ earlier in the sentence</w:t>
      </w:r>
    </w:p>
  </w:comment>
  <w:comment w:id="387" w:author="Anna Gårdmark" w:date="2020-02-04T09:14:00Z" w:initials="AG">
    <w:p w14:paraId="41CA6B3A" w14:textId="6CE31363" w:rsidR="0091477E" w:rsidRPr="0091477E" w:rsidRDefault="0091477E">
      <w:pPr>
        <w:pStyle w:val="Kommentarer"/>
        <w:rPr>
          <w:lang w:val="en-GB"/>
        </w:rPr>
      </w:pPr>
      <w:r>
        <w:rPr>
          <w:rStyle w:val="Kommentarsreferens"/>
        </w:rPr>
        <w:annotationRef/>
      </w:r>
      <w:r w:rsidRPr="0091477E">
        <w:rPr>
          <w:lang w:val="en-GB"/>
        </w:rPr>
        <w:t xml:space="preserve">worth being a bit more explicit on what kind of experiments (i.e. </w:t>
      </w:r>
      <w:r>
        <w:rPr>
          <w:lang w:val="en-GB"/>
        </w:rPr>
        <w:t>factorial size-temp)</w:t>
      </w:r>
    </w:p>
  </w:comment>
  <w:comment w:id="394" w:author="Anna Gårdmark" w:date="2020-01-21T11:18:00Z" w:initials="AG">
    <w:p w14:paraId="39CA64ED" w14:textId="1811A31D" w:rsidR="00BD7D6F" w:rsidRPr="00F935D8" w:rsidRDefault="00BD7D6F">
      <w:pPr>
        <w:pStyle w:val="Kommentarer"/>
        <w:rPr>
          <w:lang w:val="en-GB"/>
        </w:rPr>
      </w:pPr>
      <w:r>
        <w:rPr>
          <w:rStyle w:val="Kommentarsreferens"/>
        </w:rPr>
        <w:annotationRef/>
      </w:r>
      <w:r w:rsidRPr="00F935D8">
        <w:rPr>
          <w:lang w:val="en-GB"/>
        </w:rPr>
        <w:t xml:space="preserve">REFS for these examples? </w:t>
      </w:r>
      <w:r>
        <w:rPr>
          <w:lang w:val="en-GB"/>
        </w:rPr>
        <w:t>would be helpful</w:t>
      </w:r>
    </w:p>
  </w:comment>
  <w:comment w:id="395" w:author="Max Lindmark" w:date="2020-01-28T20:35:00Z" w:initials="ML">
    <w:p w14:paraId="373EEDFB" w14:textId="6B70C7BD" w:rsidR="00BD7D6F" w:rsidRPr="00BE2543" w:rsidRDefault="00BD7D6F">
      <w:pPr>
        <w:pStyle w:val="Kommentarer"/>
        <w:rPr>
          <w:lang w:val="en-US"/>
        </w:rPr>
      </w:pPr>
      <w:r>
        <w:rPr>
          <w:rStyle w:val="Kommentarsreferens"/>
        </w:rPr>
        <w:annotationRef/>
      </w:r>
      <w:r w:rsidRPr="00BE2543">
        <w:rPr>
          <w:lang w:val="en-US"/>
        </w:rPr>
        <w:t xml:space="preserve">Ref for what? I </w:t>
      </w:r>
      <w:r>
        <w:rPr>
          <w:lang w:val="en-US"/>
        </w:rPr>
        <w:t>mean Downs and Englund as examples of non-hierarchical models (no pooling)</w:t>
      </w:r>
    </w:p>
  </w:comment>
  <w:comment w:id="396" w:author="Anna Gårdmark" w:date="2020-02-03T15:39:00Z" w:initials="AG">
    <w:p w14:paraId="516E86CF" w14:textId="2170015A" w:rsidR="00BD7D6F" w:rsidRPr="007C71CD" w:rsidRDefault="00BD7D6F">
      <w:pPr>
        <w:pStyle w:val="Kommentarer"/>
        <w:rPr>
          <w:lang w:val="en-GB"/>
        </w:rPr>
      </w:pPr>
      <w:r>
        <w:rPr>
          <w:rStyle w:val="Kommentarsreferens"/>
        </w:rPr>
        <w:annotationRef/>
      </w:r>
      <w:r w:rsidRPr="007C71CD">
        <w:rPr>
          <w:lang w:val="en-GB"/>
        </w:rPr>
        <w:t>ok, so let’s add that after that</w:t>
      </w:r>
      <w:r>
        <w:rPr>
          <w:lang w:val="en-GB"/>
        </w:rPr>
        <w:t xml:space="preserve"> part of the statement then. Any example of complete pooling</w:t>
      </w:r>
      <w:r w:rsidR="0091477E">
        <w:rPr>
          <w:lang w:val="en-GB"/>
        </w:rPr>
        <w:t xml:space="preserve"> (that you can add in that parenthesis</w:t>
      </w:r>
      <w:r>
        <w:rPr>
          <w:lang w:val="en-GB"/>
        </w:rPr>
        <w:t>?</w:t>
      </w:r>
      <w:r w:rsidRPr="007C71CD">
        <w:rPr>
          <w:lang w:val="en-GB"/>
        </w:rPr>
        <w:t xml:space="preserve"> </w:t>
      </w:r>
    </w:p>
  </w:comment>
  <w:comment w:id="399" w:author="Anna Gårdmark" w:date="2020-02-04T09:16:00Z" w:initials="AG">
    <w:p w14:paraId="48248841" w14:textId="37F0FD21" w:rsidR="0091477E" w:rsidRPr="0091477E" w:rsidRDefault="0091477E">
      <w:pPr>
        <w:pStyle w:val="Kommentarer"/>
        <w:rPr>
          <w:lang w:val="en-GB"/>
        </w:rPr>
      </w:pPr>
      <w:r>
        <w:rPr>
          <w:rStyle w:val="Kommentarsreferens"/>
        </w:rPr>
        <w:annotationRef/>
      </w:r>
      <w:r w:rsidRPr="0091477E">
        <w:rPr>
          <w:lang w:val="en-GB"/>
        </w:rPr>
        <w:t>well, your 2018 ELE paper should probably be mentioned</w:t>
      </w:r>
    </w:p>
  </w:comment>
  <w:comment w:id="410" w:author="Anna Gårdmark" w:date="2020-02-04T09:20:00Z" w:initials="AG">
    <w:p w14:paraId="40453287" w14:textId="32E4DCD3" w:rsidR="0091477E" w:rsidRPr="0091477E" w:rsidRDefault="0091477E">
      <w:pPr>
        <w:pStyle w:val="Kommentarer"/>
        <w:rPr>
          <w:lang w:val="en-GB"/>
        </w:rPr>
      </w:pPr>
      <w:r w:rsidRPr="0091477E">
        <w:rPr>
          <w:lang w:val="en-GB"/>
        </w:rPr>
        <w:t>(</w:t>
      </w:r>
      <w:r>
        <w:rPr>
          <w:rStyle w:val="Kommentarsreferens"/>
        </w:rPr>
        <w:annotationRef/>
      </w:r>
      <w:r w:rsidRPr="0091477E">
        <w:rPr>
          <w:lang w:val="en-GB"/>
        </w:rPr>
        <w:t>data used is not a fraction of the data not used…)</w:t>
      </w:r>
    </w:p>
  </w:comment>
  <w:comment w:id="414" w:author="Jan Ohlberger" w:date="2020-01-21T21:22:00Z" w:initials="Ca">
    <w:p w14:paraId="5320FD3E" w14:textId="22359182" w:rsidR="00BD7D6F" w:rsidRPr="002D70E2" w:rsidRDefault="00BD7D6F">
      <w:pPr>
        <w:pStyle w:val="Kommentarer"/>
        <w:rPr>
          <w:lang w:val="en-GB"/>
        </w:rPr>
      </w:pPr>
      <w:r>
        <w:rPr>
          <w:rStyle w:val="Kommentarsreferens"/>
        </w:rPr>
        <w:annotationRef/>
      </w:r>
      <w:r w:rsidRPr="002D70E2">
        <w:rPr>
          <w:lang w:val="en-GB"/>
        </w:rPr>
        <w:t>Is this critical? If not, drop.</w:t>
      </w:r>
    </w:p>
  </w:comment>
  <w:comment w:id="415" w:author="Max Lindmark" w:date="2020-01-28T20:50:00Z" w:initials="ML">
    <w:p w14:paraId="46827020" w14:textId="1B75C965" w:rsidR="00BD7D6F" w:rsidRPr="00C46C9C" w:rsidRDefault="00BD7D6F">
      <w:pPr>
        <w:pStyle w:val="Kommentarer"/>
        <w:rPr>
          <w:lang w:val="en-US"/>
        </w:rPr>
      </w:pPr>
      <w:r>
        <w:rPr>
          <w:rStyle w:val="Kommentarsreferens"/>
        </w:rPr>
        <w:annotationRef/>
      </w:r>
      <w:r w:rsidRPr="00C46C9C">
        <w:rPr>
          <w:lang w:val="en-US"/>
        </w:rPr>
        <w:t xml:space="preserve">Hmm I think it’s important to link that to the first </w:t>
      </w:r>
      <w:r>
        <w:rPr>
          <w:lang w:val="en-US"/>
        </w:rPr>
        <w:t>point. Otherwise people really interested in exact mass-scaling exponents, for instance, might wonder why we did not have more body masses or larger size-ranges.</w:t>
      </w:r>
    </w:p>
  </w:comment>
  <w:comment w:id="426" w:author="Anna Gårdmark" w:date="2020-02-04T09:26:00Z" w:initials="AG">
    <w:p w14:paraId="36EB907F" w14:textId="130F0338" w:rsidR="00493DE4" w:rsidRPr="00493DE4" w:rsidRDefault="00493DE4">
      <w:pPr>
        <w:pStyle w:val="Kommentarer"/>
        <w:rPr>
          <w:lang w:val="en-GB"/>
        </w:rPr>
      </w:pPr>
      <w:r>
        <w:rPr>
          <w:rStyle w:val="Kommentarsreferens"/>
        </w:rPr>
        <w:annotationRef/>
      </w:r>
      <w:r w:rsidRPr="00493DE4">
        <w:rPr>
          <w:lang w:val="en-GB"/>
        </w:rPr>
        <w:t>or something to point at what would be new in future studies (else one wonders why yours isn’t enough)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F7263B" w15:done="0"/>
  <w15:commentEx w15:paraId="13B9FBCF" w15:paraIdParent="46F7263B" w15:done="0"/>
  <w15:commentEx w15:paraId="31629226" w15:paraIdParent="46F7263B" w15:done="0"/>
  <w15:commentEx w15:paraId="121E58B9" w15:done="0"/>
  <w15:commentEx w15:paraId="5F2A81D7" w15:done="0"/>
  <w15:commentEx w15:paraId="1EE5D915" w15:done="0"/>
  <w15:commentEx w15:paraId="47FFD492" w15:done="0"/>
  <w15:commentEx w15:paraId="59523F49" w15:done="0"/>
  <w15:commentEx w15:paraId="2E470E0A" w15:paraIdParent="59523F49" w15:done="0"/>
  <w15:commentEx w15:paraId="2452CC96" w15:paraIdParent="59523F49" w15:done="0"/>
  <w15:commentEx w15:paraId="5D824DFE" w15:done="0"/>
  <w15:commentEx w15:paraId="292BB809" w15:done="0"/>
  <w15:commentEx w15:paraId="31501A8C" w15:paraIdParent="292BB809" w15:done="0"/>
  <w15:commentEx w15:paraId="5270F49B" w15:paraIdParent="292BB809" w15:done="0"/>
  <w15:commentEx w15:paraId="734E8660" w15:done="0"/>
  <w15:commentEx w15:paraId="08E1429A" w15:done="0"/>
  <w15:commentEx w15:paraId="44C4B954" w15:paraIdParent="08E1429A" w15:done="0"/>
  <w15:commentEx w15:paraId="6D739570" w15:done="0"/>
  <w15:commentEx w15:paraId="3F8548F1" w15:done="0"/>
  <w15:commentEx w15:paraId="0D1A7ADD" w15:done="0"/>
  <w15:commentEx w15:paraId="67BC9976" w15:paraIdParent="0D1A7ADD" w15:done="0"/>
  <w15:commentEx w15:paraId="4529FE74" w15:paraIdParent="0D1A7ADD" w15:done="0"/>
  <w15:commentEx w15:paraId="66B90121" w15:done="0"/>
  <w15:commentEx w15:paraId="5FDFF87F" w15:paraIdParent="66B90121" w15:done="0"/>
  <w15:commentEx w15:paraId="59FD3B5A" w15:done="0"/>
  <w15:commentEx w15:paraId="168D59B9" w15:paraIdParent="59FD3B5A" w15:done="0"/>
  <w15:commentEx w15:paraId="3E5B8258" w15:done="0"/>
  <w15:commentEx w15:paraId="6509F708" w15:paraIdParent="3E5B8258" w15:done="0"/>
  <w15:commentEx w15:paraId="4E35DB7C" w15:done="0"/>
  <w15:commentEx w15:paraId="07FB52E5" w15:done="0"/>
  <w15:commentEx w15:paraId="4FA7DD5A" w15:paraIdParent="07FB52E5" w15:done="0"/>
  <w15:commentEx w15:paraId="42F3CCE8" w15:done="0"/>
  <w15:commentEx w15:paraId="1E08BA1F" w15:paraIdParent="42F3CCE8" w15:done="0"/>
  <w15:commentEx w15:paraId="1262537C" w15:done="0"/>
  <w15:commentEx w15:paraId="468BCE23" w15:done="0"/>
  <w15:commentEx w15:paraId="4F158AEA" w15:paraIdParent="468BCE23" w15:done="0"/>
  <w15:commentEx w15:paraId="5E7F1C74" w15:done="0"/>
  <w15:commentEx w15:paraId="4B2292AC" w15:paraIdParent="5E7F1C74" w15:done="0"/>
  <w15:commentEx w15:paraId="621913B6" w15:paraIdParent="5E7F1C74" w15:done="0"/>
  <w15:commentEx w15:paraId="0E7D6578" w15:done="0"/>
  <w15:commentEx w15:paraId="1A024D5F" w15:done="0"/>
  <w15:commentEx w15:paraId="185496A3" w15:done="0"/>
  <w15:commentEx w15:paraId="639CCCD1" w15:done="0"/>
  <w15:commentEx w15:paraId="701E3A6E" w15:paraIdParent="639CCCD1" w15:done="0"/>
  <w15:commentEx w15:paraId="21955F57" w15:done="0"/>
  <w15:commentEx w15:paraId="71C87292" w15:done="0"/>
  <w15:commentEx w15:paraId="2E1281A3" w15:done="0"/>
  <w15:commentEx w15:paraId="5537ADA4" w15:paraIdParent="2E1281A3" w15:done="0"/>
  <w15:commentEx w15:paraId="1AE54A6A" w15:paraIdParent="2E1281A3" w15:done="0"/>
  <w15:commentEx w15:paraId="214DBB0F" w15:done="0"/>
  <w15:commentEx w15:paraId="44519E1D" w15:paraIdParent="214DBB0F" w15:done="0"/>
  <w15:commentEx w15:paraId="22F75534" w15:paraIdParent="214DBB0F" w15:done="0"/>
  <w15:commentEx w15:paraId="3D00EDD6" w15:done="0"/>
  <w15:commentEx w15:paraId="0B5907FC" w15:done="0"/>
  <w15:commentEx w15:paraId="35330AB9" w15:paraIdParent="0B5907FC" w15:done="0"/>
  <w15:commentEx w15:paraId="27935821" w15:done="0"/>
  <w15:commentEx w15:paraId="5C0FE86C" w15:done="0"/>
  <w15:commentEx w15:paraId="11D08D8D" w15:done="0"/>
  <w15:commentEx w15:paraId="76D1A4C9" w15:done="0"/>
  <w15:commentEx w15:paraId="15DF91DB" w15:done="0"/>
  <w15:commentEx w15:paraId="0D5E194D" w15:done="0"/>
  <w15:commentEx w15:paraId="756BE2AE" w15:done="0"/>
  <w15:commentEx w15:paraId="15F2AA6E" w15:paraIdParent="756BE2AE" w15:done="0"/>
  <w15:commentEx w15:paraId="1980F7F5" w15:done="0"/>
  <w15:commentEx w15:paraId="03B53C1D" w15:done="0"/>
  <w15:commentEx w15:paraId="5ACFCA4C" w15:paraIdParent="03B53C1D" w15:done="0"/>
  <w15:commentEx w15:paraId="1EE033D4" w15:done="0"/>
  <w15:commentEx w15:paraId="32692339" w15:done="0"/>
  <w15:commentEx w15:paraId="09190D46" w15:paraIdParent="32692339" w15:done="0"/>
  <w15:commentEx w15:paraId="5FA02F3D" w15:done="0"/>
  <w15:commentEx w15:paraId="071E91EA" w15:done="0"/>
  <w15:commentEx w15:paraId="425E47FE" w15:done="0"/>
  <w15:commentEx w15:paraId="05941AA3" w15:done="0"/>
  <w15:commentEx w15:paraId="4CBF0665" w15:done="0"/>
  <w15:commentEx w15:paraId="47BBDAEA" w15:done="0"/>
  <w15:commentEx w15:paraId="5740D507" w15:done="0"/>
  <w15:commentEx w15:paraId="35D7C907" w15:done="0"/>
  <w15:commentEx w15:paraId="09BC348E" w15:done="0"/>
  <w15:commentEx w15:paraId="1B0A0025" w15:paraIdParent="09BC348E" w15:done="0"/>
  <w15:commentEx w15:paraId="1A238F9A" w15:done="0"/>
  <w15:commentEx w15:paraId="50BCCDCC" w15:paraIdParent="1A238F9A" w15:done="0"/>
  <w15:commentEx w15:paraId="5DD4C2DF" w15:paraIdParent="1A238F9A" w15:done="0"/>
  <w15:commentEx w15:paraId="166CC7DC" w15:done="0"/>
  <w15:commentEx w15:paraId="15D8F8B8" w15:done="0"/>
  <w15:commentEx w15:paraId="4350A3DA" w15:done="0"/>
  <w15:commentEx w15:paraId="07AAA99B" w15:paraIdParent="4350A3DA" w15:done="0"/>
  <w15:commentEx w15:paraId="0CF9E9AA" w15:done="0"/>
  <w15:commentEx w15:paraId="514D20A7" w15:paraIdParent="0CF9E9AA" w15:done="0"/>
  <w15:commentEx w15:paraId="01176257" w15:done="0"/>
  <w15:commentEx w15:paraId="0BFB7531" w15:done="0"/>
  <w15:commentEx w15:paraId="146B39C3" w15:done="0"/>
  <w15:commentEx w15:paraId="7AF0C157" w15:paraIdParent="146B39C3" w15:done="0"/>
  <w15:commentEx w15:paraId="253CE45A" w15:done="0"/>
  <w15:commentEx w15:paraId="5EFC7DF3" w15:done="0"/>
  <w15:commentEx w15:paraId="5EE5D0B0" w15:done="0"/>
  <w15:commentEx w15:paraId="2495A2F5" w15:paraIdParent="5EE5D0B0" w15:done="0"/>
  <w15:commentEx w15:paraId="693EE840" w15:done="0"/>
  <w15:commentEx w15:paraId="0D13AD99" w15:done="0"/>
  <w15:commentEx w15:paraId="4054782A" w15:done="0"/>
  <w15:commentEx w15:paraId="0A27C45D" w15:done="0"/>
  <w15:commentEx w15:paraId="39212F40" w15:done="0"/>
  <w15:commentEx w15:paraId="47E7C71F" w15:done="0"/>
  <w15:commentEx w15:paraId="6D8A23A2" w15:done="0"/>
  <w15:commentEx w15:paraId="681F474D" w15:done="0"/>
  <w15:commentEx w15:paraId="41CA6B3A" w15:done="0"/>
  <w15:commentEx w15:paraId="39CA64ED" w15:done="0"/>
  <w15:commentEx w15:paraId="373EEDFB" w15:paraIdParent="39CA64ED" w15:done="0"/>
  <w15:commentEx w15:paraId="516E86CF" w15:paraIdParent="39CA64ED" w15:done="0"/>
  <w15:commentEx w15:paraId="48248841" w15:done="0"/>
  <w15:commentEx w15:paraId="40453287" w15:done="0"/>
  <w15:commentEx w15:paraId="5320FD3E" w15:done="0"/>
  <w15:commentEx w15:paraId="46827020" w15:paraIdParent="5320FD3E" w15:done="0"/>
  <w15:commentEx w15:paraId="36EB90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1EE5D915" w16cid:durableId="21DAC6C6"/>
  <w16cid:commentId w16cid:paraId="59523F49" w16cid:durableId="21D1454F"/>
  <w16cid:commentId w16cid:paraId="2E470E0A" w16cid:durableId="21DA787E"/>
  <w16cid:commentId w16cid:paraId="292BB809" w16cid:durableId="21D14255"/>
  <w16cid:commentId w16cid:paraId="31501A8C" w16cid:durableId="21DA7AAC"/>
  <w16cid:commentId w16cid:paraId="08E1429A" w16cid:durableId="21D1425C"/>
  <w16cid:commentId w16cid:paraId="44C4B954" w16cid:durableId="21DA7BF1"/>
  <w16cid:commentId w16cid:paraId="0D1A7ADD" w16cid:durableId="21D1425F"/>
  <w16cid:commentId w16cid:paraId="67BC9976" w16cid:durableId="21D149D2"/>
  <w16cid:commentId w16cid:paraId="4529FE74" w16cid:durableId="21DA8AED"/>
  <w16cid:commentId w16cid:paraId="66B90121" w16cid:durableId="21D14B70"/>
  <w16cid:commentId w16cid:paraId="5FDFF87F" w16cid:durableId="21DA86FF"/>
  <w16cid:commentId w16cid:paraId="59FD3B5A" w16cid:durableId="21C01683"/>
  <w16cid:commentId w16cid:paraId="3E5B8258" w16cid:durableId="21D14CF4"/>
  <w16cid:commentId w16cid:paraId="6509F708" w16cid:durableId="21DA8E91"/>
  <w16cid:commentId w16cid:paraId="07FB52E5" w16cid:durableId="21D14264"/>
  <w16cid:commentId w16cid:paraId="4FA7DD5A" w16cid:durableId="21DA86DD"/>
  <w16cid:commentId w16cid:paraId="42F3CCE8" w16cid:durableId="21D155FF"/>
  <w16cid:commentId w16cid:paraId="1E08BA1F" w16cid:durableId="21DA91A7"/>
  <w16cid:commentId w16cid:paraId="468BCE23" w16cid:durableId="21D1536D"/>
  <w16cid:commentId w16cid:paraId="4F158AEA" w16cid:durableId="21DA93BA"/>
  <w16cid:commentId w16cid:paraId="5E7F1C74" w16cid:durableId="21D1426C"/>
  <w16cid:commentId w16cid:paraId="4B2292AC" w16cid:durableId="21D1F658"/>
  <w16cid:commentId w16cid:paraId="621913B6" w16cid:durableId="21DAAD4A"/>
  <w16cid:commentId w16cid:paraId="0E7D6578" w16cid:durableId="21DEBEA4"/>
  <w16cid:commentId w16cid:paraId="639CCCD1" w16cid:durableId="21D14277"/>
  <w16cid:commentId w16cid:paraId="701E3A6E" w16cid:durableId="21DAB8C3"/>
  <w16cid:commentId w16cid:paraId="71C87292" w16cid:durableId="21D1427A"/>
  <w16cid:commentId w16cid:paraId="5537ADA4" w16cid:durableId="21DABBF7"/>
  <w16cid:commentId w16cid:paraId="214DBB0F" w16cid:durableId="21C841B4"/>
  <w16cid:commentId w16cid:paraId="44519E1D" w16cid:durableId="21D1427F"/>
  <w16cid:commentId w16cid:paraId="22F75534" w16cid:durableId="21DABDCD"/>
  <w16cid:commentId w16cid:paraId="3D00EDD6" w16cid:durableId="21DABD24"/>
  <w16cid:commentId w16cid:paraId="0B5907FC" w16cid:durableId="21D17544"/>
  <w16cid:commentId w16cid:paraId="35330AB9" w16cid:durableId="21DABEF4"/>
  <w16cid:commentId w16cid:paraId="5C0FE86C" w16cid:durableId="21DFCF7C"/>
  <w16cid:commentId w16cid:paraId="11D08D8D" w16cid:durableId="21DBD02B"/>
  <w16cid:commentId w16cid:paraId="15DF91DB" w16cid:durableId="21DC42B8"/>
  <w16cid:commentId w16cid:paraId="756BE2AE" w16cid:durableId="21D14286"/>
  <w16cid:commentId w16cid:paraId="15F2AA6E" w16cid:durableId="21DAC5FB"/>
  <w16cid:commentId w16cid:paraId="1980F7F5" w16cid:durableId="21DC4A07"/>
  <w16cid:commentId w16cid:paraId="03B53C1D" w16cid:durableId="21D18418"/>
  <w16cid:commentId w16cid:paraId="5ACFCA4C" w16cid:durableId="21DAD2CA"/>
  <w16cid:commentId w16cid:paraId="32692339" w16cid:durableId="21D18FCA"/>
  <w16cid:commentId w16cid:paraId="09190D46" w16cid:durableId="21DAD0ED"/>
  <w16cid:commentId w16cid:paraId="5FA02F3D" w16cid:durableId="21DEFC2C"/>
  <w16cid:commentId w16cid:paraId="425E47FE" w16cid:durableId="21DAC4D3"/>
  <w16cid:commentId w16cid:paraId="4CBF0665" w16cid:durableId="21DC6093"/>
  <w16cid:commentId w16cid:paraId="5740D507" w16cid:durableId="21DC5616"/>
  <w16cid:commentId w16cid:paraId="35D7C907" w16cid:durableId="21DC591E"/>
  <w16cid:commentId w16cid:paraId="09BC348E" w16cid:durableId="21D19A11"/>
  <w16cid:commentId w16cid:paraId="1B0A0025" w16cid:durableId="21DE91D1"/>
  <w16cid:commentId w16cid:paraId="1A238F9A" w16cid:durableId="21D19AB0"/>
  <w16cid:commentId w16cid:paraId="50BCCDCC" w16cid:durableId="21DAD8AA"/>
  <w16cid:commentId w16cid:paraId="166CC7DC" w16cid:durableId="21DED5B6"/>
  <w16cid:commentId w16cid:paraId="15D8F8B8" w16cid:durableId="21DE90BE"/>
  <w16cid:commentId w16cid:paraId="4350A3DA" w16cid:durableId="21D17F5E"/>
  <w16cid:commentId w16cid:paraId="07AAA99B" w16cid:durableId="21DAD705"/>
  <w16cid:commentId w16cid:paraId="0CF9E9AA" w16cid:durableId="21DD5DA2"/>
  <w16cid:commentId w16cid:paraId="146B39C3" w16cid:durableId="21D1A086"/>
  <w16cid:commentId w16cid:paraId="7AF0C157" w16cid:durableId="21DB0ECB"/>
  <w16cid:commentId w16cid:paraId="5EE5D0B0" w16cid:durableId="21DB1126"/>
  <w16cid:commentId w16cid:paraId="39CA64ED" w16cid:durableId="21D142BF"/>
  <w16cid:commentId w16cid:paraId="373EEDFB" w16cid:durableId="21DB199B"/>
  <w16cid:commentId w16cid:paraId="5320FD3E" w16cid:durableId="21D1EA00"/>
  <w16cid:commentId w16cid:paraId="46827020" w16cid:durableId="21DB1D2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798F2F" w14:textId="77777777" w:rsidR="00B03681" w:rsidRDefault="00B03681" w:rsidP="00B65B3A">
      <w:r>
        <w:separator/>
      </w:r>
    </w:p>
    <w:p w14:paraId="3476E7CD" w14:textId="77777777" w:rsidR="00B03681" w:rsidRDefault="00B03681"/>
  </w:endnote>
  <w:endnote w:type="continuationSeparator" w:id="0">
    <w:p w14:paraId="4071866C" w14:textId="77777777" w:rsidR="00B03681" w:rsidRDefault="00B03681" w:rsidP="00B65B3A">
      <w:r>
        <w:continuationSeparator/>
      </w:r>
    </w:p>
    <w:p w14:paraId="5E3EAE28" w14:textId="77777777" w:rsidR="00B03681" w:rsidRDefault="00B036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2086805531"/>
      <w:docPartObj>
        <w:docPartGallery w:val="Page Numbers (Bottom of Page)"/>
        <w:docPartUnique/>
      </w:docPartObj>
    </w:sdtPr>
    <w:sdtContent>
      <w:p w14:paraId="44D71C08" w14:textId="470418E5" w:rsidR="00BD7D6F" w:rsidRDefault="00BD7D6F" w:rsidP="003F7FF4">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4E1CE056" w14:textId="77777777" w:rsidR="00BD7D6F" w:rsidRDefault="00BD7D6F">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076641171"/>
      <w:docPartObj>
        <w:docPartGallery w:val="Page Numbers (Bottom of Page)"/>
        <w:docPartUnique/>
      </w:docPartObj>
    </w:sdtPr>
    <w:sdtContent>
      <w:p w14:paraId="2401ADF2" w14:textId="763F6AE8" w:rsidR="00BD7D6F" w:rsidRDefault="00BD7D6F" w:rsidP="003F7FF4">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284FB4">
          <w:rPr>
            <w:rStyle w:val="Sidnummer"/>
            <w:noProof/>
          </w:rPr>
          <w:t>27</w:t>
        </w:r>
        <w:r>
          <w:rPr>
            <w:rStyle w:val="Sidnummer"/>
          </w:rPr>
          <w:fldChar w:fldCharType="end"/>
        </w:r>
      </w:p>
    </w:sdtContent>
  </w:sdt>
  <w:p w14:paraId="00D5C560" w14:textId="77777777" w:rsidR="00BD7D6F" w:rsidRDefault="00BD7D6F">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218BA" w14:textId="77777777" w:rsidR="00B03681" w:rsidRDefault="00B03681" w:rsidP="00B65B3A">
      <w:r>
        <w:separator/>
      </w:r>
    </w:p>
  </w:footnote>
  <w:footnote w:type="continuationSeparator" w:id="0">
    <w:p w14:paraId="5BDCB7D7" w14:textId="77777777" w:rsidR="00B03681" w:rsidRDefault="00B03681"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3CF9C" w14:textId="77777777" w:rsidR="00BD7D6F" w:rsidRDefault="00BD7D6F" w:rsidP="00B65B3A">
    <w:pPr>
      <w:pStyle w:val="Sidhuvud"/>
      <w:spacing w:before="240" w:after="276"/>
    </w:pPr>
  </w:p>
  <w:p w14:paraId="3F805A8E" w14:textId="77777777" w:rsidR="00BD7D6F" w:rsidRDefault="00BD7D6F" w:rsidP="00B65B3A">
    <w:pPr>
      <w:spacing w:after="276"/>
    </w:pPr>
  </w:p>
  <w:p w14:paraId="3A1ECCFB" w14:textId="77777777" w:rsidR="00BD7D6F" w:rsidRDefault="00BD7D6F"/>
  <w:p w14:paraId="4AAA9964" w14:textId="77777777" w:rsidR="00BD7D6F" w:rsidRDefault="00BD7D6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8934A" w14:textId="77777777" w:rsidR="00BD7D6F" w:rsidRPr="00B30794" w:rsidRDefault="00BD7D6F"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E9A"/>
    <w:rsid w:val="0000020B"/>
    <w:rsid w:val="0000025A"/>
    <w:rsid w:val="00000580"/>
    <w:rsid w:val="00000A6F"/>
    <w:rsid w:val="000014B2"/>
    <w:rsid w:val="0000196C"/>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5D"/>
    <w:rsid w:val="0000401C"/>
    <w:rsid w:val="000041C0"/>
    <w:rsid w:val="000045C1"/>
    <w:rsid w:val="000046C3"/>
    <w:rsid w:val="00004A88"/>
    <w:rsid w:val="00004AE0"/>
    <w:rsid w:val="00004CD5"/>
    <w:rsid w:val="00004E6F"/>
    <w:rsid w:val="00005029"/>
    <w:rsid w:val="0000510E"/>
    <w:rsid w:val="0000521B"/>
    <w:rsid w:val="000055EE"/>
    <w:rsid w:val="00005835"/>
    <w:rsid w:val="00005BF7"/>
    <w:rsid w:val="00005C26"/>
    <w:rsid w:val="00005DD3"/>
    <w:rsid w:val="0000669B"/>
    <w:rsid w:val="000069BE"/>
    <w:rsid w:val="00006AB6"/>
    <w:rsid w:val="00006F25"/>
    <w:rsid w:val="00007044"/>
    <w:rsid w:val="000072CE"/>
    <w:rsid w:val="00007318"/>
    <w:rsid w:val="000074EE"/>
    <w:rsid w:val="000075A9"/>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623"/>
    <w:rsid w:val="00014A1D"/>
    <w:rsid w:val="00014D82"/>
    <w:rsid w:val="00015173"/>
    <w:rsid w:val="0001518A"/>
    <w:rsid w:val="00015533"/>
    <w:rsid w:val="0001593D"/>
    <w:rsid w:val="000159F9"/>
    <w:rsid w:val="00015A95"/>
    <w:rsid w:val="00015FCD"/>
    <w:rsid w:val="00016581"/>
    <w:rsid w:val="000166EB"/>
    <w:rsid w:val="000167B5"/>
    <w:rsid w:val="00016F9F"/>
    <w:rsid w:val="000170C9"/>
    <w:rsid w:val="0001766C"/>
    <w:rsid w:val="0001795F"/>
    <w:rsid w:val="00017D15"/>
    <w:rsid w:val="00017D80"/>
    <w:rsid w:val="00017F5C"/>
    <w:rsid w:val="0002005E"/>
    <w:rsid w:val="000209FA"/>
    <w:rsid w:val="00020B0E"/>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527"/>
    <w:rsid w:val="00024775"/>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4449"/>
    <w:rsid w:val="0004445C"/>
    <w:rsid w:val="0004466F"/>
    <w:rsid w:val="00044758"/>
    <w:rsid w:val="0004482D"/>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B4D"/>
    <w:rsid w:val="00062CB9"/>
    <w:rsid w:val="00062DFE"/>
    <w:rsid w:val="00063481"/>
    <w:rsid w:val="000634EE"/>
    <w:rsid w:val="00063C9F"/>
    <w:rsid w:val="00064041"/>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B9C"/>
    <w:rsid w:val="00070BEF"/>
    <w:rsid w:val="00070CB0"/>
    <w:rsid w:val="00070FCA"/>
    <w:rsid w:val="00071229"/>
    <w:rsid w:val="000713BC"/>
    <w:rsid w:val="00071754"/>
    <w:rsid w:val="00071A6B"/>
    <w:rsid w:val="00071BC3"/>
    <w:rsid w:val="00071BD9"/>
    <w:rsid w:val="0007215D"/>
    <w:rsid w:val="00072330"/>
    <w:rsid w:val="00072708"/>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3185"/>
    <w:rsid w:val="000C3215"/>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C8"/>
    <w:rsid w:val="000C61DF"/>
    <w:rsid w:val="000C6247"/>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703"/>
    <w:rsid w:val="000D683D"/>
    <w:rsid w:val="000D6C9D"/>
    <w:rsid w:val="000D6CAB"/>
    <w:rsid w:val="000D6FEF"/>
    <w:rsid w:val="000D708A"/>
    <w:rsid w:val="000D733E"/>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5"/>
    <w:rsid w:val="00117A8C"/>
    <w:rsid w:val="00117C19"/>
    <w:rsid w:val="00117C34"/>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D3C"/>
    <w:rsid w:val="0015140D"/>
    <w:rsid w:val="001514B7"/>
    <w:rsid w:val="001515DF"/>
    <w:rsid w:val="00151647"/>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B7"/>
    <w:rsid w:val="00160324"/>
    <w:rsid w:val="00160373"/>
    <w:rsid w:val="00160584"/>
    <w:rsid w:val="00160666"/>
    <w:rsid w:val="00160726"/>
    <w:rsid w:val="001609FB"/>
    <w:rsid w:val="00160A2A"/>
    <w:rsid w:val="00160A68"/>
    <w:rsid w:val="00160B31"/>
    <w:rsid w:val="00160E6C"/>
    <w:rsid w:val="001610DE"/>
    <w:rsid w:val="001612E8"/>
    <w:rsid w:val="0016140A"/>
    <w:rsid w:val="001614D3"/>
    <w:rsid w:val="0016151A"/>
    <w:rsid w:val="0016155A"/>
    <w:rsid w:val="0016177D"/>
    <w:rsid w:val="00161B3D"/>
    <w:rsid w:val="00161BD4"/>
    <w:rsid w:val="00162290"/>
    <w:rsid w:val="00162444"/>
    <w:rsid w:val="001624C7"/>
    <w:rsid w:val="001626EE"/>
    <w:rsid w:val="00162F58"/>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039"/>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4FC"/>
    <w:rsid w:val="001925E8"/>
    <w:rsid w:val="00192640"/>
    <w:rsid w:val="00192B39"/>
    <w:rsid w:val="00192CBD"/>
    <w:rsid w:val="001931F3"/>
    <w:rsid w:val="00193220"/>
    <w:rsid w:val="00193521"/>
    <w:rsid w:val="001936DA"/>
    <w:rsid w:val="00193730"/>
    <w:rsid w:val="00193830"/>
    <w:rsid w:val="00193B26"/>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0738"/>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73D"/>
    <w:rsid w:val="001C58A8"/>
    <w:rsid w:val="001C5CE5"/>
    <w:rsid w:val="001C6123"/>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C17"/>
    <w:rsid w:val="001E0DC0"/>
    <w:rsid w:val="001E13F3"/>
    <w:rsid w:val="001E16CD"/>
    <w:rsid w:val="001E1830"/>
    <w:rsid w:val="001E1A50"/>
    <w:rsid w:val="001E2A5A"/>
    <w:rsid w:val="001E3285"/>
    <w:rsid w:val="001E3296"/>
    <w:rsid w:val="001E33A0"/>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7CC0"/>
    <w:rsid w:val="00207E29"/>
    <w:rsid w:val="00207EA7"/>
    <w:rsid w:val="00210003"/>
    <w:rsid w:val="00210614"/>
    <w:rsid w:val="002107F4"/>
    <w:rsid w:val="00210917"/>
    <w:rsid w:val="0021092E"/>
    <w:rsid w:val="00210963"/>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C72"/>
    <w:rsid w:val="00214641"/>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179"/>
    <w:rsid w:val="002262A3"/>
    <w:rsid w:val="002264DD"/>
    <w:rsid w:val="00226667"/>
    <w:rsid w:val="002266BF"/>
    <w:rsid w:val="0022680C"/>
    <w:rsid w:val="00226851"/>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36E6"/>
    <w:rsid w:val="002336F1"/>
    <w:rsid w:val="002338DE"/>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C5F"/>
    <w:rsid w:val="00237F39"/>
    <w:rsid w:val="00240490"/>
    <w:rsid w:val="00240718"/>
    <w:rsid w:val="00240772"/>
    <w:rsid w:val="00240BED"/>
    <w:rsid w:val="00241032"/>
    <w:rsid w:val="00241767"/>
    <w:rsid w:val="00241C52"/>
    <w:rsid w:val="0024258D"/>
    <w:rsid w:val="002426C8"/>
    <w:rsid w:val="00242F96"/>
    <w:rsid w:val="0024319F"/>
    <w:rsid w:val="002431CC"/>
    <w:rsid w:val="002431E0"/>
    <w:rsid w:val="0024331B"/>
    <w:rsid w:val="00243485"/>
    <w:rsid w:val="00243A07"/>
    <w:rsid w:val="00243CF4"/>
    <w:rsid w:val="00243ED7"/>
    <w:rsid w:val="00244297"/>
    <w:rsid w:val="00244556"/>
    <w:rsid w:val="00245181"/>
    <w:rsid w:val="00245899"/>
    <w:rsid w:val="00245A98"/>
    <w:rsid w:val="00245E5C"/>
    <w:rsid w:val="00245FB6"/>
    <w:rsid w:val="00246082"/>
    <w:rsid w:val="0024634B"/>
    <w:rsid w:val="0024643C"/>
    <w:rsid w:val="00246552"/>
    <w:rsid w:val="00246996"/>
    <w:rsid w:val="00246B14"/>
    <w:rsid w:val="00246EFF"/>
    <w:rsid w:val="00246FD9"/>
    <w:rsid w:val="00246FED"/>
    <w:rsid w:val="0024716C"/>
    <w:rsid w:val="002471E8"/>
    <w:rsid w:val="002471FB"/>
    <w:rsid w:val="002472F4"/>
    <w:rsid w:val="002474ED"/>
    <w:rsid w:val="00247757"/>
    <w:rsid w:val="00247C0B"/>
    <w:rsid w:val="00247C9B"/>
    <w:rsid w:val="00247CC6"/>
    <w:rsid w:val="00250758"/>
    <w:rsid w:val="00250AB3"/>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3AD"/>
    <w:rsid w:val="0025544C"/>
    <w:rsid w:val="002555F5"/>
    <w:rsid w:val="002555FD"/>
    <w:rsid w:val="00255656"/>
    <w:rsid w:val="002558CE"/>
    <w:rsid w:val="00255943"/>
    <w:rsid w:val="002560B2"/>
    <w:rsid w:val="002560E8"/>
    <w:rsid w:val="00256125"/>
    <w:rsid w:val="00256148"/>
    <w:rsid w:val="00256397"/>
    <w:rsid w:val="002564E8"/>
    <w:rsid w:val="0025667F"/>
    <w:rsid w:val="00256807"/>
    <w:rsid w:val="0025684D"/>
    <w:rsid w:val="00256DE0"/>
    <w:rsid w:val="00256E0F"/>
    <w:rsid w:val="0025737A"/>
    <w:rsid w:val="002573FC"/>
    <w:rsid w:val="00257496"/>
    <w:rsid w:val="002576CA"/>
    <w:rsid w:val="002579C2"/>
    <w:rsid w:val="00257C95"/>
    <w:rsid w:val="00257DC7"/>
    <w:rsid w:val="00257E4B"/>
    <w:rsid w:val="00260583"/>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8B"/>
    <w:rsid w:val="0029238E"/>
    <w:rsid w:val="00292715"/>
    <w:rsid w:val="0029274B"/>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E52"/>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FA"/>
    <w:rsid w:val="002E5FAA"/>
    <w:rsid w:val="002E618D"/>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C5D"/>
    <w:rsid w:val="002F7090"/>
    <w:rsid w:val="002F72DE"/>
    <w:rsid w:val="002F7434"/>
    <w:rsid w:val="002F7760"/>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D0"/>
    <w:rsid w:val="00302D01"/>
    <w:rsid w:val="00302D60"/>
    <w:rsid w:val="00302DBE"/>
    <w:rsid w:val="00303386"/>
    <w:rsid w:val="00303480"/>
    <w:rsid w:val="00303499"/>
    <w:rsid w:val="00303562"/>
    <w:rsid w:val="003036D3"/>
    <w:rsid w:val="003038C2"/>
    <w:rsid w:val="00303980"/>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107"/>
    <w:rsid w:val="0031021A"/>
    <w:rsid w:val="0031052E"/>
    <w:rsid w:val="003106CF"/>
    <w:rsid w:val="00310932"/>
    <w:rsid w:val="00310A10"/>
    <w:rsid w:val="00310AE3"/>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EE4"/>
    <w:rsid w:val="00323F1B"/>
    <w:rsid w:val="00323F8E"/>
    <w:rsid w:val="00324207"/>
    <w:rsid w:val="003248B3"/>
    <w:rsid w:val="00324913"/>
    <w:rsid w:val="00324D19"/>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8B5"/>
    <w:rsid w:val="00361B5F"/>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41AA"/>
    <w:rsid w:val="003A42E9"/>
    <w:rsid w:val="003A4469"/>
    <w:rsid w:val="003A4655"/>
    <w:rsid w:val="003A491B"/>
    <w:rsid w:val="003A4C5B"/>
    <w:rsid w:val="003A4CF7"/>
    <w:rsid w:val="003A4EA5"/>
    <w:rsid w:val="003A5179"/>
    <w:rsid w:val="003A5584"/>
    <w:rsid w:val="003A5DA8"/>
    <w:rsid w:val="003A5E45"/>
    <w:rsid w:val="003A652C"/>
    <w:rsid w:val="003A65AE"/>
    <w:rsid w:val="003A6987"/>
    <w:rsid w:val="003A69D1"/>
    <w:rsid w:val="003A6A9B"/>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248"/>
    <w:rsid w:val="003B6400"/>
    <w:rsid w:val="003B651A"/>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DEB"/>
    <w:rsid w:val="003C1EBD"/>
    <w:rsid w:val="003C1F37"/>
    <w:rsid w:val="003C1FC7"/>
    <w:rsid w:val="003C27B9"/>
    <w:rsid w:val="003C2910"/>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E69"/>
    <w:rsid w:val="003F015E"/>
    <w:rsid w:val="003F06D5"/>
    <w:rsid w:val="003F07B8"/>
    <w:rsid w:val="003F0827"/>
    <w:rsid w:val="003F08D6"/>
    <w:rsid w:val="003F0ABC"/>
    <w:rsid w:val="003F0D36"/>
    <w:rsid w:val="003F0F87"/>
    <w:rsid w:val="003F13F1"/>
    <w:rsid w:val="003F17D5"/>
    <w:rsid w:val="003F182B"/>
    <w:rsid w:val="003F23E1"/>
    <w:rsid w:val="003F27A7"/>
    <w:rsid w:val="003F2DDE"/>
    <w:rsid w:val="003F2EF5"/>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93C"/>
    <w:rsid w:val="003F722F"/>
    <w:rsid w:val="003F76F8"/>
    <w:rsid w:val="003F772D"/>
    <w:rsid w:val="003F7AD1"/>
    <w:rsid w:val="003F7FF4"/>
    <w:rsid w:val="00400080"/>
    <w:rsid w:val="004001C2"/>
    <w:rsid w:val="00400510"/>
    <w:rsid w:val="00400863"/>
    <w:rsid w:val="00400D91"/>
    <w:rsid w:val="00400D96"/>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328C"/>
    <w:rsid w:val="004132C6"/>
    <w:rsid w:val="00413369"/>
    <w:rsid w:val="00413526"/>
    <w:rsid w:val="00413655"/>
    <w:rsid w:val="0041375D"/>
    <w:rsid w:val="004138D7"/>
    <w:rsid w:val="00413911"/>
    <w:rsid w:val="00413C6A"/>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9A2"/>
    <w:rsid w:val="00421D16"/>
    <w:rsid w:val="00421E56"/>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264E"/>
    <w:rsid w:val="00432937"/>
    <w:rsid w:val="0043299D"/>
    <w:rsid w:val="00432A9B"/>
    <w:rsid w:val="004332BF"/>
    <w:rsid w:val="00433620"/>
    <w:rsid w:val="004339AE"/>
    <w:rsid w:val="004339E2"/>
    <w:rsid w:val="00433B6F"/>
    <w:rsid w:val="00433D5B"/>
    <w:rsid w:val="00433DC5"/>
    <w:rsid w:val="004343E5"/>
    <w:rsid w:val="00434441"/>
    <w:rsid w:val="004349B2"/>
    <w:rsid w:val="00434A09"/>
    <w:rsid w:val="00434C53"/>
    <w:rsid w:val="00434F40"/>
    <w:rsid w:val="0043547C"/>
    <w:rsid w:val="00435490"/>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34C"/>
    <w:rsid w:val="004564A9"/>
    <w:rsid w:val="00456588"/>
    <w:rsid w:val="00456716"/>
    <w:rsid w:val="00456B75"/>
    <w:rsid w:val="00456B8C"/>
    <w:rsid w:val="00456D6C"/>
    <w:rsid w:val="00456DDF"/>
    <w:rsid w:val="0045707B"/>
    <w:rsid w:val="004573FE"/>
    <w:rsid w:val="00457438"/>
    <w:rsid w:val="004577C7"/>
    <w:rsid w:val="0046048B"/>
    <w:rsid w:val="004604DF"/>
    <w:rsid w:val="0046062E"/>
    <w:rsid w:val="004607FC"/>
    <w:rsid w:val="00460A77"/>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3F2"/>
    <w:rsid w:val="00476E83"/>
    <w:rsid w:val="00477551"/>
    <w:rsid w:val="0047764B"/>
    <w:rsid w:val="0047770C"/>
    <w:rsid w:val="004777C9"/>
    <w:rsid w:val="004778A4"/>
    <w:rsid w:val="004779B0"/>
    <w:rsid w:val="00477A3F"/>
    <w:rsid w:val="00477C86"/>
    <w:rsid w:val="00477D1B"/>
    <w:rsid w:val="00477E21"/>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BC4"/>
    <w:rsid w:val="004B4CA9"/>
    <w:rsid w:val="004B4EFD"/>
    <w:rsid w:val="004B5298"/>
    <w:rsid w:val="004B53AC"/>
    <w:rsid w:val="004B5512"/>
    <w:rsid w:val="004B58BD"/>
    <w:rsid w:val="004B59DE"/>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5D"/>
    <w:rsid w:val="004C5D6E"/>
    <w:rsid w:val="004C5D80"/>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D80"/>
    <w:rsid w:val="004D2464"/>
    <w:rsid w:val="004D2B94"/>
    <w:rsid w:val="004D2C48"/>
    <w:rsid w:val="004D2C89"/>
    <w:rsid w:val="004D2E4C"/>
    <w:rsid w:val="004D3016"/>
    <w:rsid w:val="004D317A"/>
    <w:rsid w:val="004D3308"/>
    <w:rsid w:val="004D3477"/>
    <w:rsid w:val="004D3666"/>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9B2"/>
    <w:rsid w:val="004F2A3A"/>
    <w:rsid w:val="004F2B5C"/>
    <w:rsid w:val="004F2B9D"/>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825"/>
    <w:rsid w:val="00516905"/>
    <w:rsid w:val="00516BAA"/>
    <w:rsid w:val="0051714C"/>
    <w:rsid w:val="00517455"/>
    <w:rsid w:val="00520736"/>
    <w:rsid w:val="00520784"/>
    <w:rsid w:val="0052086E"/>
    <w:rsid w:val="00520AB1"/>
    <w:rsid w:val="00520CA4"/>
    <w:rsid w:val="00520F2C"/>
    <w:rsid w:val="00520FA4"/>
    <w:rsid w:val="00521072"/>
    <w:rsid w:val="0052117B"/>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4074"/>
    <w:rsid w:val="00534206"/>
    <w:rsid w:val="005342A4"/>
    <w:rsid w:val="005342E3"/>
    <w:rsid w:val="005348A4"/>
    <w:rsid w:val="00534991"/>
    <w:rsid w:val="00534B79"/>
    <w:rsid w:val="00534E17"/>
    <w:rsid w:val="00534E22"/>
    <w:rsid w:val="005356A3"/>
    <w:rsid w:val="0053593B"/>
    <w:rsid w:val="00535A57"/>
    <w:rsid w:val="00535F42"/>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4AA"/>
    <w:rsid w:val="005726BB"/>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A1B"/>
    <w:rsid w:val="00574B3B"/>
    <w:rsid w:val="00574C4D"/>
    <w:rsid w:val="00574CAE"/>
    <w:rsid w:val="00574DC8"/>
    <w:rsid w:val="0057500E"/>
    <w:rsid w:val="005751FB"/>
    <w:rsid w:val="005755A5"/>
    <w:rsid w:val="005755AF"/>
    <w:rsid w:val="00575824"/>
    <w:rsid w:val="00575ACE"/>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8C1"/>
    <w:rsid w:val="005A50BB"/>
    <w:rsid w:val="005A5248"/>
    <w:rsid w:val="005A55ED"/>
    <w:rsid w:val="005A5880"/>
    <w:rsid w:val="005A5A64"/>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B0"/>
    <w:rsid w:val="005B12EA"/>
    <w:rsid w:val="005B13CB"/>
    <w:rsid w:val="005B1655"/>
    <w:rsid w:val="005B1DF6"/>
    <w:rsid w:val="005B219D"/>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1D6"/>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6E7"/>
    <w:rsid w:val="005F077D"/>
    <w:rsid w:val="005F09E2"/>
    <w:rsid w:val="005F1138"/>
    <w:rsid w:val="005F132D"/>
    <w:rsid w:val="005F142C"/>
    <w:rsid w:val="005F14AB"/>
    <w:rsid w:val="005F1646"/>
    <w:rsid w:val="005F1AC2"/>
    <w:rsid w:val="005F1BD9"/>
    <w:rsid w:val="005F1DB1"/>
    <w:rsid w:val="005F2027"/>
    <w:rsid w:val="005F2218"/>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7DC"/>
    <w:rsid w:val="00641D73"/>
    <w:rsid w:val="006425E5"/>
    <w:rsid w:val="00642686"/>
    <w:rsid w:val="006426AB"/>
    <w:rsid w:val="0064291A"/>
    <w:rsid w:val="006430EE"/>
    <w:rsid w:val="0064355F"/>
    <w:rsid w:val="00643830"/>
    <w:rsid w:val="00643967"/>
    <w:rsid w:val="00643A3B"/>
    <w:rsid w:val="00644515"/>
    <w:rsid w:val="006446C9"/>
    <w:rsid w:val="00644CE7"/>
    <w:rsid w:val="006452A7"/>
    <w:rsid w:val="00645B13"/>
    <w:rsid w:val="00645C2B"/>
    <w:rsid w:val="00645F97"/>
    <w:rsid w:val="006468A3"/>
    <w:rsid w:val="006468A6"/>
    <w:rsid w:val="00646B9F"/>
    <w:rsid w:val="0064735E"/>
    <w:rsid w:val="006473E4"/>
    <w:rsid w:val="006474BC"/>
    <w:rsid w:val="006475A0"/>
    <w:rsid w:val="0064771B"/>
    <w:rsid w:val="006477C3"/>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726"/>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46A"/>
    <w:rsid w:val="00686A27"/>
    <w:rsid w:val="00686DA2"/>
    <w:rsid w:val="00686DF5"/>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9D"/>
    <w:rsid w:val="006B74B2"/>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7A7"/>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C8"/>
    <w:rsid w:val="006E4CC4"/>
    <w:rsid w:val="006E4CD3"/>
    <w:rsid w:val="006E5506"/>
    <w:rsid w:val="006E57D1"/>
    <w:rsid w:val="006E5A3B"/>
    <w:rsid w:val="006E62C1"/>
    <w:rsid w:val="006E6368"/>
    <w:rsid w:val="006E64F8"/>
    <w:rsid w:val="006E660E"/>
    <w:rsid w:val="006E6618"/>
    <w:rsid w:val="006E67E8"/>
    <w:rsid w:val="006E6C6F"/>
    <w:rsid w:val="006E74E9"/>
    <w:rsid w:val="006E7D1A"/>
    <w:rsid w:val="006E7DFE"/>
    <w:rsid w:val="006F08EC"/>
    <w:rsid w:val="006F0D75"/>
    <w:rsid w:val="006F1134"/>
    <w:rsid w:val="006F1232"/>
    <w:rsid w:val="006F1360"/>
    <w:rsid w:val="006F1A41"/>
    <w:rsid w:val="006F1A5E"/>
    <w:rsid w:val="006F1C26"/>
    <w:rsid w:val="006F1D72"/>
    <w:rsid w:val="006F2033"/>
    <w:rsid w:val="006F223F"/>
    <w:rsid w:val="006F2725"/>
    <w:rsid w:val="006F2BD6"/>
    <w:rsid w:val="006F2CD0"/>
    <w:rsid w:val="006F30E4"/>
    <w:rsid w:val="006F3158"/>
    <w:rsid w:val="006F31A3"/>
    <w:rsid w:val="006F3221"/>
    <w:rsid w:val="006F34B8"/>
    <w:rsid w:val="006F3C8F"/>
    <w:rsid w:val="006F3CD2"/>
    <w:rsid w:val="006F3E24"/>
    <w:rsid w:val="006F3F8D"/>
    <w:rsid w:val="006F42D6"/>
    <w:rsid w:val="006F44AC"/>
    <w:rsid w:val="006F44D7"/>
    <w:rsid w:val="006F44F4"/>
    <w:rsid w:val="006F4C6B"/>
    <w:rsid w:val="006F4D47"/>
    <w:rsid w:val="006F4D9D"/>
    <w:rsid w:val="006F5228"/>
    <w:rsid w:val="006F53C1"/>
    <w:rsid w:val="006F5442"/>
    <w:rsid w:val="006F55E1"/>
    <w:rsid w:val="006F5968"/>
    <w:rsid w:val="006F5A9E"/>
    <w:rsid w:val="006F5E92"/>
    <w:rsid w:val="006F651A"/>
    <w:rsid w:val="006F6588"/>
    <w:rsid w:val="006F675C"/>
    <w:rsid w:val="006F6993"/>
    <w:rsid w:val="006F6D72"/>
    <w:rsid w:val="006F6E82"/>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5A9"/>
    <w:rsid w:val="007235DF"/>
    <w:rsid w:val="0072366C"/>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CC"/>
    <w:rsid w:val="00751047"/>
    <w:rsid w:val="007518EE"/>
    <w:rsid w:val="00751C7D"/>
    <w:rsid w:val="00751DBC"/>
    <w:rsid w:val="00751E84"/>
    <w:rsid w:val="00752A3E"/>
    <w:rsid w:val="00752A44"/>
    <w:rsid w:val="00753168"/>
    <w:rsid w:val="0075321E"/>
    <w:rsid w:val="0075326F"/>
    <w:rsid w:val="00753294"/>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F4"/>
    <w:rsid w:val="007724D5"/>
    <w:rsid w:val="0077255B"/>
    <w:rsid w:val="00772B22"/>
    <w:rsid w:val="00772E54"/>
    <w:rsid w:val="00773298"/>
    <w:rsid w:val="007734FA"/>
    <w:rsid w:val="007735EA"/>
    <w:rsid w:val="0077378A"/>
    <w:rsid w:val="00773DDA"/>
    <w:rsid w:val="00773F1A"/>
    <w:rsid w:val="007742A0"/>
    <w:rsid w:val="00774D3B"/>
    <w:rsid w:val="00774DDE"/>
    <w:rsid w:val="00774E20"/>
    <w:rsid w:val="00774F73"/>
    <w:rsid w:val="007760D9"/>
    <w:rsid w:val="00776548"/>
    <w:rsid w:val="00776733"/>
    <w:rsid w:val="007767D2"/>
    <w:rsid w:val="007768F3"/>
    <w:rsid w:val="00776F94"/>
    <w:rsid w:val="007772EA"/>
    <w:rsid w:val="0077731E"/>
    <w:rsid w:val="0077745B"/>
    <w:rsid w:val="00777D5A"/>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821"/>
    <w:rsid w:val="007909DF"/>
    <w:rsid w:val="00790CF0"/>
    <w:rsid w:val="00790EE8"/>
    <w:rsid w:val="007911BC"/>
    <w:rsid w:val="0079126D"/>
    <w:rsid w:val="00791AB2"/>
    <w:rsid w:val="00791B48"/>
    <w:rsid w:val="00791BD7"/>
    <w:rsid w:val="00792465"/>
    <w:rsid w:val="00792620"/>
    <w:rsid w:val="00792739"/>
    <w:rsid w:val="0079287B"/>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6CA"/>
    <w:rsid w:val="007D37A1"/>
    <w:rsid w:val="007D38CE"/>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4536"/>
    <w:rsid w:val="007E4639"/>
    <w:rsid w:val="007E47AC"/>
    <w:rsid w:val="007E47DA"/>
    <w:rsid w:val="007E50E9"/>
    <w:rsid w:val="007E5309"/>
    <w:rsid w:val="007E54FA"/>
    <w:rsid w:val="007E5750"/>
    <w:rsid w:val="007E632B"/>
    <w:rsid w:val="007E65CE"/>
    <w:rsid w:val="007E6A3C"/>
    <w:rsid w:val="007E6B10"/>
    <w:rsid w:val="007E6B84"/>
    <w:rsid w:val="007E6CB0"/>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D00"/>
    <w:rsid w:val="00802380"/>
    <w:rsid w:val="0080238B"/>
    <w:rsid w:val="008024B2"/>
    <w:rsid w:val="00802552"/>
    <w:rsid w:val="008029B5"/>
    <w:rsid w:val="00802D55"/>
    <w:rsid w:val="00802EC7"/>
    <w:rsid w:val="00802F5A"/>
    <w:rsid w:val="00803010"/>
    <w:rsid w:val="0080340A"/>
    <w:rsid w:val="0080366B"/>
    <w:rsid w:val="008037FC"/>
    <w:rsid w:val="00803B5E"/>
    <w:rsid w:val="008041FC"/>
    <w:rsid w:val="008048DF"/>
    <w:rsid w:val="00804AA6"/>
    <w:rsid w:val="00804B85"/>
    <w:rsid w:val="00804C8E"/>
    <w:rsid w:val="00804D1B"/>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A3F"/>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EE"/>
    <w:rsid w:val="008156AF"/>
    <w:rsid w:val="00815BFC"/>
    <w:rsid w:val="00815D0D"/>
    <w:rsid w:val="00815FB5"/>
    <w:rsid w:val="0081603B"/>
    <w:rsid w:val="0081706A"/>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D68"/>
    <w:rsid w:val="00831E87"/>
    <w:rsid w:val="0083208E"/>
    <w:rsid w:val="008320CC"/>
    <w:rsid w:val="008322CE"/>
    <w:rsid w:val="00832605"/>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85C"/>
    <w:rsid w:val="00840938"/>
    <w:rsid w:val="00840A9C"/>
    <w:rsid w:val="00840C40"/>
    <w:rsid w:val="00840C6D"/>
    <w:rsid w:val="00840D3E"/>
    <w:rsid w:val="008412E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5D0"/>
    <w:rsid w:val="00850AF0"/>
    <w:rsid w:val="00850BBE"/>
    <w:rsid w:val="00850CD0"/>
    <w:rsid w:val="00851151"/>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548"/>
    <w:rsid w:val="008747D1"/>
    <w:rsid w:val="00874A9C"/>
    <w:rsid w:val="00874CF1"/>
    <w:rsid w:val="008756CD"/>
    <w:rsid w:val="008757AA"/>
    <w:rsid w:val="008757E8"/>
    <w:rsid w:val="008757EE"/>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CD"/>
    <w:rsid w:val="00897DB6"/>
    <w:rsid w:val="00897ECB"/>
    <w:rsid w:val="008A014A"/>
    <w:rsid w:val="008A049A"/>
    <w:rsid w:val="008A05A8"/>
    <w:rsid w:val="008A107C"/>
    <w:rsid w:val="008A13F7"/>
    <w:rsid w:val="008A1680"/>
    <w:rsid w:val="008A18AC"/>
    <w:rsid w:val="008A19FA"/>
    <w:rsid w:val="008A24A3"/>
    <w:rsid w:val="008A2685"/>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B4C"/>
    <w:rsid w:val="008B7C7B"/>
    <w:rsid w:val="008B7CAD"/>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54E8"/>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95E"/>
    <w:rsid w:val="008E0B51"/>
    <w:rsid w:val="008E0BC4"/>
    <w:rsid w:val="008E0E9A"/>
    <w:rsid w:val="008E10C0"/>
    <w:rsid w:val="008E1140"/>
    <w:rsid w:val="008E122F"/>
    <w:rsid w:val="008E1802"/>
    <w:rsid w:val="008E1B70"/>
    <w:rsid w:val="008E1F46"/>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2AF"/>
    <w:rsid w:val="008F239B"/>
    <w:rsid w:val="008F24D9"/>
    <w:rsid w:val="008F2C4B"/>
    <w:rsid w:val="008F2D09"/>
    <w:rsid w:val="008F2D15"/>
    <w:rsid w:val="008F3083"/>
    <w:rsid w:val="008F30FE"/>
    <w:rsid w:val="008F32B4"/>
    <w:rsid w:val="008F3383"/>
    <w:rsid w:val="008F349E"/>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2474"/>
    <w:rsid w:val="009025CA"/>
    <w:rsid w:val="0090267E"/>
    <w:rsid w:val="00902CAB"/>
    <w:rsid w:val="00902E0F"/>
    <w:rsid w:val="009035EA"/>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6040"/>
    <w:rsid w:val="00916173"/>
    <w:rsid w:val="0091656B"/>
    <w:rsid w:val="009165C2"/>
    <w:rsid w:val="00916A7C"/>
    <w:rsid w:val="00916BF5"/>
    <w:rsid w:val="00916CCB"/>
    <w:rsid w:val="00916E44"/>
    <w:rsid w:val="009176E3"/>
    <w:rsid w:val="00920267"/>
    <w:rsid w:val="0092059E"/>
    <w:rsid w:val="009207C5"/>
    <w:rsid w:val="00920992"/>
    <w:rsid w:val="009214D4"/>
    <w:rsid w:val="009216D9"/>
    <w:rsid w:val="00921DE5"/>
    <w:rsid w:val="009223C1"/>
    <w:rsid w:val="009223EA"/>
    <w:rsid w:val="00922644"/>
    <w:rsid w:val="009229E9"/>
    <w:rsid w:val="00922BB0"/>
    <w:rsid w:val="00923889"/>
    <w:rsid w:val="00923E73"/>
    <w:rsid w:val="00924137"/>
    <w:rsid w:val="009244BF"/>
    <w:rsid w:val="009246F4"/>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989"/>
    <w:rsid w:val="00930B9E"/>
    <w:rsid w:val="00930F7D"/>
    <w:rsid w:val="00931711"/>
    <w:rsid w:val="00931921"/>
    <w:rsid w:val="00931922"/>
    <w:rsid w:val="00931996"/>
    <w:rsid w:val="00931BB5"/>
    <w:rsid w:val="00931C82"/>
    <w:rsid w:val="009325CC"/>
    <w:rsid w:val="009328EB"/>
    <w:rsid w:val="009329C0"/>
    <w:rsid w:val="009329D4"/>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E7"/>
    <w:rsid w:val="009507EF"/>
    <w:rsid w:val="00950988"/>
    <w:rsid w:val="009509DF"/>
    <w:rsid w:val="009509F1"/>
    <w:rsid w:val="009510C1"/>
    <w:rsid w:val="00951178"/>
    <w:rsid w:val="00951417"/>
    <w:rsid w:val="00951441"/>
    <w:rsid w:val="00951603"/>
    <w:rsid w:val="0095183D"/>
    <w:rsid w:val="00952B25"/>
    <w:rsid w:val="00952C1E"/>
    <w:rsid w:val="00952E54"/>
    <w:rsid w:val="009535F8"/>
    <w:rsid w:val="009537FE"/>
    <w:rsid w:val="0095390F"/>
    <w:rsid w:val="009539CE"/>
    <w:rsid w:val="00953C60"/>
    <w:rsid w:val="00953C8C"/>
    <w:rsid w:val="00953FE9"/>
    <w:rsid w:val="00954003"/>
    <w:rsid w:val="009543F8"/>
    <w:rsid w:val="0095466F"/>
    <w:rsid w:val="0095487C"/>
    <w:rsid w:val="009548FB"/>
    <w:rsid w:val="00954B19"/>
    <w:rsid w:val="00954B36"/>
    <w:rsid w:val="00954BFF"/>
    <w:rsid w:val="00954E5A"/>
    <w:rsid w:val="00954EF4"/>
    <w:rsid w:val="009550E7"/>
    <w:rsid w:val="009555A7"/>
    <w:rsid w:val="009557CC"/>
    <w:rsid w:val="00955A99"/>
    <w:rsid w:val="00955DD8"/>
    <w:rsid w:val="00955ED5"/>
    <w:rsid w:val="009560A4"/>
    <w:rsid w:val="009563B7"/>
    <w:rsid w:val="00956516"/>
    <w:rsid w:val="009567D7"/>
    <w:rsid w:val="009569F4"/>
    <w:rsid w:val="00956A75"/>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A85"/>
    <w:rsid w:val="00962A99"/>
    <w:rsid w:val="00962CC4"/>
    <w:rsid w:val="009630D1"/>
    <w:rsid w:val="0096313F"/>
    <w:rsid w:val="00963199"/>
    <w:rsid w:val="0096337F"/>
    <w:rsid w:val="00963716"/>
    <w:rsid w:val="009637DA"/>
    <w:rsid w:val="0096390A"/>
    <w:rsid w:val="00963DBD"/>
    <w:rsid w:val="009642DC"/>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62BC"/>
    <w:rsid w:val="009663F8"/>
    <w:rsid w:val="009667F3"/>
    <w:rsid w:val="00966C7B"/>
    <w:rsid w:val="00966D5B"/>
    <w:rsid w:val="00966FC5"/>
    <w:rsid w:val="00966FFA"/>
    <w:rsid w:val="0096709D"/>
    <w:rsid w:val="009671E2"/>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42A"/>
    <w:rsid w:val="009845B6"/>
    <w:rsid w:val="0098463A"/>
    <w:rsid w:val="009846DC"/>
    <w:rsid w:val="0098538E"/>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755"/>
    <w:rsid w:val="009D18BF"/>
    <w:rsid w:val="009D19EC"/>
    <w:rsid w:val="009D1B6E"/>
    <w:rsid w:val="009D2020"/>
    <w:rsid w:val="009D2D5C"/>
    <w:rsid w:val="009D2F6F"/>
    <w:rsid w:val="009D32D4"/>
    <w:rsid w:val="009D36F9"/>
    <w:rsid w:val="009D3700"/>
    <w:rsid w:val="009D390C"/>
    <w:rsid w:val="009D3B3A"/>
    <w:rsid w:val="009D3CBB"/>
    <w:rsid w:val="009D3D61"/>
    <w:rsid w:val="009D3D67"/>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BB9"/>
    <w:rsid w:val="009F1F87"/>
    <w:rsid w:val="009F2105"/>
    <w:rsid w:val="009F23CB"/>
    <w:rsid w:val="009F24C4"/>
    <w:rsid w:val="009F2928"/>
    <w:rsid w:val="009F29CE"/>
    <w:rsid w:val="009F2A9E"/>
    <w:rsid w:val="009F2EC2"/>
    <w:rsid w:val="009F3157"/>
    <w:rsid w:val="009F3318"/>
    <w:rsid w:val="009F334F"/>
    <w:rsid w:val="009F38E5"/>
    <w:rsid w:val="009F395E"/>
    <w:rsid w:val="009F3CB0"/>
    <w:rsid w:val="009F3CC0"/>
    <w:rsid w:val="009F3E2E"/>
    <w:rsid w:val="009F3F05"/>
    <w:rsid w:val="009F3FC1"/>
    <w:rsid w:val="009F44ED"/>
    <w:rsid w:val="009F458B"/>
    <w:rsid w:val="009F45B4"/>
    <w:rsid w:val="009F4D00"/>
    <w:rsid w:val="009F501E"/>
    <w:rsid w:val="009F541B"/>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796"/>
    <w:rsid w:val="00A0079E"/>
    <w:rsid w:val="00A00E8C"/>
    <w:rsid w:val="00A0116E"/>
    <w:rsid w:val="00A01A2B"/>
    <w:rsid w:val="00A01B59"/>
    <w:rsid w:val="00A01C7A"/>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DE5"/>
    <w:rsid w:val="00A21E9E"/>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C64"/>
    <w:rsid w:val="00A52D8E"/>
    <w:rsid w:val="00A530D9"/>
    <w:rsid w:val="00A5310E"/>
    <w:rsid w:val="00A53184"/>
    <w:rsid w:val="00A53311"/>
    <w:rsid w:val="00A53A1E"/>
    <w:rsid w:val="00A53EF5"/>
    <w:rsid w:val="00A547EB"/>
    <w:rsid w:val="00A54891"/>
    <w:rsid w:val="00A55005"/>
    <w:rsid w:val="00A555C1"/>
    <w:rsid w:val="00A55863"/>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BAD"/>
    <w:rsid w:val="00A86CD9"/>
    <w:rsid w:val="00A86D40"/>
    <w:rsid w:val="00A870D1"/>
    <w:rsid w:val="00A8722A"/>
    <w:rsid w:val="00A872BE"/>
    <w:rsid w:val="00A874D2"/>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D04"/>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2B8"/>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61D"/>
    <w:rsid w:val="00AD3E1F"/>
    <w:rsid w:val="00AD3E75"/>
    <w:rsid w:val="00AD44D0"/>
    <w:rsid w:val="00AD4C20"/>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4D6"/>
    <w:rsid w:val="00AF354F"/>
    <w:rsid w:val="00AF372E"/>
    <w:rsid w:val="00AF3C76"/>
    <w:rsid w:val="00AF40A3"/>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44F"/>
    <w:rsid w:val="00B01689"/>
    <w:rsid w:val="00B01C3C"/>
    <w:rsid w:val="00B01DDA"/>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A5"/>
    <w:rsid w:val="00B11120"/>
    <w:rsid w:val="00B11129"/>
    <w:rsid w:val="00B11167"/>
    <w:rsid w:val="00B11254"/>
    <w:rsid w:val="00B113E3"/>
    <w:rsid w:val="00B114FA"/>
    <w:rsid w:val="00B1194F"/>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48E"/>
    <w:rsid w:val="00B468DB"/>
    <w:rsid w:val="00B46915"/>
    <w:rsid w:val="00B46A92"/>
    <w:rsid w:val="00B46E4B"/>
    <w:rsid w:val="00B472A8"/>
    <w:rsid w:val="00B4735F"/>
    <w:rsid w:val="00B474B6"/>
    <w:rsid w:val="00B479C4"/>
    <w:rsid w:val="00B50037"/>
    <w:rsid w:val="00B503F2"/>
    <w:rsid w:val="00B5044B"/>
    <w:rsid w:val="00B5070E"/>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76"/>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A43"/>
    <w:rsid w:val="00B9336F"/>
    <w:rsid w:val="00B93674"/>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239"/>
    <w:rsid w:val="00BB466E"/>
    <w:rsid w:val="00BB4832"/>
    <w:rsid w:val="00BB4AEA"/>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EE"/>
    <w:rsid w:val="00BC5452"/>
    <w:rsid w:val="00BC5816"/>
    <w:rsid w:val="00BC5819"/>
    <w:rsid w:val="00BC58B7"/>
    <w:rsid w:val="00BC5BA2"/>
    <w:rsid w:val="00BC63F8"/>
    <w:rsid w:val="00BC6811"/>
    <w:rsid w:val="00BC6A93"/>
    <w:rsid w:val="00BC6C90"/>
    <w:rsid w:val="00BC6C93"/>
    <w:rsid w:val="00BC6CBC"/>
    <w:rsid w:val="00BC70AD"/>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29C7"/>
    <w:rsid w:val="00BD2FAB"/>
    <w:rsid w:val="00BD3093"/>
    <w:rsid w:val="00BD31ED"/>
    <w:rsid w:val="00BD3419"/>
    <w:rsid w:val="00BD390E"/>
    <w:rsid w:val="00BD3AD9"/>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390"/>
    <w:rsid w:val="00BE73CB"/>
    <w:rsid w:val="00BE76E4"/>
    <w:rsid w:val="00BE7702"/>
    <w:rsid w:val="00BE7816"/>
    <w:rsid w:val="00BE7817"/>
    <w:rsid w:val="00BE7D79"/>
    <w:rsid w:val="00BF015F"/>
    <w:rsid w:val="00BF0668"/>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64F"/>
    <w:rsid w:val="00C34707"/>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9E4"/>
    <w:rsid w:val="00C50A7E"/>
    <w:rsid w:val="00C50AA4"/>
    <w:rsid w:val="00C50C03"/>
    <w:rsid w:val="00C50EA8"/>
    <w:rsid w:val="00C50EEC"/>
    <w:rsid w:val="00C513BB"/>
    <w:rsid w:val="00C51B1B"/>
    <w:rsid w:val="00C51B78"/>
    <w:rsid w:val="00C51BA1"/>
    <w:rsid w:val="00C51F70"/>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F8"/>
    <w:rsid w:val="00C555BC"/>
    <w:rsid w:val="00C556B2"/>
    <w:rsid w:val="00C556C4"/>
    <w:rsid w:val="00C55B01"/>
    <w:rsid w:val="00C55C9A"/>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A48"/>
    <w:rsid w:val="00C61CE6"/>
    <w:rsid w:val="00C61D07"/>
    <w:rsid w:val="00C61F21"/>
    <w:rsid w:val="00C62793"/>
    <w:rsid w:val="00C62AB9"/>
    <w:rsid w:val="00C62AD7"/>
    <w:rsid w:val="00C63160"/>
    <w:rsid w:val="00C6322E"/>
    <w:rsid w:val="00C63272"/>
    <w:rsid w:val="00C6354A"/>
    <w:rsid w:val="00C63713"/>
    <w:rsid w:val="00C63891"/>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70E7"/>
    <w:rsid w:val="00C671B6"/>
    <w:rsid w:val="00C67700"/>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FC7"/>
    <w:rsid w:val="00CA5FFC"/>
    <w:rsid w:val="00CA63C4"/>
    <w:rsid w:val="00CA6481"/>
    <w:rsid w:val="00CA6850"/>
    <w:rsid w:val="00CA6861"/>
    <w:rsid w:val="00CA69B0"/>
    <w:rsid w:val="00CA6A13"/>
    <w:rsid w:val="00CA6C15"/>
    <w:rsid w:val="00CA6D61"/>
    <w:rsid w:val="00CA7541"/>
    <w:rsid w:val="00CA79A5"/>
    <w:rsid w:val="00CA7A19"/>
    <w:rsid w:val="00CA7ACA"/>
    <w:rsid w:val="00CA7B5D"/>
    <w:rsid w:val="00CA7BE7"/>
    <w:rsid w:val="00CA7EA7"/>
    <w:rsid w:val="00CB0399"/>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C2"/>
    <w:rsid w:val="00CE4F20"/>
    <w:rsid w:val="00CE5027"/>
    <w:rsid w:val="00CE5038"/>
    <w:rsid w:val="00CE5091"/>
    <w:rsid w:val="00CE5230"/>
    <w:rsid w:val="00CE555B"/>
    <w:rsid w:val="00CE55B1"/>
    <w:rsid w:val="00CE5E90"/>
    <w:rsid w:val="00CE5F01"/>
    <w:rsid w:val="00CE63B5"/>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9A8"/>
    <w:rsid w:val="00D069F2"/>
    <w:rsid w:val="00D06A74"/>
    <w:rsid w:val="00D06E81"/>
    <w:rsid w:val="00D07172"/>
    <w:rsid w:val="00D076D4"/>
    <w:rsid w:val="00D07C4C"/>
    <w:rsid w:val="00D07FD1"/>
    <w:rsid w:val="00D1021A"/>
    <w:rsid w:val="00D1025D"/>
    <w:rsid w:val="00D106F2"/>
    <w:rsid w:val="00D109AA"/>
    <w:rsid w:val="00D10B8D"/>
    <w:rsid w:val="00D10C6F"/>
    <w:rsid w:val="00D112BA"/>
    <w:rsid w:val="00D117B0"/>
    <w:rsid w:val="00D11AC1"/>
    <w:rsid w:val="00D12263"/>
    <w:rsid w:val="00D1230D"/>
    <w:rsid w:val="00D12516"/>
    <w:rsid w:val="00D12C55"/>
    <w:rsid w:val="00D12FD5"/>
    <w:rsid w:val="00D1331F"/>
    <w:rsid w:val="00D13362"/>
    <w:rsid w:val="00D138B7"/>
    <w:rsid w:val="00D1396C"/>
    <w:rsid w:val="00D139CB"/>
    <w:rsid w:val="00D13E1B"/>
    <w:rsid w:val="00D144F6"/>
    <w:rsid w:val="00D14847"/>
    <w:rsid w:val="00D1484B"/>
    <w:rsid w:val="00D14A77"/>
    <w:rsid w:val="00D14A8C"/>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E76"/>
    <w:rsid w:val="00D41F04"/>
    <w:rsid w:val="00D42228"/>
    <w:rsid w:val="00D422C1"/>
    <w:rsid w:val="00D4255F"/>
    <w:rsid w:val="00D42670"/>
    <w:rsid w:val="00D4290C"/>
    <w:rsid w:val="00D42959"/>
    <w:rsid w:val="00D42F18"/>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415A"/>
    <w:rsid w:val="00D644E9"/>
    <w:rsid w:val="00D64A37"/>
    <w:rsid w:val="00D64EA4"/>
    <w:rsid w:val="00D65022"/>
    <w:rsid w:val="00D650E1"/>
    <w:rsid w:val="00D65481"/>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B69"/>
    <w:rsid w:val="00D84B75"/>
    <w:rsid w:val="00D84C4B"/>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78"/>
    <w:rsid w:val="00D87873"/>
    <w:rsid w:val="00D87FEC"/>
    <w:rsid w:val="00D9021F"/>
    <w:rsid w:val="00D904DB"/>
    <w:rsid w:val="00D90552"/>
    <w:rsid w:val="00D90647"/>
    <w:rsid w:val="00D90CF8"/>
    <w:rsid w:val="00D915EC"/>
    <w:rsid w:val="00D91862"/>
    <w:rsid w:val="00D91BBE"/>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77"/>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3C3"/>
    <w:rsid w:val="00DB7421"/>
    <w:rsid w:val="00DB7441"/>
    <w:rsid w:val="00DB799D"/>
    <w:rsid w:val="00DB7B1D"/>
    <w:rsid w:val="00DB7CBB"/>
    <w:rsid w:val="00DB7E7E"/>
    <w:rsid w:val="00DB7E9A"/>
    <w:rsid w:val="00DC1437"/>
    <w:rsid w:val="00DC168F"/>
    <w:rsid w:val="00DC193A"/>
    <w:rsid w:val="00DC1BF0"/>
    <w:rsid w:val="00DC1C54"/>
    <w:rsid w:val="00DC2185"/>
    <w:rsid w:val="00DC23EC"/>
    <w:rsid w:val="00DC260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C64"/>
    <w:rsid w:val="00DD1253"/>
    <w:rsid w:val="00DD12A0"/>
    <w:rsid w:val="00DD1301"/>
    <w:rsid w:val="00DD1366"/>
    <w:rsid w:val="00DD147E"/>
    <w:rsid w:val="00DD16EB"/>
    <w:rsid w:val="00DD186B"/>
    <w:rsid w:val="00DD187A"/>
    <w:rsid w:val="00DD1FA5"/>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8DA"/>
    <w:rsid w:val="00E05EE4"/>
    <w:rsid w:val="00E064AC"/>
    <w:rsid w:val="00E067BE"/>
    <w:rsid w:val="00E067E9"/>
    <w:rsid w:val="00E06819"/>
    <w:rsid w:val="00E06C37"/>
    <w:rsid w:val="00E07590"/>
    <w:rsid w:val="00E10090"/>
    <w:rsid w:val="00E103AC"/>
    <w:rsid w:val="00E103FB"/>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B3E"/>
    <w:rsid w:val="00E20BAD"/>
    <w:rsid w:val="00E20C42"/>
    <w:rsid w:val="00E21260"/>
    <w:rsid w:val="00E212E9"/>
    <w:rsid w:val="00E21546"/>
    <w:rsid w:val="00E21783"/>
    <w:rsid w:val="00E2184D"/>
    <w:rsid w:val="00E218B5"/>
    <w:rsid w:val="00E21984"/>
    <w:rsid w:val="00E21ABF"/>
    <w:rsid w:val="00E21B28"/>
    <w:rsid w:val="00E21F34"/>
    <w:rsid w:val="00E21FBA"/>
    <w:rsid w:val="00E22624"/>
    <w:rsid w:val="00E2285F"/>
    <w:rsid w:val="00E22B24"/>
    <w:rsid w:val="00E22F66"/>
    <w:rsid w:val="00E2311C"/>
    <w:rsid w:val="00E2350B"/>
    <w:rsid w:val="00E23B79"/>
    <w:rsid w:val="00E23E5D"/>
    <w:rsid w:val="00E23F73"/>
    <w:rsid w:val="00E246AC"/>
    <w:rsid w:val="00E24904"/>
    <w:rsid w:val="00E24D8D"/>
    <w:rsid w:val="00E24EEE"/>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330"/>
    <w:rsid w:val="00E62591"/>
    <w:rsid w:val="00E626F4"/>
    <w:rsid w:val="00E62B9A"/>
    <w:rsid w:val="00E62DE7"/>
    <w:rsid w:val="00E634BD"/>
    <w:rsid w:val="00E638B0"/>
    <w:rsid w:val="00E63905"/>
    <w:rsid w:val="00E63965"/>
    <w:rsid w:val="00E63B28"/>
    <w:rsid w:val="00E63DC7"/>
    <w:rsid w:val="00E63F4A"/>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882"/>
    <w:rsid w:val="00E9296E"/>
    <w:rsid w:val="00E929BC"/>
    <w:rsid w:val="00E92ACD"/>
    <w:rsid w:val="00E92E32"/>
    <w:rsid w:val="00E92E58"/>
    <w:rsid w:val="00E9328B"/>
    <w:rsid w:val="00E9342B"/>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B0051"/>
    <w:rsid w:val="00EB00D5"/>
    <w:rsid w:val="00EB06A2"/>
    <w:rsid w:val="00EB09C9"/>
    <w:rsid w:val="00EB0A27"/>
    <w:rsid w:val="00EB0AAA"/>
    <w:rsid w:val="00EB0AE4"/>
    <w:rsid w:val="00EB0E87"/>
    <w:rsid w:val="00EB1395"/>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47D7"/>
    <w:rsid w:val="00ED47DA"/>
    <w:rsid w:val="00ED4D49"/>
    <w:rsid w:val="00ED500E"/>
    <w:rsid w:val="00ED50FA"/>
    <w:rsid w:val="00ED57BA"/>
    <w:rsid w:val="00ED57EE"/>
    <w:rsid w:val="00ED58C9"/>
    <w:rsid w:val="00ED5A25"/>
    <w:rsid w:val="00ED5DB2"/>
    <w:rsid w:val="00ED66D1"/>
    <w:rsid w:val="00ED67A1"/>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408"/>
    <w:rsid w:val="00EF268B"/>
    <w:rsid w:val="00EF304B"/>
    <w:rsid w:val="00EF3138"/>
    <w:rsid w:val="00EF3446"/>
    <w:rsid w:val="00EF37AB"/>
    <w:rsid w:val="00EF38C0"/>
    <w:rsid w:val="00EF44A9"/>
    <w:rsid w:val="00EF4869"/>
    <w:rsid w:val="00EF48C8"/>
    <w:rsid w:val="00EF4C76"/>
    <w:rsid w:val="00EF501E"/>
    <w:rsid w:val="00EF519B"/>
    <w:rsid w:val="00EF58CC"/>
    <w:rsid w:val="00EF5BF7"/>
    <w:rsid w:val="00EF5CB7"/>
    <w:rsid w:val="00EF5E76"/>
    <w:rsid w:val="00EF5EF4"/>
    <w:rsid w:val="00EF603F"/>
    <w:rsid w:val="00EF6646"/>
    <w:rsid w:val="00EF69FC"/>
    <w:rsid w:val="00EF6A6F"/>
    <w:rsid w:val="00EF7128"/>
    <w:rsid w:val="00EF71D0"/>
    <w:rsid w:val="00EF741E"/>
    <w:rsid w:val="00EF75C1"/>
    <w:rsid w:val="00EF76D8"/>
    <w:rsid w:val="00EF7FE2"/>
    <w:rsid w:val="00F004BC"/>
    <w:rsid w:val="00F006D5"/>
    <w:rsid w:val="00F0093C"/>
    <w:rsid w:val="00F00BE9"/>
    <w:rsid w:val="00F0109D"/>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2346"/>
    <w:rsid w:val="00F324B8"/>
    <w:rsid w:val="00F328D9"/>
    <w:rsid w:val="00F32F80"/>
    <w:rsid w:val="00F33199"/>
    <w:rsid w:val="00F33348"/>
    <w:rsid w:val="00F33726"/>
    <w:rsid w:val="00F3379E"/>
    <w:rsid w:val="00F337B7"/>
    <w:rsid w:val="00F33C7B"/>
    <w:rsid w:val="00F33CFF"/>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9CD"/>
    <w:rsid w:val="00F43B16"/>
    <w:rsid w:val="00F43F38"/>
    <w:rsid w:val="00F44038"/>
    <w:rsid w:val="00F4446A"/>
    <w:rsid w:val="00F446EC"/>
    <w:rsid w:val="00F44760"/>
    <w:rsid w:val="00F44DB6"/>
    <w:rsid w:val="00F45313"/>
    <w:rsid w:val="00F455E5"/>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31B2"/>
    <w:rsid w:val="00F6331D"/>
    <w:rsid w:val="00F633BB"/>
    <w:rsid w:val="00F63432"/>
    <w:rsid w:val="00F634E0"/>
    <w:rsid w:val="00F637E5"/>
    <w:rsid w:val="00F63AE5"/>
    <w:rsid w:val="00F63C0C"/>
    <w:rsid w:val="00F63D90"/>
    <w:rsid w:val="00F6437C"/>
    <w:rsid w:val="00F64778"/>
    <w:rsid w:val="00F6490B"/>
    <w:rsid w:val="00F64CF9"/>
    <w:rsid w:val="00F64F73"/>
    <w:rsid w:val="00F656A3"/>
    <w:rsid w:val="00F656B1"/>
    <w:rsid w:val="00F657BF"/>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755"/>
    <w:rsid w:val="00F73A3C"/>
    <w:rsid w:val="00F73C2E"/>
    <w:rsid w:val="00F73DC3"/>
    <w:rsid w:val="00F740A5"/>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E60"/>
    <w:rsid w:val="00F91125"/>
    <w:rsid w:val="00F91DBB"/>
    <w:rsid w:val="00F91F4C"/>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E78"/>
    <w:rsid w:val="00F95FEE"/>
    <w:rsid w:val="00F9606C"/>
    <w:rsid w:val="00F9616E"/>
    <w:rsid w:val="00F96D26"/>
    <w:rsid w:val="00F96ECE"/>
    <w:rsid w:val="00F96F2A"/>
    <w:rsid w:val="00F97214"/>
    <w:rsid w:val="00F9790C"/>
    <w:rsid w:val="00F9796D"/>
    <w:rsid w:val="00F97B62"/>
    <w:rsid w:val="00FA0518"/>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284"/>
    <w:rsid w:val="00FA72C9"/>
    <w:rsid w:val="00FA72D9"/>
    <w:rsid w:val="00FA74D0"/>
    <w:rsid w:val="00FA76E5"/>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52"/>
    <w:rsid w:val="00FC06FA"/>
    <w:rsid w:val="00FC0B79"/>
    <w:rsid w:val="00FC11FF"/>
    <w:rsid w:val="00FC182A"/>
    <w:rsid w:val="00FC1A69"/>
    <w:rsid w:val="00FC1C39"/>
    <w:rsid w:val="00FC1EE1"/>
    <w:rsid w:val="00FC2417"/>
    <w:rsid w:val="00FC2D22"/>
    <w:rsid w:val="00FC2D41"/>
    <w:rsid w:val="00FC31A3"/>
    <w:rsid w:val="00FC3440"/>
    <w:rsid w:val="00FC3493"/>
    <w:rsid w:val="00FC3F20"/>
    <w:rsid w:val="00FC41B6"/>
    <w:rsid w:val="00FC42FD"/>
    <w:rsid w:val="00FC4834"/>
    <w:rsid w:val="00FC4840"/>
    <w:rsid w:val="00FC4C9D"/>
    <w:rsid w:val="00FC4D7C"/>
    <w:rsid w:val="00FC4FDF"/>
    <w:rsid w:val="00FC517B"/>
    <w:rsid w:val="00FC538B"/>
    <w:rsid w:val="00FC5970"/>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338"/>
    <w:rsid w:val="00FD4241"/>
    <w:rsid w:val="00FD4499"/>
    <w:rsid w:val="00FD4921"/>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443A"/>
    <w:rsid w:val="00FE44E0"/>
    <w:rsid w:val="00FE4597"/>
    <w:rsid w:val="00FE471F"/>
    <w:rsid w:val="00FE47ED"/>
    <w:rsid w:val="00FE49D6"/>
    <w:rsid w:val="00FE4E6D"/>
    <w:rsid w:val="00FE5709"/>
    <w:rsid w:val="00FE58F7"/>
    <w:rsid w:val="00FE5CCD"/>
    <w:rsid w:val="00FE5E80"/>
    <w:rsid w:val="00FE6054"/>
    <w:rsid w:val="00FE613F"/>
    <w:rsid w:val="00FE6306"/>
    <w:rsid w:val="00FE669F"/>
    <w:rsid w:val="00FE684B"/>
    <w:rsid w:val="00FE6B1D"/>
    <w:rsid w:val="00FE6E36"/>
    <w:rsid w:val="00FE6EAD"/>
    <w:rsid w:val="00FE755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4CF9"/>
    <w:rsid w:val="00FF506A"/>
    <w:rsid w:val="00FF55BD"/>
    <w:rsid w:val="00FF5D09"/>
    <w:rsid w:val="00FF6110"/>
    <w:rsid w:val="00FF6734"/>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D6F"/>
    <w:pPr>
      <w:spacing w:after="160" w:line="259" w:lineRule="auto"/>
      <w:jc w:val="left"/>
    </w:pPr>
    <w:rPr>
      <w:rFonts w:asciiTheme="minorHAnsi" w:hAnsiTheme="minorHAnsi"/>
    </w:rPr>
  </w:style>
  <w:style w:type="paragraph" w:styleId="Rubrik1">
    <w:name w:val="heading 1"/>
    <w:basedOn w:val="Normal"/>
    <w:next w:val="Normal"/>
    <w:link w:val="Rubrik1Char"/>
    <w:autoRedefine/>
    <w:uiPriority w:val="9"/>
    <w:qFormat/>
    <w:rsid w:val="0025492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Rubrik2">
    <w:name w:val="heading 2"/>
    <w:basedOn w:val="Normal"/>
    <w:next w:val="Normal"/>
    <w:link w:val="Rubrik2Char"/>
    <w:autoRedefine/>
    <w:uiPriority w:val="9"/>
    <w:unhideWhenUsed/>
    <w:qFormat/>
    <w:rsid w:val="0025492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Rubrik3">
    <w:name w:val="heading 3"/>
    <w:basedOn w:val="Normal"/>
    <w:next w:val="Normal"/>
    <w:link w:val="Rubrik3Char"/>
    <w:autoRedefine/>
    <w:uiPriority w:val="9"/>
    <w:unhideWhenUsed/>
    <w:qFormat/>
    <w:rsid w:val="0025492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Rubrik4">
    <w:name w:val="heading 4"/>
    <w:basedOn w:val="Normal"/>
    <w:next w:val="Normal"/>
    <w:link w:val="Rubrik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Standardstycketeckensnitt">
    <w:name w:val="Default Paragraph Font"/>
    <w:uiPriority w:val="1"/>
    <w:semiHidden/>
    <w:unhideWhenUsed/>
    <w:rsid w:val="00BD7D6F"/>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BD7D6F"/>
  </w:style>
  <w:style w:type="character" w:customStyle="1" w:styleId="Rubrik1Char">
    <w:name w:val="Rubrik 1 Char"/>
    <w:basedOn w:val="Standardstycketeckensnitt"/>
    <w:link w:val="Rubrik1"/>
    <w:uiPriority w:val="9"/>
    <w:rsid w:val="0025492F"/>
    <w:rPr>
      <w:rFonts w:ascii="Times New Roman" w:eastAsiaTheme="majorEastAsia" w:hAnsi="Times New Roman" w:cstheme="majorBidi"/>
      <w:b/>
      <w:color w:val="000000" w:themeColor="text1"/>
      <w:sz w:val="32"/>
      <w:szCs w:val="32"/>
      <w:lang w:val="en-US"/>
    </w:rPr>
  </w:style>
  <w:style w:type="character" w:customStyle="1" w:styleId="Rubrik2Char">
    <w:name w:val="Rubrik 2 Char"/>
    <w:basedOn w:val="Standardstycketeckensnitt"/>
    <w:link w:val="Rubrik2"/>
    <w:uiPriority w:val="9"/>
    <w:rsid w:val="0025492F"/>
    <w:rPr>
      <w:rFonts w:ascii="Times New Roman" w:eastAsiaTheme="majorEastAsia" w:hAnsi="Times New Roman" w:cstheme="majorBidi"/>
      <w:b/>
      <w:color w:val="000000" w:themeColor="text1"/>
      <w:sz w:val="28"/>
      <w:szCs w:val="26"/>
      <w:lang w:val="en-US"/>
    </w:rPr>
  </w:style>
  <w:style w:type="character" w:customStyle="1" w:styleId="Rubrik3Char">
    <w:name w:val="Rubrik 3 Char"/>
    <w:basedOn w:val="Standardstycketeckensnitt"/>
    <w:link w:val="Rubrik3"/>
    <w:uiPriority w:val="9"/>
    <w:rsid w:val="0025492F"/>
    <w:rPr>
      <w:rFonts w:ascii="Times New Roman" w:eastAsiaTheme="majorEastAsia" w:hAnsi="Times New Roman" w:cstheme="majorBidi"/>
      <w:b/>
      <w:i/>
      <w:color w:val="000000" w:themeColor="text1"/>
      <w:sz w:val="24"/>
      <w:szCs w:val="24"/>
      <w:lang w:val="en-US"/>
    </w:rPr>
  </w:style>
  <w:style w:type="paragraph" w:styleId="Rubrik">
    <w:name w:val="Title"/>
    <w:aliases w:val="Titel/Dokumentnamn"/>
    <w:basedOn w:val="Normal"/>
    <w:next w:val="Normal"/>
    <w:link w:val="Rubrik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93588F"/>
    <w:rPr>
      <w:rFonts w:asciiTheme="majorHAnsi" w:hAnsiTheme="majorHAnsi"/>
      <w:sz w:val="14"/>
    </w:rPr>
  </w:style>
  <w:style w:type="paragraph" w:styleId="Sidfot">
    <w:name w:val="footer"/>
    <w:basedOn w:val="Sidhuvud"/>
    <w:link w:val="SidfotChar"/>
    <w:uiPriority w:val="99"/>
    <w:rsid w:val="0093588F"/>
    <w:pPr>
      <w:tabs>
        <w:tab w:val="clear" w:pos="3686"/>
        <w:tab w:val="left" w:pos="4111"/>
      </w:tabs>
    </w:pPr>
  </w:style>
  <w:style w:type="character" w:customStyle="1" w:styleId="SidfotChar">
    <w:name w:val="Sidfot Char"/>
    <w:basedOn w:val="Standardstycketeckensnitt"/>
    <w:link w:val="Sidfot"/>
    <w:uiPriority w:val="99"/>
    <w:rsid w:val="0093588F"/>
    <w:rPr>
      <w:rFonts w:asciiTheme="majorHAnsi" w:hAnsiTheme="majorHAnsi"/>
      <w:sz w:val="14"/>
      <w:lang w:val="en-GB"/>
    </w:rPr>
  </w:style>
  <w:style w:type="character" w:styleId="Platshllartext">
    <w:name w:val="Placeholder Text"/>
    <w:basedOn w:val="Standardstycketeckensnitt"/>
    <w:uiPriority w:val="99"/>
    <w:semiHidden/>
    <w:rsid w:val="0093588F"/>
    <w:rPr>
      <w:color w:val="808080"/>
    </w:rPr>
  </w:style>
  <w:style w:type="paragraph" w:styleId="Ballongtext">
    <w:name w:val="Balloon Text"/>
    <w:basedOn w:val="Normal"/>
    <w:link w:val="BallongtextChar"/>
    <w:uiPriority w:val="99"/>
    <w:semiHidden/>
    <w:unhideWhenUsed/>
    <w:rsid w:val="0093588F"/>
    <w:rPr>
      <w:rFonts w:ascii="Tahoma" w:hAnsi="Tahoma" w:cs="Tahoma"/>
      <w:sz w:val="16"/>
      <w:szCs w:val="16"/>
    </w:rPr>
  </w:style>
  <w:style w:type="character" w:customStyle="1" w:styleId="BallongtextChar">
    <w:name w:val="Ballongtext Char"/>
    <w:basedOn w:val="Standardstycketeckensnitt"/>
    <w:link w:val="Ballongtext"/>
    <w:uiPriority w:val="99"/>
    <w:semiHidden/>
    <w:rsid w:val="0093588F"/>
    <w:rPr>
      <w:rFonts w:ascii="Tahoma" w:hAnsi="Tahoma" w:cs="Tahoma"/>
      <w:sz w:val="16"/>
      <w:szCs w:val="16"/>
    </w:rPr>
  </w:style>
  <w:style w:type="table" w:styleId="Tabellrutnt">
    <w:name w:val="Table Grid"/>
    <w:basedOn w:val="Normaltabel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93588F"/>
    <w:pPr>
      <w:tabs>
        <w:tab w:val="clear" w:pos="9072"/>
        <w:tab w:val="right" w:pos="8789"/>
      </w:tabs>
    </w:pPr>
  </w:style>
  <w:style w:type="character" w:styleId="Hyperlnk">
    <w:name w:val="Hyperlink"/>
    <w:basedOn w:val="Standardstycketeckensnitt"/>
    <w:uiPriority w:val="99"/>
    <w:semiHidden/>
    <w:qFormat/>
    <w:rsid w:val="0093588F"/>
    <w:rPr>
      <w:color w:val="0000FF"/>
      <w:u w:val="single"/>
    </w:rPr>
  </w:style>
  <w:style w:type="paragraph" w:styleId="Innehllsfrteckningsrubrik">
    <w:name w:val="TOC Heading"/>
    <w:basedOn w:val="Rubrik1"/>
    <w:next w:val="Normal"/>
    <w:uiPriority w:val="39"/>
    <w:semiHidden/>
    <w:rsid w:val="0093588F"/>
    <w:pPr>
      <w:pageBreakBefore/>
      <w:outlineLvl w:val="9"/>
    </w:pPr>
    <w:rPr>
      <w:lang w:eastAsia="ja-JP"/>
    </w:rPr>
  </w:style>
  <w:style w:type="paragraph" w:styleId="Citat">
    <w:name w:val="Quote"/>
    <w:basedOn w:val="Normal"/>
    <w:link w:val="CitatChar"/>
    <w:uiPriority w:val="10"/>
    <w:qFormat/>
    <w:rsid w:val="0093588F"/>
    <w:pPr>
      <w:spacing w:after="220"/>
      <w:ind w:left="357"/>
    </w:pPr>
    <w:rPr>
      <w:iCs/>
      <w:color w:val="000000" w:themeColor="text1"/>
      <w:sz w:val="20"/>
    </w:rPr>
  </w:style>
  <w:style w:type="character" w:customStyle="1" w:styleId="CitatChar">
    <w:name w:val="Citat Char"/>
    <w:basedOn w:val="Standardstycketeckensnitt"/>
    <w:link w:val="Citat"/>
    <w:uiPriority w:val="10"/>
    <w:rsid w:val="0093588F"/>
    <w:rPr>
      <w:rFonts w:asciiTheme="minorHAnsi" w:hAnsiTheme="minorHAnsi"/>
      <w:iCs/>
      <w:color w:val="000000" w:themeColor="text1"/>
      <w:sz w:val="20"/>
    </w:rPr>
  </w:style>
  <w:style w:type="paragraph" w:styleId="Innehll1">
    <w:name w:val="toc 1"/>
    <w:basedOn w:val="Normal"/>
    <w:next w:val="Normal"/>
    <w:uiPriority w:val="39"/>
    <w:semiHidden/>
    <w:rsid w:val="0093588F"/>
    <w:pPr>
      <w:spacing w:beforeLines="100" w:before="100"/>
    </w:pPr>
  </w:style>
  <w:style w:type="paragraph" w:styleId="Innehll2">
    <w:name w:val="toc 2"/>
    <w:basedOn w:val="Normal"/>
    <w:next w:val="Normal"/>
    <w:uiPriority w:val="99"/>
    <w:semiHidden/>
    <w:rsid w:val="0093588F"/>
    <w:pPr>
      <w:ind w:left="276"/>
    </w:pPr>
  </w:style>
  <w:style w:type="paragraph" w:styleId="Innehll3">
    <w:name w:val="toc 3"/>
    <w:basedOn w:val="Normal"/>
    <w:next w:val="Normal"/>
    <w:uiPriority w:val="99"/>
    <w:semiHidden/>
    <w:rsid w:val="0093588F"/>
    <w:pPr>
      <w:ind w:left="552"/>
    </w:pPr>
  </w:style>
  <w:style w:type="character" w:styleId="Betoning">
    <w:name w:val="Emphasis"/>
    <w:basedOn w:val="Standardstycketeckensnitt"/>
    <w:uiPriority w:val="1"/>
    <w:rsid w:val="0093588F"/>
    <w:rPr>
      <w:i/>
      <w:iCs/>
    </w:rPr>
  </w:style>
  <w:style w:type="paragraph" w:styleId="Innehll4">
    <w:name w:val="toc 4"/>
    <w:basedOn w:val="Normal"/>
    <w:next w:val="Normal"/>
    <w:uiPriority w:val="99"/>
    <w:semiHidden/>
    <w:rsid w:val="0093588F"/>
    <w:pPr>
      <w:spacing w:after="100"/>
      <w:ind w:left="660"/>
    </w:pPr>
  </w:style>
  <w:style w:type="paragraph" w:styleId="Innehll5">
    <w:name w:val="toc 5"/>
    <w:basedOn w:val="Normal"/>
    <w:next w:val="Normal"/>
    <w:uiPriority w:val="99"/>
    <w:semiHidden/>
    <w:rsid w:val="0093588F"/>
    <w:pPr>
      <w:spacing w:after="100"/>
      <w:ind w:left="880"/>
    </w:pPr>
  </w:style>
  <w:style w:type="paragraph" w:styleId="Innehll6">
    <w:name w:val="toc 6"/>
    <w:basedOn w:val="Normal"/>
    <w:next w:val="Normal"/>
    <w:uiPriority w:val="99"/>
    <w:semiHidden/>
    <w:rsid w:val="0093588F"/>
    <w:pPr>
      <w:spacing w:after="100"/>
      <w:ind w:left="1100"/>
    </w:pPr>
  </w:style>
  <w:style w:type="paragraph" w:styleId="Innehll7">
    <w:name w:val="toc 7"/>
    <w:basedOn w:val="Normal"/>
    <w:next w:val="Normal"/>
    <w:uiPriority w:val="99"/>
    <w:semiHidden/>
    <w:rsid w:val="0093588F"/>
    <w:pPr>
      <w:spacing w:after="100"/>
      <w:ind w:left="1320"/>
    </w:pPr>
  </w:style>
  <w:style w:type="paragraph" w:styleId="Innehll8">
    <w:name w:val="toc 8"/>
    <w:basedOn w:val="Normal"/>
    <w:next w:val="Normal"/>
    <w:uiPriority w:val="99"/>
    <w:semiHidden/>
    <w:rsid w:val="0093588F"/>
    <w:pPr>
      <w:spacing w:after="100"/>
      <w:ind w:left="1540"/>
    </w:pPr>
  </w:style>
  <w:style w:type="paragraph" w:styleId="Innehll9">
    <w:name w:val="toc 9"/>
    <w:basedOn w:val="Normal"/>
    <w:next w:val="Normal"/>
    <w:uiPriority w:val="99"/>
    <w:semiHidden/>
    <w:rsid w:val="0093588F"/>
    <w:pPr>
      <w:spacing w:after="100"/>
      <w:ind w:left="1760"/>
    </w:pPr>
  </w:style>
  <w:style w:type="table" w:customStyle="1" w:styleId="Trelinjerstabell">
    <w:name w:val="Trelinjerstabell"/>
    <w:basedOn w:val="Normaltabel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ark">
    <w:name w:val="Strong"/>
    <w:basedOn w:val="Standardstycketeckensnitt"/>
    <w:uiPriority w:val="1"/>
    <w:rsid w:val="0093588F"/>
    <w:rPr>
      <w:b/>
      <w:bCs/>
    </w:rPr>
  </w:style>
  <w:style w:type="table" w:customStyle="1" w:styleId="Sidfottabell">
    <w:name w:val="Sidfot tabell"/>
    <w:basedOn w:val="Normaltabel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93588F"/>
    <w:rPr>
      <w:sz w:val="20"/>
      <w:szCs w:val="20"/>
    </w:rPr>
  </w:style>
  <w:style w:type="character" w:customStyle="1" w:styleId="FotnotstextChar">
    <w:name w:val="Fotnotstext Char"/>
    <w:basedOn w:val="Standardstycketeckensnitt"/>
    <w:link w:val="Fotnotstext"/>
    <w:uiPriority w:val="99"/>
    <w:semiHidden/>
    <w:rsid w:val="0093588F"/>
    <w:rPr>
      <w:rFonts w:asciiTheme="minorHAnsi" w:hAnsiTheme="minorHAnsi"/>
      <w:sz w:val="20"/>
      <w:szCs w:val="20"/>
    </w:rPr>
  </w:style>
  <w:style w:type="character" w:styleId="Fotnotsreferens">
    <w:name w:val="footnote reference"/>
    <w:basedOn w:val="Standardstycketeckensnitt"/>
    <w:uiPriority w:val="99"/>
    <w:semiHidden/>
    <w:unhideWhenUsed/>
    <w:rsid w:val="0093588F"/>
    <w:rPr>
      <w:vertAlign w:val="superscript"/>
    </w:rPr>
  </w:style>
  <w:style w:type="character" w:customStyle="1" w:styleId="Rubrik4Char">
    <w:name w:val="Rubrik 4 Char"/>
    <w:basedOn w:val="Standardstycketeckensnitt"/>
    <w:link w:val="Rubrik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93588F"/>
    <w:rPr>
      <w:rFonts w:asciiTheme="majorHAnsi" w:hAnsiTheme="majorHAnsi"/>
      <w:color w:val="auto"/>
      <w:sz w:val="14"/>
    </w:rPr>
  </w:style>
  <w:style w:type="character" w:customStyle="1" w:styleId="Sidfotmallarna">
    <w:name w:val="Sidfot mallarna"/>
    <w:basedOn w:val="Standardstycketeckensnitt"/>
    <w:uiPriority w:val="1"/>
    <w:rsid w:val="0093588F"/>
    <w:rPr>
      <w:rFonts w:asciiTheme="majorHAnsi" w:hAnsiTheme="majorHAnsi"/>
      <w:sz w:val="14"/>
    </w:rPr>
  </w:style>
  <w:style w:type="character" w:customStyle="1" w:styleId="Sidfotmallarnagr">
    <w:name w:val="Sidfot mallarna grå"/>
    <w:basedOn w:val="Standardstycketeckensnit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93588F"/>
    <w:rPr>
      <w:rFonts w:asciiTheme="minorHAnsi" w:hAnsiTheme="minorHAnsi" w:cstheme="minorHAnsi"/>
      <w:bdr w:val="single" w:sz="4" w:space="0" w:color="auto"/>
    </w:rPr>
  </w:style>
  <w:style w:type="paragraph" w:styleId="Punktlista">
    <w:name w:val="List Bullet"/>
    <w:basedOn w:val="Normal"/>
    <w:uiPriority w:val="99"/>
    <w:qFormat/>
    <w:rsid w:val="0093588F"/>
    <w:pPr>
      <w:numPr>
        <w:numId w:val="4"/>
      </w:numPr>
      <w:contextualSpacing/>
    </w:pPr>
  </w:style>
  <w:style w:type="paragraph" w:styleId="Numreradlista">
    <w:name w:val="List Number"/>
    <w:basedOn w:val="Normal"/>
    <w:uiPriority w:val="99"/>
    <w:qFormat/>
    <w:rsid w:val="0093588F"/>
    <w:pPr>
      <w:numPr>
        <w:numId w:val="3"/>
      </w:numPr>
      <w:contextualSpacing/>
    </w:pPr>
  </w:style>
  <w:style w:type="paragraph" w:styleId="Liststycke">
    <w:name w:val="List Paragraph"/>
    <w:basedOn w:val="Normal"/>
    <w:uiPriority w:val="34"/>
    <w:qFormat/>
    <w:rsid w:val="007712E9"/>
    <w:pPr>
      <w:ind w:left="720"/>
      <w:contextualSpacing/>
    </w:pPr>
  </w:style>
  <w:style w:type="character" w:styleId="AnvndHyperlnk">
    <w:name w:val="FollowedHyperlink"/>
    <w:basedOn w:val="Standardstycketeckensnitt"/>
    <w:uiPriority w:val="99"/>
    <w:semiHidden/>
    <w:unhideWhenUsed/>
    <w:rsid w:val="000761CA"/>
    <w:rPr>
      <w:color w:val="000000" w:themeColor="followedHyperlink"/>
      <w:u w:val="single"/>
    </w:rPr>
  </w:style>
  <w:style w:type="character" w:styleId="Kommentarsreferens">
    <w:name w:val="annotation reference"/>
    <w:basedOn w:val="Standardstycketeckensnitt"/>
    <w:uiPriority w:val="99"/>
    <w:semiHidden/>
    <w:unhideWhenUsed/>
    <w:rsid w:val="00595BC7"/>
    <w:rPr>
      <w:sz w:val="16"/>
      <w:szCs w:val="16"/>
    </w:rPr>
  </w:style>
  <w:style w:type="paragraph" w:styleId="Kommentarer">
    <w:name w:val="annotation text"/>
    <w:basedOn w:val="Normal"/>
    <w:link w:val="KommentarerChar"/>
    <w:uiPriority w:val="99"/>
    <w:unhideWhenUsed/>
    <w:rsid w:val="00595BC7"/>
    <w:rPr>
      <w:sz w:val="20"/>
      <w:szCs w:val="20"/>
    </w:rPr>
  </w:style>
  <w:style w:type="character" w:customStyle="1" w:styleId="KommentarerChar">
    <w:name w:val="Kommentarer Char"/>
    <w:basedOn w:val="Standardstycketeckensnitt"/>
    <w:link w:val="Kommentarer"/>
    <w:uiPriority w:val="99"/>
    <w:rsid w:val="00595BC7"/>
    <w:rPr>
      <w:rFonts w:asciiTheme="minorHAnsi" w:hAnsiTheme="minorHAnsi"/>
      <w:sz w:val="20"/>
      <w:szCs w:val="20"/>
    </w:rPr>
  </w:style>
  <w:style w:type="paragraph" w:styleId="Kommentarsmne">
    <w:name w:val="annotation subject"/>
    <w:basedOn w:val="Kommentarer"/>
    <w:next w:val="Kommentarer"/>
    <w:link w:val="KommentarsmneChar"/>
    <w:uiPriority w:val="99"/>
    <w:semiHidden/>
    <w:unhideWhenUsed/>
    <w:rsid w:val="00595BC7"/>
    <w:rPr>
      <w:b/>
      <w:bCs/>
    </w:rPr>
  </w:style>
  <w:style w:type="character" w:customStyle="1" w:styleId="KommentarsmneChar">
    <w:name w:val="Kommentarsämne Char"/>
    <w:basedOn w:val="KommentarerChar"/>
    <w:link w:val="Kommentarsmne"/>
    <w:uiPriority w:val="99"/>
    <w:semiHidden/>
    <w:rsid w:val="00595BC7"/>
    <w:rPr>
      <w:rFonts w:asciiTheme="minorHAnsi" w:hAnsiTheme="minorHAnsi"/>
      <w:b/>
      <w:bCs/>
      <w:sz w:val="20"/>
      <w:szCs w:val="20"/>
    </w:rPr>
  </w:style>
  <w:style w:type="paragraph" w:styleId="Litteraturfrteckning">
    <w:name w:val="Bibliography"/>
    <w:basedOn w:val="Normal"/>
    <w:next w:val="Normal"/>
    <w:uiPriority w:val="37"/>
    <w:unhideWhenUsed/>
    <w:rsid w:val="00C41369"/>
    <w:pPr>
      <w:ind w:left="720" w:hanging="720"/>
    </w:pPr>
  </w:style>
  <w:style w:type="paragraph" w:styleId="Beskrivning">
    <w:name w:val="caption"/>
    <w:basedOn w:val="Normal"/>
    <w:next w:val="Normal"/>
    <w:uiPriority w:val="35"/>
    <w:unhideWhenUsed/>
    <w:qFormat/>
    <w:rsid w:val="001514B7"/>
    <w:rPr>
      <w:i/>
      <w:iCs/>
      <w:color w:val="000000" w:themeColor="text2"/>
      <w:sz w:val="18"/>
      <w:szCs w:val="18"/>
    </w:rPr>
  </w:style>
  <w:style w:type="table" w:styleId="Rutntstabell1ljus">
    <w:name w:val="Grid Table 1 Light"/>
    <w:basedOn w:val="Normaltabel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Standardstycketeckensnitt"/>
    <w:uiPriority w:val="99"/>
    <w:semiHidden/>
    <w:unhideWhenUsed/>
    <w:rsid w:val="005258C0"/>
    <w:rPr>
      <w:color w:val="605E5C"/>
      <w:shd w:val="clear" w:color="auto" w:fill="E1DFDD"/>
    </w:rPr>
  </w:style>
  <w:style w:type="character" w:customStyle="1" w:styleId="mjx-char">
    <w:name w:val="mjx-char"/>
    <w:basedOn w:val="Standardstycketeckensnit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b">
    <w:name w:val="Normal (Web)"/>
    <w:basedOn w:val="Normal"/>
    <w:uiPriority w:val="99"/>
    <w:semiHidden/>
    <w:unhideWhenUsed/>
    <w:rsid w:val="00EC4986"/>
    <w:rPr>
      <w:rFonts w:ascii="Times New Roman" w:hAnsi="Times New Roman" w:cs="Times New Roman"/>
    </w:rPr>
  </w:style>
  <w:style w:type="character" w:styleId="Sidnummer">
    <w:name w:val="page number"/>
    <w:basedOn w:val="Standardstycketeckensnitt"/>
    <w:uiPriority w:val="99"/>
    <w:semiHidden/>
    <w:unhideWhenUsed/>
    <w:rsid w:val="00EC4986"/>
  </w:style>
  <w:style w:type="character" w:customStyle="1" w:styleId="UnresolvedMention">
    <w:name w:val="Unresolved Mention"/>
    <w:basedOn w:val="Standardstycketeckensnit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stan-dev/stan/wiki/Prior-Choice-Recommendations" TargetMode="External"/><Relationship Id="rId1" Type="http://schemas.openxmlformats.org/officeDocument/2006/relationships/hyperlink" Target="https://www.rapidtables.com/math/symbols/Basic_Math_Symbols.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footer" Target="footer1.xml"/><Relationship Id="rId27" Type="http://schemas.openxmlformats.org/officeDocument/2006/relationships/theme" Target="theme/theme1.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473FCF2A-AD23-44A0-B6E3-17FC38C8B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35</Pages>
  <Words>56995</Words>
  <Characters>302079</Characters>
  <Application>Microsoft Office Word</Application>
  <DocSecurity>0</DocSecurity>
  <Lines>2517</Lines>
  <Paragraphs>716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358358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6</cp:revision>
  <cp:lastPrinted>2020-01-31T14:37:00Z</cp:lastPrinted>
  <dcterms:created xsi:type="dcterms:W3CDTF">2020-02-03T18:59:00Z</dcterms:created>
  <dcterms:modified xsi:type="dcterms:W3CDTF">2020-02-04T08:45:00Z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id="DNCRBlrK"/&gt;&lt;style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