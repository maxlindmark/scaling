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50B0A29" w14:textId="418DBE1A" w:rsidR="00B42997" w:rsidRPr="00364D0F" w:rsidRDefault="0024643C" w:rsidP="00B42997">
      <w:pPr>
        <w:spacing w:line="480" w:lineRule="auto"/>
        <w:contextualSpacing/>
        <w:jc w:val="both"/>
        <w:rPr>
          <w:rFonts w:cstheme="minorHAnsi"/>
          <w:i/>
          <w:sz w:val="28"/>
          <w:szCs w:val="44"/>
          <w:lang w:val="en-US"/>
          <w:rPrChange w:id="0" w:author="Max Lindmark" w:date="2019-09-24T15:41:00Z">
            <w:rPr>
              <w:rFonts w:cstheme="minorHAnsi"/>
              <w:i/>
              <w:sz w:val="28"/>
              <w:szCs w:val="44"/>
            </w:rPr>
          </w:rPrChange>
        </w:rPr>
      </w:pPr>
      <w:commentRangeStart w:id="1"/>
      <w:commentRangeStart w:id="2"/>
      <w:commentRangeEnd w:id="1"/>
      <w:r>
        <w:rPr>
          <w:rStyle w:val="CommentReference"/>
        </w:rPr>
        <w:commentReference w:id="1"/>
      </w:r>
      <w:r w:rsidR="0076341A" w:rsidRPr="00364D0F">
        <w:rPr>
          <w:rFonts w:cstheme="minorHAnsi"/>
          <w:i/>
          <w:sz w:val="28"/>
          <w:szCs w:val="44"/>
          <w:lang w:val="en-US"/>
          <w:rPrChange w:id="3" w:author="Max Lindmark" w:date="2019-09-24T15:41:00Z">
            <w:rPr>
              <w:rFonts w:cstheme="minorHAnsi"/>
              <w:i/>
              <w:sz w:val="28"/>
              <w:szCs w:val="44"/>
            </w:rPr>
          </w:rPrChange>
        </w:rPr>
        <w:t>Intraspecific optimum growth temperature declines with body size across fishes</w:t>
      </w:r>
      <w:commentRangeEnd w:id="2"/>
      <w:r w:rsidR="00A7242E">
        <w:rPr>
          <w:rStyle w:val="CommentReference"/>
        </w:rPr>
        <w:commentReference w:id="2"/>
      </w:r>
    </w:p>
    <w:p w14:paraId="07BE3285" w14:textId="7F5A985B" w:rsidR="00F274F5" w:rsidRPr="00EC1540" w:rsidRDefault="00F274F5" w:rsidP="002A0350">
      <w:pPr>
        <w:spacing w:line="480" w:lineRule="auto"/>
        <w:contextualSpacing/>
        <w:jc w:val="both"/>
        <w:rPr>
          <w:rFonts w:cstheme="minorHAnsi"/>
          <w:vertAlign w:val="superscript"/>
        </w:rPr>
      </w:pPr>
      <w:r w:rsidRPr="00EC1540">
        <w:rPr>
          <w:rFonts w:cstheme="minorHAnsi"/>
        </w:rPr>
        <w:t>Max Lindmark</w:t>
      </w:r>
      <w:r w:rsidRPr="00EC1540">
        <w:rPr>
          <w:rFonts w:cstheme="minorHAnsi"/>
          <w:vertAlign w:val="superscript"/>
        </w:rPr>
        <w:t>a,1</w:t>
      </w:r>
      <w:r w:rsidRPr="00EC1540">
        <w:rPr>
          <w:rFonts w:cstheme="minorHAnsi"/>
        </w:rPr>
        <w:t>, Jan Ohlberger</w:t>
      </w:r>
      <w:r w:rsidRPr="00EC1540">
        <w:rPr>
          <w:rFonts w:cstheme="minorHAnsi"/>
          <w:vertAlign w:val="superscript"/>
        </w:rPr>
        <w:t>b</w:t>
      </w:r>
      <w:r w:rsidRPr="00EC1540">
        <w:rPr>
          <w:rFonts w:cstheme="minorHAnsi"/>
        </w:rPr>
        <w:t>, Anna Gårdmark</w:t>
      </w:r>
      <w:r w:rsidRPr="00EC1540">
        <w:rPr>
          <w:rFonts w:cstheme="minorHAnsi"/>
          <w:vertAlign w:val="superscript"/>
        </w:rPr>
        <w:t>c</w:t>
      </w:r>
    </w:p>
    <w:p w14:paraId="26A4BCA9" w14:textId="77777777" w:rsidR="00F274F5" w:rsidRPr="00364D0F" w:rsidRDefault="00F274F5" w:rsidP="002A0350">
      <w:pPr>
        <w:spacing w:line="480" w:lineRule="auto"/>
        <w:contextualSpacing/>
        <w:jc w:val="both"/>
        <w:rPr>
          <w:lang w:val="en-US"/>
          <w:rPrChange w:id="4" w:author="Max Lindmark" w:date="2019-09-24T15:41:00Z">
            <w:rPr/>
          </w:rPrChange>
        </w:rPr>
      </w:pPr>
      <w:r w:rsidRPr="00364D0F">
        <w:rPr>
          <w:rFonts w:cstheme="minorHAnsi"/>
          <w:vertAlign w:val="superscript"/>
          <w:lang w:val="en-US"/>
          <w:rPrChange w:id="5" w:author="Max Lindmark" w:date="2019-09-24T15:41:00Z">
            <w:rPr>
              <w:rFonts w:cstheme="minorHAnsi"/>
              <w:vertAlign w:val="superscript"/>
            </w:rPr>
          </w:rPrChange>
        </w:rPr>
        <w:t xml:space="preserve">a </w:t>
      </w:r>
      <w:r w:rsidRPr="00364D0F">
        <w:rPr>
          <w:lang w:val="en-US"/>
          <w:rPrChange w:id="6" w:author="Max Lindmark" w:date="2019-09-24T15:41:00Z">
            <w:rPr/>
          </w:rPrChange>
        </w:rPr>
        <w:t>Swedish University of Agricultural Sciences, Department of Aquatic Resources, Institute of Coastal Research, Skolgatan 6, Öregrund 742 42, Sweden</w:t>
      </w:r>
    </w:p>
    <w:p w14:paraId="18E6568B" w14:textId="77777777" w:rsidR="00F274F5" w:rsidRPr="00364D0F" w:rsidRDefault="00F274F5" w:rsidP="002A0350">
      <w:pPr>
        <w:spacing w:line="480" w:lineRule="auto"/>
        <w:contextualSpacing/>
        <w:jc w:val="both"/>
        <w:rPr>
          <w:lang w:val="en-US"/>
          <w:rPrChange w:id="7" w:author="Max Lindmark" w:date="2019-09-24T15:41:00Z">
            <w:rPr/>
          </w:rPrChange>
        </w:rPr>
      </w:pPr>
      <w:r w:rsidRPr="00364D0F">
        <w:rPr>
          <w:rFonts w:cstheme="minorHAnsi"/>
          <w:vertAlign w:val="superscript"/>
          <w:lang w:val="en-US"/>
          <w:rPrChange w:id="8" w:author="Max Lindmark" w:date="2019-09-24T15:41:00Z">
            <w:rPr>
              <w:rFonts w:cstheme="minorHAnsi"/>
              <w:vertAlign w:val="superscript"/>
            </w:rPr>
          </w:rPrChange>
        </w:rPr>
        <w:t xml:space="preserve">b </w:t>
      </w:r>
      <w:r w:rsidRPr="00364D0F">
        <w:rPr>
          <w:lang w:val="en-US"/>
          <w:rPrChange w:id="9" w:author="Max Lindmark" w:date="2019-09-24T15:41:00Z">
            <w:rPr/>
          </w:rPrChange>
        </w:rPr>
        <w:t>School of Aquatic and Fishery Sciences (SAFS), University of Washington, Box 355020, Seattle, WA 98195-5020, USA</w:t>
      </w:r>
    </w:p>
    <w:p w14:paraId="5792E058" w14:textId="77777777" w:rsidR="00F274F5" w:rsidRPr="00364D0F" w:rsidRDefault="00F274F5" w:rsidP="002A0350">
      <w:pPr>
        <w:spacing w:line="480" w:lineRule="auto"/>
        <w:contextualSpacing/>
        <w:jc w:val="both"/>
        <w:rPr>
          <w:lang w:val="en-US"/>
          <w:rPrChange w:id="10" w:author="Max Lindmark" w:date="2019-09-24T15:41:00Z">
            <w:rPr/>
          </w:rPrChange>
        </w:rPr>
      </w:pPr>
      <w:r w:rsidRPr="00364D0F">
        <w:rPr>
          <w:rFonts w:cstheme="minorHAnsi"/>
          <w:vertAlign w:val="superscript"/>
          <w:lang w:val="en-US"/>
          <w:rPrChange w:id="11" w:author="Max Lindmark" w:date="2019-09-24T15:41:00Z">
            <w:rPr>
              <w:rFonts w:cstheme="minorHAnsi"/>
              <w:vertAlign w:val="superscript"/>
            </w:rPr>
          </w:rPrChange>
        </w:rPr>
        <w:t xml:space="preserve">c </w:t>
      </w:r>
      <w:r w:rsidRPr="00364D0F">
        <w:rPr>
          <w:lang w:val="en-US"/>
          <w:rPrChange w:id="12" w:author="Max Lindmark" w:date="2019-09-24T15:41:00Z">
            <w:rPr/>
          </w:rPrChange>
        </w:rPr>
        <w:t xml:space="preserve">Swedish University of Agricultural Sciences, Department of Aquatic Resources, Skolgatan 6, SE-742 42 Öregrund, Sweden </w:t>
      </w:r>
    </w:p>
    <w:p w14:paraId="38B5859B" w14:textId="77777777" w:rsidR="00F274F5" w:rsidRPr="004B1D12" w:rsidRDefault="00F274F5" w:rsidP="002A0350">
      <w:pPr>
        <w:spacing w:line="480" w:lineRule="auto"/>
        <w:contextualSpacing/>
        <w:jc w:val="both"/>
        <w:rPr>
          <w:rFonts w:cstheme="minorHAnsi"/>
        </w:rPr>
      </w:pPr>
      <w:r w:rsidRPr="00364D0F">
        <w:rPr>
          <w:rFonts w:cstheme="minorHAnsi"/>
          <w:vertAlign w:val="superscript"/>
          <w:lang w:val="en-US"/>
          <w:rPrChange w:id="13" w:author="Max Lindmark" w:date="2019-09-24T15:41:00Z">
            <w:rPr>
              <w:rFonts w:cstheme="minorHAnsi"/>
              <w:vertAlign w:val="superscript"/>
            </w:rPr>
          </w:rPrChange>
        </w:rPr>
        <w:t>1</w:t>
      </w:r>
      <w:r w:rsidRPr="00364D0F">
        <w:rPr>
          <w:rFonts w:cstheme="minorHAnsi"/>
          <w:lang w:val="en-US"/>
          <w:rPrChange w:id="14" w:author="Max Lindmark" w:date="2019-09-24T15:41:00Z">
            <w:rPr>
              <w:rFonts w:cstheme="minorHAnsi"/>
            </w:rPr>
          </w:rPrChange>
        </w:rPr>
        <w:t xml:space="preserve"> Author to whom correspondence should be addressed. </w:t>
      </w:r>
      <w:r w:rsidRPr="004B1D12">
        <w:rPr>
          <w:rFonts w:cstheme="minorHAnsi"/>
        </w:rPr>
        <w:t>Current address:</w:t>
      </w:r>
    </w:p>
    <w:p w14:paraId="26D36BE5" w14:textId="77777777" w:rsidR="00F274F5" w:rsidRPr="00364D0F" w:rsidRDefault="00F274F5" w:rsidP="002A0350">
      <w:pPr>
        <w:spacing w:line="480" w:lineRule="auto"/>
        <w:contextualSpacing/>
        <w:jc w:val="both"/>
        <w:rPr>
          <w:rFonts w:cstheme="minorHAnsi"/>
          <w:lang w:val="en-US"/>
          <w:rPrChange w:id="15" w:author="Max Lindmark" w:date="2019-09-24T15:41:00Z">
            <w:rPr>
              <w:rFonts w:cstheme="minorHAnsi"/>
            </w:rPr>
          </w:rPrChange>
        </w:rPr>
      </w:pPr>
      <w:r w:rsidRPr="00364D0F">
        <w:rPr>
          <w:rFonts w:cstheme="minorHAnsi"/>
          <w:lang w:val="en-US"/>
          <w:rPrChange w:id="16" w:author="Max Lindmark" w:date="2019-09-24T15:41:00Z">
            <w:rPr>
              <w:rFonts w:cstheme="minorHAnsi"/>
            </w:rPr>
          </w:rPrChange>
        </w:rPr>
        <w:t xml:space="preserve">Max Lindmark, Swedish University of Agricultural Sciences, Department of Aquatic Resources, Institute of Coastal Research, Skolgatan 6, Öregrund 742 42, Sweden, Tel.: +46(0)104784137, email: </w:t>
      </w:r>
      <w:r w:rsidR="00364D0F">
        <w:rPr>
          <w:rStyle w:val="Hyperlink"/>
          <w:rFonts w:cstheme="minorHAnsi"/>
        </w:rPr>
        <w:fldChar w:fldCharType="begin"/>
      </w:r>
      <w:r w:rsidR="00364D0F" w:rsidRPr="00364D0F">
        <w:rPr>
          <w:rStyle w:val="Hyperlink"/>
          <w:rFonts w:cstheme="minorHAnsi"/>
          <w:lang w:val="en-US"/>
          <w:rPrChange w:id="17" w:author="Max Lindmark" w:date="2019-09-24T15:41:00Z">
            <w:rPr>
              <w:rStyle w:val="Hyperlink"/>
              <w:rFonts w:cstheme="minorHAnsi"/>
            </w:rPr>
          </w:rPrChange>
        </w:rPr>
        <w:instrText xml:space="preserve"> HYPERLINK "mailto:max.lindmark@slu.se" </w:instrText>
      </w:r>
      <w:r w:rsidR="00364D0F">
        <w:rPr>
          <w:rStyle w:val="Hyperlink"/>
          <w:rFonts w:cstheme="minorHAnsi"/>
        </w:rPr>
        <w:fldChar w:fldCharType="separate"/>
      </w:r>
      <w:r w:rsidRPr="00364D0F">
        <w:rPr>
          <w:rStyle w:val="Hyperlink"/>
          <w:rFonts w:cstheme="minorHAnsi"/>
          <w:lang w:val="en-US"/>
          <w:rPrChange w:id="18" w:author="Max Lindmark" w:date="2019-09-24T15:41:00Z">
            <w:rPr>
              <w:rStyle w:val="Hyperlink"/>
              <w:rFonts w:cstheme="minorHAnsi"/>
            </w:rPr>
          </w:rPrChange>
        </w:rPr>
        <w:t>max.lindmark@slu.se</w:t>
      </w:r>
      <w:r w:rsidR="00364D0F">
        <w:rPr>
          <w:rStyle w:val="Hyperlink"/>
          <w:rFonts w:cstheme="minorHAnsi"/>
        </w:rPr>
        <w:fldChar w:fldCharType="end"/>
      </w:r>
    </w:p>
    <w:p w14:paraId="17DEE8D7" w14:textId="77777777" w:rsidR="00F274F5" w:rsidRPr="00364D0F" w:rsidRDefault="00F274F5" w:rsidP="002A0350">
      <w:pPr>
        <w:spacing w:line="480" w:lineRule="auto"/>
        <w:contextualSpacing/>
        <w:jc w:val="both"/>
        <w:rPr>
          <w:lang w:val="en-US"/>
          <w:rPrChange w:id="19" w:author="Max Lindmark" w:date="2019-09-24T15:41:00Z">
            <w:rPr/>
          </w:rPrChange>
        </w:rPr>
      </w:pPr>
    </w:p>
    <w:p w14:paraId="359AA583" w14:textId="3C24C9EB" w:rsidR="0037173B" w:rsidRPr="00364D0F" w:rsidRDefault="00F274F5" w:rsidP="00771E35">
      <w:pPr>
        <w:tabs>
          <w:tab w:val="left" w:pos="6690"/>
        </w:tabs>
        <w:spacing w:line="480" w:lineRule="auto"/>
        <w:contextualSpacing/>
        <w:jc w:val="both"/>
        <w:rPr>
          <w:rFonts w:cstheme="minorHAnsi"/>
          <w:color w:val="333333"/>
          <w:shd w:val="clear" w:color="auto" w:fill="FFFFFF"/>
          <w:lang w:val="en-US"/>
          <w:rPrChange w:id="20" w:author="Max Lindmark" w:date="2019-09-24T15:41:00Z">
            <w:rPr>
              <w:rFonts w:cstheme="minorHAnsi"/>
              <w:color w:val="333333"/>
              <w:shd w:val="clear" w:color="auto" w:fill="FFFFFF"/>
            </w:rPr>
          </w:rPrChange>
        </w:rPr>
      </w:pPr>
      <w:r w:rsidRPr="00364D0F">
        <w:rPr>
          <w:rFonts w:cstheme="minorHAnsi"/>
          <w:b/>
          <w:color w:val="333333"/>
          <w:shd w:val="clear" w:color="auto" w:fill="FFFFFF"/>
          <w:lang w:val="en-US"/>
          <w:rPrChange w:id="21" w:author="Max Lindmark" w:date="2019-09-24T15:41:00Z">
            <w:rPr>
              <w:rFonts w:cstheme="minorHAnsi"/>
              <w:b/>
              <w:color w:val="333333"/>
              <w:shd w:val="clear" w:color="auto" w:fill="FFFFFF"/>
            </w:rPr>
          </w:rPrChange>
        </w:rPr>
        <w:t>KEY WORDS</w:t>
      </w:r>
      <w:r w:rsidRPr="00364D0F">
        <w:rPr>
          <w:rFonts w:cstheme="minorHAnsi"/>
          <w:color w:val="333333"/>
          <w:shd w:val="clear" w:color="auto" w:fill="FFFFFF"/>
          <w:lang w:val="en-US"/>
          <w:rPrChange w:id="22" w:author="Max Lindmark" w:date="2019-09-24T15:41:00Z">
            <w:rPr>
              <w:rFonts w:cstheme="minorHAnsi"/>
              <w:color w:val="333333"/>
              <w:shd w:val="clear" w:color="auto" w:fill="FFFFFF"/>
            </w:rPr>
          </w:rPrChange>
        </w:rPr>
        <w:t>:</w:t>
      </w:r>
      <w:r w:rsidR="00771E35">
        <w:rPr>
          <w:rFonts w:cstheme="minorHAnsi"/>
          <w:color w:val="333333"/>
          <w:shd w:val="clear" w:color="auto" w:fill="FFFFFF"/>
          <w:lang w:val="en-US"/>
        </w:rPr>
        <w:tab/>
      </w:r>
    </w:p>
    <w:p w14:paraId="16AFDA0C" w14:textId="77777777" w:rsidR="00EF519B" w:rsidRPr="00364D0F" w:rsidRDefault="00EF519B" w:rsidP="002A0350">
      <w:pPr>
        <w:spacing w:line="480" w:lineRule="auto"/>
        <w:contextualSpacing/>
        <w:jc w:val="both"/>
        <w:rPr>
          <w:rFonts w:cstheme="minorHAnsi"/>
          <w:b/>
          <w:color w:val="333333"/>
          <w:shd w:val="clear" w:color="auto" w:fill="FFFFFF"/>
          <w:lang w:val="en-US"/>
          <w:rPrChange w:id="23" w:author="Max Lindmark" w:date="2019-09-24T15:41:00Z">
            <w:rPr>
              <w:rFonts w:cstheme="minorHAnsi"/>
              <w:b/>
              <w:color w:val="333333"/>
              <w:shd w:val="clear" w:color="auto" w:fill="FFFFFF"/>
            </w:rPr>
          </w:rPrChange>
        </w:rPr>
      </w:pPr>
    </w:p>
    <w:p w14:paraId="6B0A1161" w14:textId="77777777" w:rsidR="00387D02" w:rsidRPr="00364D0F" w:rsidRDefault="0037173B" w:rsidP="002A0350">
      <w:pPr>
        <w:spacing w:line="480" w:lineRule="auto"/>
        <w:contextualSpacing/>
        <w:jc w:val="both"/>
        <w:rPr>
          <w:rFonts w:cstheme="minorHAnsi"/>
          <w:color w:val="333333"/>
          <w:shd w:val="clear" w:color="auto" w:fill="FFFFFF"/>
          <w:lang w:val="en-US"/>
          <w:rPrChange w:id="24" w:author="Max Lindmark" w:date="2019-09-24T15:41:00Z">
            <w:rPr>
              <w:rFonts w:cstheme="minorHAnsi"/>
              <w:color w:val="333333"/>
              <w:shd w:val="clear" w:color="auto" w:fill="FFFFFF"/>
            </w:rPr>
          </w:rPrChange>
        </w:rPr>
      </w:pPr>
      <w:r w:rsidRPr="00364D0F">
        <w:rPr>
          <w:rFonts w:cstheme="minorHAnsi"/>
          <w:b/>
          <w:color w:val="333333"/>
          <w:shd w:val="clear" w:color="auto" w:fill="FFFFFF"/>
          <w:lang w:val="en-US"/>
          <w:rPrChange w:id="25" w:author="Max Lindmark" w:date="2019-09-24T15:41:00Z">
            <w:rPr>
              <w:rFonts w:cstheme="minorHAnsi"/>
              <w:b/>
              <w:color w:val="333333"/>
              <w:shd w:val="clear" w:color="auto" w:fill="FFFFFF"/>
            </w:rPr>
          </w:rPrChange>
        </w:rPr>
        <w:t>WORD COUNT</w:t>
      </w:r>
      <w:r w:rsidRPr="00364D0F">
        <w:rPr>
          <w:rFonts w:cstheme="minorHAnsi"/>
          <w:color w:val="333333"/>
          <w:shd w:val="clear" w:color="auto" w:fill="FFFFFF"/>
          <w:lang w:val="en-US"/>
          <w:rPrChange w:id="26" w:author="Max Lindmark" w:date="2019-09-24T15:41:00Z">
            <w:rPr>
              <w:rFonts w:cstheme="minorHAnsi"/>
              <w:color w:val="333333"/>
              <w:shd w:val="clear" w:color="auto" w:fill="FFFFFF"/>
            </w:rPr>
          </w:rPrChange>
        </w:rPr>
        <w:t>:</w:t>
      </w:r>
      <w:r w:rsidR="00E374D5" w:rsidRPr="00364D0F">
        <w:rPr>
          <w:rFonts w:cstheme="minorHAnsi"/>
          <w:color w:val="333333"/>
          <w:shd w:val="clear" w:color="auto" w:fill="FFFFFF"/>
          <w:lang w:val="en-US"/>
          <w:rPrChange w:id="27" w:author="Max Lindmark" w:date="2019-09-24T15:41:00Z">
            <w:rPr>
              <w:rFonts w:cstheme="minorHAnsi"/>
              <w:color w:val="333333"/>
              <w:shd w:val="clear" w:color="auto" w:fill="FFFFFF"/>
            </w:rPr>
          </w:rPrChange>
        </w:rPr>
        <w:t xml:space="preserve"> </w:t>
      </w:r>
    </w:p>
    <w:p w14:paraId="502E660F" w14:textId="3C4CE2E1" w:rsidR="00387D02" w:rsidRPr="00364D0F" w:rsidRDefault="00E374D5" w:rsidP="002A0350">
      <w:pPr>
        <w:spacing w:line="480" w:lineRule="auto"/>
        <w:contextualSpacing/>
        <w:jc w:val="both"/>
        <w:rPr>
          <w:rFonts w:cstheme="minorHAnsi"/>
          <w:color w:val="333333"/>
          <w:shd w:val="clear" w:color="auto" w:fill="FFFFFF"/>
          <w:lang w:val="en-US"/>
          <w:rPrChange w:id="28" w:author="Max Lindmark" w:date="2019-09-24T15:41:00Z">
            <w:rPr>
              <w:rFonts w:cstheme="minorHAnsi"/>
              <w:color w:val="333333"/>
              <w:shd w:val="clear" w:color="auto" w:fill="FFFFFF"/>
            </w:rPr>
          </w:rPrChange>
        </w:rPr>
      </w:pPr>
      <w:r w:rsidRPr="00364D0F">
        <w:rPr>
          <w:rFonts w:cstheme="minorHAnsi"/>
          <w:color w:val="333333"/>
          <w:shd w:val="clear" w:color="auto" w:fill="FFFFFF"/>
          <w:lang w:val="en-US"/>
          <w:rPrChange w:id="29" w:author="Max Lindmark" w:date="2019-09-24T15:41:00Z">
            <w:rPr>
              <w:rFonts w:cstheme="minorHAnsi"/>
              <w:color w:val="333333"/>
              <w:shd w:val="clear" w:color="auto" w:fill="FFFFFF"/>
            </w:rPr>
          </w:rPrChange>
        </w:rPr>
        <w:t xml:space="preserve">Abstract: </w:t>
      </w:r>
      <w:r w:rsidR="00DB4AD8" w:rsidRPr="00364D0F">
        <w:rPr>
          <w:rFonts w:cstheme="minorHAnsi"/>
          <w:color w:val="333333"/>
          <w:shd w:val="clear" w:color="auto" w:fill="FFFFFF"/>
          <w:lang w:val="en-US"/>
          <w:rPrChange w:id="30" w:author="Max Lindmark" w:date="2019-09-24T15:41:00Z">
            <w:rPr>
              <w:rFonts w:cstheme="minorHAnsi"/>
              <w:color w:val="333333"/>
              <w:shd w:val="clear" w:color="auto" w:fill="FFFFFF"/>
            </w:rPr>
          </w:rPrChange>
        </w:rPr>
        <w:t>~</w:t>
      </w:r>
      <w:r w:rsidR="00762BEA" w:rsidRPr="00364D0F">
        <w:rPr>
          <w:rFonts w:cstheme="minorHAnsi"/>
          <w:color w:val="333333"/>
          <w:shd w:val="clear" w:color="auto" w:fill="FFFFFF"/>
          <w:lang w:val="en-US"/>
          <w:rPrChange w:id="31" w:author="Max Lindmark" w:date="2019-09-24T15:41:00Z">
            <w:rPr>
              <w:rFonts w:cstheme="minorHAnsi"/>
              <w:color w:val="333333"/>
              <w:shd w:val="clear" w:color="auto" w:fill="FFFFFF"/>
            </w:rPr>
          </w:rPrChange>
        </w:rPr>
        <w:t>19</w:t>
      </w:r>
    </w:p>
    <w:p w14:paraId="01F65DA7" w14:textId="5372031E" w:rsidR="00387D02" w:rsidRPr="00364D0F" w:rsidRDefault="00E374D5" w:rsidP="002A0350">
      <w:pPr>
        <w:spacing w:line="480" w:lineRule="auto"/>
        <w:contextualSpacing/>
        <w:jc w:val="both"/>
        <w:rPr>
          <w:rFonts w:cstheme="minorHAnsi"/>
          <w:color w:val="333333"/>
          <w:shd w:val="clear" w:color="auto" w:fill="FFFFFF"/>
          <w:lang w:val="en-US"/>
          <w:rPrChange w:id="32" w:author="Max Lindmark" w:date="2019-09-24T15:41:00Z">
            <w:rPr>
              <w:rFonts w:cstheme="minorHAnsi"/>
              <w:color w:val="333333"/>
              <w:shd w:val="clear" w:color="auto" w:fill="FFFFFF"/>
            </w:rPr>
          </w:rPrChange>
        </w:rPr>
      </w:pPr>
      <w:r w:rsidRPr="00364D0F">
        <w:rPr>
          <w:rFonts w:cstheme="minorHAnsi"/>
          <w:color w:val="333333"/>
          <w:shd w:val="clear" w:color="auto" w:fill="FFFFFF"/>
          <w:lang w:val="en-US"/>
          <w:rPrChange w:id="33" w:author="Max Lindmark" w:date="2019-09-24T15:41:00Z">
            <w:rPr>
              <w:rFonts w:cstheme="minorHAnsi"/>
              <w:color w:val="333333"/>
              <w:shd w:val="clear" w:color="auto" w:fill="FFFFFF"/>
            </w:rPr>
          </w:rPrChange>
        </w:rPr>
        <w:t xml:space="preserve">Introduction: </w:t>
      </w:r>
      <w:r w:rsidR="00DB4AD8" w:rsidRPr="00364D0F">
        <w:rPr>
          <w:rFonts w:cstheme="minorHAnsi"/>
          <w:color w:val="333333"/>
          <w:shd w:val="clear" w:color="auto" w:fill="FFFFFF"/>
          <w:lang w:val="en-US"/>
          <w:rPrChange w:id="34" w:author="Max Lindmark" w:date="2019-09-24T15:41:00Z">
            <w:rPr>
              <w:rFonts w:cstheme="minorHAnsi"/>
              <w:color w:val="333333"/>
              <w:shd w:val="clear" w:color="auto" w:fill="FFFFFF"/>
            </w:rPr>
          </w:rPrChange>
        </w:rPr>
        <w:t>~1</w:t>
      </w:r>
      <w:r w:rsidR="00762BEA" w:rsidRPr="00364D0F">
        <w:rPr>
          <w:rFonts w:cstheme="minorHAnsi"/>
          <w:color w:val="333333"/>
          <w:shd w:val="clear" w:color="auto" w:fill="FFFFFF"/>
          <w:lang w:val="en-US"/>
          <w:rPrChange w:id="35" w:author="Max Lindmark" w:date="2019-09-24T15:41:00Z">
            <w:rPr>
              <w:rFonts w:cstheme="minorHAnsi"/>
              <w:color w:val="333333"/>
              <w:shd w:val="clear" w:color="auto" w:fill="FFFFFF"/>
            </w:rPr>
          </w:rPrChange>
        </w:rPr>
        <w:t>100</w:t>
      </w:r>
    </w:p>
    <w:p w14:paraId="68A5535C" w14:textId="74A59046" w:rsidR="00387D02" w:rsidRPr="00364D0F" w:rsidRDefault="00125A25" w:rsidP="002A0350">
      <w:pPr>
        <w:spacing w:line="480" w:lineRule="auto"/>
        <w:contextualSpacing/>
        <w:jc w:val="both"/>
        <w:rPr>
          <w:rFonts w:cstheme="minorHAnsi"/>
          <w:color w:val="333333"/>
          <w:shd w:val="clear" w:color="auto" w:fill="FFFFFF"/>
          <w:lang w:val="en-US"/>
          <w:rPrChange w:id="36" w:author="Max Lindmark" w:date="2019-09-24T15:41:00Z">
            <w:rPr>
              <w:rFonts w:cstheme="minorHAnsi"/>
              <w:color w:val="333333"/>
              <w:shd w:val="clear" w:color="auto" w:fill="FFFFFF"/>
            </w:rPr>
          </w:rPrChange>
        </w:rPr>
      </w:pPr>
      <w:r w:rsidRPr="00364D0F">
        <w:rPr>
          <w:rFonts w:cstheme="minorHAnsi"/>
          <w:color w:val="333333"/>
          <w:shd w:val="clear" w:color="auto" w:fill="FFFFFF"/>
          <w:lang w:val="en-US"/>
          <w:rPrChange w:id="37" w:author="Max Lindmark" w:date="2019-09-24T15:41:00Z">
            <w:rPr>
              <w:rFonts w:cstheme="minorHAnsi"/>
              <w:color w:val="333333"/>
              <w:shd w:val="clear" w:color="auto" w:fill="FFFFFF"/>
            </w:rPr>
          </w:rPrChange>
        </w:rPr>
        <w:t xml:space="preserve">Methods: </w:t>
      </w:r>
      <w:r w:rsidR="00AE68F9" w:rsidRPr="00364D0F">
        <w:rPr>
          <w:rFonts w:cstheme="minorHAnsi"/>
          <w:color w:val="333333"/>
          <w:shd w:val="clear" w:color="auto" w:fill="FFFFFF"/>
          <w:lang w:val="en-US"/>
          <w:rPrChange w:id="38" w:author="Max Lindmark" w:date="2019-09-24T15:41:00Z">
            <w:rPr>
              <w:rFonts w:cstheme="minorHAnsi"/>
              <w:color w:val="333333"/>
              <w:shd w:val="clear" w:color="auto" w:fill="FFFFFF"/>
            </w:rPr>
          </w:rPrChange>
        </w:rPr>
        <w:t>~</w:t>
      </w:r>
      <w:r w:rsidRPr="00364D0F">
        <w:rPr>
          <w:rFonts w:cstheme="minorHAnsi"/>
          <w:color w:val="333333"/>
          <w:shd w:val="clear" w:color="auto" w:fill="FFFFFF"/>
          <w:lang w:val="en-US"/>
          <w:rPrChange w:id="39" w:author="Max Lindmark" w:date="2019-09-24T15:41:00Z">
            <w:rPr>
              <w:rFonts w:cstheme="minorHAnsi"/>
              <w:color w:val="333333"/>
              <w:shd w:val="clear" w:color="auto" w:fill="FFFFFF"/>
            </w:rPr>
          </w:rPrChange>
        </w:rPr>
        <w:t>90</w:t>
      </w:r>
      <w:r w:rsidR="00762BEA" w:rsidRPr="00364D0F">
        <w:rPr>
          <w:rFonts w:cstheme="minorHAnsi"/>
          <w:color w:val="333333"/>
          <w:shd w:val="clear" w:color="auto" w:fill="FFFFFF"/>
          <w:lang w:val="en-US"/>
          <w:rPrChange w:id="40" w:author="Max Lindmark" w:date="2019-09-24T15:41:00Z">
            <w:rPr>
              <w:rFonts w:cstheme="minorHAnsi"/>
              <w:color w:val="333333"/>
              <w:shd w:val="clear" w:color="auto" w:fill="FFFFFF"/>
            </w:rPr>
          </w:rPrChange>
        </w:rPr>
        <w:t>0</w:t>
      </w:r>
    </w:p>
    <w:p w14:paraId="6B8B38DB" w14:textId="17CC194B" w:rsidR="00387D02" w:rsidRPr="00364D0F" w:rsidRDefault="00BC0EF7" w:rsidP="002A0350">
      <w:pPr>
        <w:spacing w:line="480" w:lineRule="auto"/>
        <w:contextualSpacing/>
        <w:jc w:val="both"/>
        <w:rPr>
          <w:rFonts w:cstheme="minorHAnsi"/>
          <w:color w:val="333333"/>
          <w:shd w:val="clear" w:color="auto" w:fill="FFFFFF"/>
          <w:lang w:val="en-US"/>
          <w:rPrChange w:id="41" w:author="Max Lindmark" w:date="2019-09-24T15:41:00Z">
            <w:rPr>
              <w:rFonts w:cstheme="minorHAnsi"/>
              <w:color w:val="333333"/>
              <w:shd w:val="clear" w:color="auto" w:fill="FFFFFF"/>
            </w:rPr>
          </w:rPrChange>
        </w:rPr>
      </w:pPr>
      <w:r w:rsidRPr="00364D0F">
        <w:rPr>
          <w:rFonts w:cstheme="minorHAnsi"/>
          <w:color w:val="333333"/>
          <w:shd w:val="clear" w:color="auto" w:fill="FFFFFF"/>
          <w:lang w:val="en-US"/>
          <w:rPrChange w:id="42" w:author="Max Lindmark" w:date="2019-09-24T15:41:00Z">
            <w:rPr>
              <w:rFonts w:cstheme="minorHAnsi"/>
              <w:color w:val="333333"/>
              <w:shd w:val="clear" w:color="auto" w:fill="FFFFFF"/>
            </w:rPr>
          </w:rPrChange>
        </w:rPr>
        <w:t xml:space="preserve">Results: </w:t>
      </w:r>
      <w:r w:rsidR="00762BEA" w:rsidRPr="00364D0F">
        <w:rPr>
          <w:rFonts w:cstheme="minorHAnsi"/>
          <w:color w:val="333333"/>
          <w:shd w:val="clear" w:color="auto" w:fill="FFFFFF"/>
          <w:lang w:val="en-US"/>
          <w:rPrChange w:id="43" w:author="Max Lindmark" w:date="2019-09-24T15:41:00Z">
            <w:rPr>
              <w:rFonts w:cstheme="minorHAnsi"/>
              <w:color w:val="333333"/>
              <w:shd w:val="clear" w:color="auto" w:fill="FFFFFF"/>
            </w:rPr>
          </w:rPrChange>
        </w:rPr>
        <w:t>~</w:t>
      </w:r>
      <w:r w:rsidR="002564E8" w:rsidRPr="00364D0F">
        <w:rPr>
          <w:rFonts w:cstheme="minorHAnsi"/>
          <w:color w:val="333333"/>
          <w:shd w:val="clear" w:color="auto" w:fill="FFFFFF"/>
          <w:lang w:val="en-US"/>
          <w:rPrChange w:id="44" w:author="Max Lindmark" w:date="2019-09-24T15:41:00Z">
            <w:rPr>
              <w:rFonts w:cstheme="minorHAnsi"/>
              <w:color w:val="333333"/>
              <w:shd w:val="clear" w:color="auto" w:fill="FFFFFF"/>
            </w:rPr>
          </w:rPrChange>
        </w:rPr>
        <w:t>500</w:t>
      </w:r>
    </w:p>
    <w:p w14:paraId="5EDE250F" w14:textId="706A8462" w:rsidR="007C13D9" w:rsidRPr="00364D0F" w:rsidRDefault="00BC0EF7" w:rsidP="002A0350">
      <w:pPr>
        <w:spacing w:line="480" w:lineRule="auto"/>
        <w:contextualSpacing/>
        <w:jc w:val="both"/>
        <w:rPr>
          <w:rFonts w:cstheme="minorHAnsi"/>
          <w:color w:val="333333"/>
          <w:shd w:val="clear" w:color="auto" w:fill="FFFFFF"/>
          <w:lang w:val="en-US"/>
          <w:rPrChange w:id="45" w:author="Max Lindmark" w:date="2019-09-24T15:41:00Z">
            <w:rPr>
              <w:rFonts w:cstheme="minorHAnsi"/>
              <w:color w:val="333333"/>
              <w:shd w:val="clear" w:color="auto" w:fill="FFFFFF"/>
            </w:rPr>
          </w:rPrChange>
        </w:rPr>
      </w:pPr>
      <w:r w:rsidRPr="00364D0F">
        <w:rPr>
          <w:rFonts w:cstheme="minorHAnsi"/>
          <w:color w:val="333333"/>
          <w:shd w:val="clear" w:color="auto" w:fill="FFFFFF"/>
          <w:lang w:val="en-US"/>
          <w:rPrChange w:id="46" w:author="Max Lindmark" w:date="2019-09-24T15:41:00Z">
            <w:rPr>
              <w:rFonts w:cstheme="minorHAnsi"/>
              <w:color w:val="333333"/>
              <w:shd w:val="clear" w:color="auto" w:fill="FFFFFF"/>
            </w:rPr>
          </w:rPrChange>
        </w:rPr>
        <w:t xml:space="preserve">Discussion: </w:t>
      </w:r>
      <w:r w:rsidR="00762BEA" w:rsidRPr="00364D0F">
        <w:rPr>
          <w:rFonts w:cstheme="minorHAnsi"/>
          <w:color w:val="333333"/>
          <w:shd w:val="clear" w:color="auto" w:fill="FFFFFF"/>
          <w:lang w:val="en-US"/>
          <w:rPrChange w:id="47" w:author="Max Lindmark" w:date="2019-09-24T15:41:00Z">
            <w:rPr>
              <w:rFonts w:cstheme="minorHAnsi"/>
              <w:color w:val="333333"/>
              <w:shd w:val="clear" w:color="auto" w:fill="FFFFFF"/>
            </w:rPr>
          </w:rPrChange>
        </w:rPr>
        <w:t>~1400</w:t>
      </w:r>
      <w:r w:rsidR="001518BB" w:rsidRPr="00364D0F">
        <w:rPr>
          <w:rFonts w:cstheme="minorHAnsi"/>
          <w:color w:val="333333"/>
          <w:shd w:val="clear" w:color="auto" w:fill="FFFFFF"/>
          <w:lang w:val="en-US"/>
          <w:rPrChange w:id="48" w:author="Max Lindmark" w:date="2019-09-24T15:41:00Z">
            <w:rPr>
              <w:rFonts w:cstheme="minorHAnsi"/>
              <w:color w:val="333333"/>
              <w:shd w:val="clear" w:color="auto" w:fill="FFFFFF"/>
            </w:rPr>
          </w:rPrChange>
        </w:rPr>
        <w:t xml:space="preserve"> (missing one section currently)</w:t>
      </w:r>
    </w:p>
    <w:p w14:paraId="35C98543" w14:textId="1F8D8AFE" w:rsidR="00EF519B" w:rsidRPr="00364D0F" w:rsidRDefault="002564E8" w:rsidP="002A0350">
      <w:pPr>
        <w:spacing w:line="480" w:lineRule="auto"/>
        <w:contextualSpacing/>
        <w:jc w:val="both"/>
        <w:rPr>
          <w:rFonts w:cstheme="minorHAnsi"/>
          <w:color w:val="333333"/>
          <w:shd w:val="clear" w:color="auto" w:fill="FFFFFF"/>
          <w:lang w:val="en-US"/>
          <w:rPrChange w:id="49" w:author="Max Lindmark" w:date="2019-09-24T15:41:00Z">
            <w:rPr>
              <w:rFonts w:cstheme="minorHAnsi"/>
              <w:color w:val="333333"/>
              <w:shd w:val="clear" w:color="auto" w:fill="FFFFFF"/>
            </w:rPr>
          </w:rPrChange>
        </w:rPr>
      </w:pPr>
      <w:r w:rsidRPr="00364D0F">
        <w:rPr>
          <w:rFonts w:cstheme="minorHAnsi"/>
          <w:color w:val="333333"/>
          <w:shd w:val="clear" w:color="auto" w:fill="FFFFFF"/>
          <w:lang w:val="en-US"/>
          <w:rPrChange w:id="50" w:author="Max Lindmark" w:date="2019-09-24T15:41:00Z">
            <w:rPr>
              <w:rFonts w:cstheme="minorHAnsi"/>
              <w:color w:val="333333"/>
              <w:shd w:val="clear" w:color="auto" w:fill="FFFFFF"/>
            </w:rPr>
          </w:rPrChange>
        </w:rPr>
        <w:t>Total: ~ 3900</w:t>
      </w:r>
    </w:p>
    <w:p w14:paraId="68949B81" w14:textId="77777777" w:rsidR="00EF519B" w:rsidRPr="00364D0F" w:rsidRDefault="00EF519B" w:rsidP="002A0350">
      <w:pPr>
        <w:spacing w:line="480" w:lineRule="auto"/>
        <w:contextualSpacing/>
        <w:jc w:val="both"/>
        <w:rPr>
          <w:rFonts w:cstheme="minorHAnsi"/>
          <w:color w:val="333333"/>
          <w:shd w:val="clear" w:color="auto" w:fill="FFFFFF"/>
          <w:lang w:val="en-US"/>
          <w:rPrChange w:id="51" w:author="Max Lindmark" w:date="2019-09-24T15:41:00Z">
            <w:rPr>
              <w:rFonts w:cstheme="minorHAnsi"/>
              <w:color w:val="333333"/>
              <w:shd w:val="clear" w:color="auto" w:fill="FFFFFF"/>
            </w:rPr>
          </w:rPrChange>
        </w:rPr>
      </w:pPr>
    </w:p>
    <w:p w14:paraId="4FE57FA6" w14:textId="77777777" w:rsidR="003224C2" w:rsidRPr="00364D0F" w:rsidRDefault="003224C2" w:rsidP="002A0350">
      <w:pPr>
        <w:spacing w:line="480" w:lineRule="auto"/>
        <w:contextualSpacing/>
        <w:jc w:val="both"/>
        <w:rPr>
          <w:rFonts w:cstheme="minorHAnsi"/>
          <w:color w:val="333333"/>
          <w:shd w:val="clear" w:color="auto" w:fill="FFFFFF"/>
          <w:lang w:val="en-US"/>
          <w:rPrChange w:id="52" w:author="Max Lindmark" w:date="2019-09-24T15:41:00Z">
            <w:rPr>
              <w:rFonts w:cstheme="minorHAnsi"/>
              <w:color w:val="333333"/>
              <w:shd w:val="clear" w:color="auto" w:fill="FFFFFF"/>
            </w:rPr>
          </w:rPrChange>
        </w:rPr>
      </w:pPr>
    </w:p>
    <w:p w14:paraId="325EEAA2" w14:textId="77777777" w:rsidR="003224C2" w:rsidRPr="00364D0F" w:rsidRDefault="003224C2" w:rsidP="002A0350">
      <w:pPr>
        <w:spacing w:line="480" w:lineRule="auto"/>
        <w:contextualSpacing/>
        <w:jc w:val="both"/>
        <w:rPr>
          <w:rFonts w:cstheme="minorHAnsi"/>
          <w:color w:val="333333"/>
          <w:shd w:val="clear" w:color="auto" w:fill="FFFFFF"/>
          <w:lang w:val="en-US"/>
          <w:rPrChange w:id="53" w:author="Max Lindmark" w:date="2019-09-24T15:41:00Z">
            <w:rPr>
              <w:rFonts w:cstheme="minorHAnsi"/>
              <w:color w:val="333333"/>
              <w:shd w:val="clear" w:color="auto" w:fill="FFFFFF"/>
            </w:rPr>
          </w:rPrChange>
        </w:rPr>
      </w:pPr>
    </w:p>
    <w:p w14:paraId="281E9FB9" w14:textId="77777777" w:rsidR="00EF519B" w:rsidRPr="00364D0F" w:rsidRDefault="00EF519B" w:rsidP="002A0350">
      <w:pPr>
        <w:spacing w:line="480" w:lineRule="auto"/>
        <w:contextualSpacing/>
        <w:jc w:val="both"/>
        <w:rPr>
          <w:rFonts w:cstheme="minorHAnsi"/>
          <w:color w:val="333333"/>
          <w:shd w:val="clear" w:color="auto" w:fill="FFFFFF"/>
          <w:lang w:val="en-US"/>
          <w:rPrChange w:id="54" w:author="Max Lindmark" w:date="2019-09-24T15:41:00Z">
            <w:rPr>
              <w:rFonts w:cstheme="minorHAnsi"/>
              <w:color w:val="333333"/>
              <w:shd w:val="clear" w:color="auto" w:fill="FFFFFF"/>
            </w:rPr>
          </w:rPrChange>
        </w:rPr>
      </w:pPr>
    </w:p>
    <w:p w14:paraId="39E23959" w14:textId="77777777" w:rsidR="00EF519B" w:rsidRPr="00364D0F" w:rsidRDefault="00EF519B" w:rsidP="002A0350">
      <w:pPr>
        <w:spacing w:line="480" w:lineRule="auto"/>
        <w:contextualSpacing/>
        <w:jc w:val="both"/>
        <w:rPr>
          <w:rFonts w:cstheme="minorHAnsi"/>
          <w:color w:val="333333"/>
          <w:shd w:val="clear" w:color="auto" w:fill="FFFFFF"/>
          <w:lang w:val="en-US"/>
          <w:rPrChange w:id="55" w:author="Max Lindmark" w:date="2019-09-24T15:41:00Z">
            <w:rPr>
              <w:rFonts w:cstheme="minorHAnsi"/>
              <w:color w:val="333333"/>
              <w:shd w:val="clear" w:color="auto" w:fill="FFFFFF"/>
            </w:rPr>
          </w:rPrChange>
        </w:rPr>
      </w:pPr>
    </w:p>
    <w:p w14:paraId="1274772C" w14:textId="77777777" w:rsidR="008F239B" w:rsidRPr="00364D0F" w:rsidRDefault="008F239B" w:rsidP="00806264">
      <w:pPr>
        <w:spacing w:line="480" w:lineRule="auto"/>
        <w:contextualSpacing/>
        <w:jc w:val="both"/>
        <w:rPr>
          <w:rFonts w:cstheme="minorHAnsi"/>
          <w:i/>
          <w:sz w:val="28"/>
          <w:szCs w:val="44"/>
          <w:lang w:val="en-US"/>
          <w:rPrChange w:id="56" w:author="Max Lindmark" w:date="2019-09-24T15:41:00Z">
            <w:rPr>
              <w:rFonts w:cstheme="minorHAnsi"/>
              <w:i/>
              <w:sz w:val="28"/>
              <w:szCs w:val="44"/>
            </w:rPr>
          </w:rPrChange>
        </w:rPr>
      </w:pPr>
      <w:r w:rsidRPr="00364D0F">
        <w:rPr>
          <w:rFonts w:cstheme="minorHAnsi"/>
          <w:i/>
          <w:sz w:val="28"/>
          <w:szCs w:val="44"/>
          <w:lang w:val="en-US"/>
          <w:rPrChange w:id="57" w:author="Max Lindmark" w:date="2019-09-24T15:41:00Z">
            <w:rPr>
              <w:rFonts w:cstheme="minorHAnsi"/>
              <w:i/>
              <w:sz w:val="28"/>
              <w:szCs w:val="44"/>
            </w:rPr>
          </w:rPrChange>
        </w:rPr>
        <w:lastRenderedPageBreak/>
        <w:t>Large body sizes restrict beneficial effects of warming on fish body growth</w:t>
      </w:r>
    </w:p>
    <w:p w14:paraId="55D3FF9A" w14:textId="098C3E9B" w:rsidR="003D646A" w:rsidRPr="00364D0F" w:rsidRDefault="002F2D81" w:rsidP="00855684">
      <w:pPr>
        <w:pStyle w:val="ListParagraph"/>
        <w:numPr>
          <w:ilvl w:val="0"/>
          <w:numId w:val="28"/>
        </w:numPr>
        <w:spacing w:line="480" w:lineRule="auto"/>
        <w:jc w:val="both"/>
        <w:rPr>
          <w:rFonts w:cstheme="minorHAnsi"/>
          <w:lang w:val="en-US"/>
          <w:rPrChange w:id="58" w:author="Max Lindmark" w:date="2019-09-24T15:41:00Z">
            <w:rPr>
              <w:rFonts w:cstheme="minorHAnsi"/>
            </w:rPr>
          </w:rPrChange>
        </w:rPr>
      </w:pPr>
      <w:r w:rsidRPr="00364D0F">
        <w:rPr>
          <w:rFonts w:cstheme="minorHAnsi"/>
          <w:lang w:val="en-US"/>
          <w:rPrChange w:id="59" w:author="Max Lindmark" w:date="2019-09-24T15:41:00Z">
            <w:rPr>
              <w:rFonts w:cstheme="minorHAnsi"/>
            </w:rPr>
          </w:rPrChange>
        </w:rPr>
        <w:t>Individual body growth rates affect</w:t>
      </w:r>
      <w:r w:rsidR="00204903" w:rsidRPr="00364D0F">
        <w:rPr>
          <w:rFonts w:cstheme="minorHAnsi"/>
          <w:lang w:val="en-US"/>
          <w:rPrChange w:id="60" w:author="Max Lindmark" w:date="2019-09-24T15:41:00Z">
            <w:rPr>
              <w:rFonts w:cstheme="minorHAnsi"/>
            </w:rPr>
          </w:rPrChange>
        </w:rPr>
        <w:t xml:space="preserve"> </w:t>
      </w:r>
      <w:r w:rsidR="00640660" w:rsidRPr="00364D0F">
        <w:rPr>
          <w:rFonts w:cstheme="minorHAnsi"/>
          <w:lang w:val="en-US"/>
          <w:rPrChange w:id="61" w:author="Max Lindmark" w:date="2019-09-24T15:41:00Z">
            <w:rPr>
              <w:rFonts w:cstheme="minorHAnsi"/>
            </w:rPr>
          </w:rPrChange>
        </w:rPr>
        <w:t xml:space="preserve">fitness of individuals, population growth rates and </w:t>
      </w:r>
      <w:r w:rsidRPr="00364D0F">
        <w:rPr>
          <w:rFonts w:cstheme="minorHAnsi"/>
          <w:lang w:val="en-US"/>
          <w:rPrChange w:id="62" w:author="Max Lindmark" w:date="2019-09-24T15:41:00Z">
            <w:rPr>
              <w:rFonts w:cstheme="minorHAnsi"/>
            </w:rPr>
          </w:rPrChange>
        </w:rPr>
        <w:t>ecosystem functions such as productivity and yield from capture fisheries</w:t>
      </w:r>
      <w:r w:rsidR="00530E62" w:rsidRPr="00364D0F">
        <w:rPr>
          <w:rFonts w:cstheme="minorHAnsi"/>
          <w:lang w:val="en-US"/>
          <w:rPrChange w:id="63" w:author="Max Lindmark" w:date="2019-09-24T15:41:00Z">
            <w:rPr>
              <w:rFonts w:cstheme="minorHAnsi"/>
            </w:rPr>
          </w:rPrChange>
        </w:rPr>
        <w:t xml:space="preserve">. </w:t>
      </w:r>
      <w:r w:rsidR="007560DE" w:rsidRPr="00364D0F">
        <w:rPr>
          <w:rFonts w:cstheme="minorHAnsi"/>
          <w:lang w:val="en-US"/>
          <w:rPrChange w:id="64" w:author="Max Lindmark" w:date="2019-09-24T15:41:00Z">
            <w:rPr>
              <w:rFonts w:cstheme="minorHAnsi"/>
            </w:rPr>
          </w:rPrChange>
        </w:rPr>
        <w:t xml:space="preserve">Warming of aquatic communities is </w:t>
      </w:r>
      <w:r w:rsidR="008C04A6" w:rsidRPr="00364D0F">
        <w:rPr>
          <w:rFonts w:cstheme="minorHAnsi"/>
          <w:lang w:val="en-US"/>
          <w:rPrChange w:id="65" w:author="Max Lindmark" w:date="2019-09-24T15:41:00Z">
            <w:rPr>
              <w:rFonts w:cstheme="minorHAnsi"/>
            </w:rPr>
          </w:rPrChange>
        </w:rPr>
        <w:t xml:space="preserve">generally </w:t>
      </w:r>
      <w:r w:rsidR="007560DE" w:rsidRPr="00364D0F">
        <w:rPr>
          <w:rFonts w:cstheme="minorHAnsi"/>
          <w:lang w:val="en-US"/>
          <w:rPrChange w:id="66" w:author="Max Lindmark" w:date="2019-09-24T15:41:00Z">
            <w:rPr>
              <w:rFonts w:cstheme="minorHAnsi"/>
            </w:rPr>
          </w:rPrChange>
        </w:rPr>
        <w:t xml:space="preserve">predicted to cause </w:t>
      </w:r>
      <w:r w:rsidR="00C4149F" w:rsidRPr="00364D0F">
        <w:rPr>
          <w:rFonts w:cstheme="minorHAnsi"/>
          <w:lang w:val="en-US"/>
          <w:rPrChange w:id="67" w:author="Max Lindmark" w:date="2019-09-24T15:41:00Z">
            <w:rPr>
              <w:rFonts w:cstheme="minorHAnsi"/>
            </w:rPr>
          </w:rPrChange>
        </w:rPr>
        <w:t xml:space="preserve">faster growth rates and small </w:t>
      </w:r>
      <w:r w:rsidR="007560DE" w:rsidRPr="00364D0F">
        <w:rPr>
          <w:rFonts w:cstheme="minorHAnsi"/>
          <w:lang w:val="en-US"/>
          <w:rPrChange w:id="68" w:author="Max Lindmark" w:date="2019-09-24T15:41:00Z">
            <w:rPr>
              <w:rFonts w:cstheme="minorHAnsi"/>
            </w:rPr>
          </w:rPrChange>
        </w:rPr>
        <w:t>asymptotic body</w:t>
      </w:r>
      <w:r w:rsidR="00221E16" w:rsidRPr="00364D0F">
        <w:rPr>
          <w:rFonts w:cstheme="minorHAnsi"/>
          <w:lang w:val="en-US"/>
          <w:rPrChange w:id="69" w:author="Max Lindmark" w:date="2019-09-24T15:41:00Z">
            <w:rPr>
              <w:rFonts w:cstheme="minorHAnsi"/>
            </w:rPr>
          </w:rPrChange>
        </w:rPr>
        <w:t xml:space="preserve"> sizes</w:t>
      </w:r>
      <w:r w:rsidR="00C4149F" w:rsidRPr="00364D0F">
        <w:rPr>
          <w:rFonts w:cstheme="minorHAnsi"/>
          <w:lang w:val="en-US"/>
          <w:rPrChange w:id="70" w:author="Max Lindmark" w:date="2019-09-24T15:41:00Z">
            <w:rPr>
              <w:rFonts w:cstheme="minorHAnsi"/>
            </w:rPr>
          </w:rPrChange>
        </w:rPr>
        <w:t xml:space="preserve">. However, </w:t>
      </w:r>
      <w:r w:rsidRPr="00364D0F">
        <w:rPr>
          <w:rFonts w:cstheme="minorHAnsi"/>
          <w:lang w:val="en-US"/>
          <w:rPrChange w:id="71" w:author="Max Lindmark" w:date="2019-09-24T15:41:00Z">
            <w:rPr>
              <w:rFonts w:cstheme="minorHAnsi"/>
            </w:rPr>
          </w:rPrChange>
        </w:rPr>
        <w:t xml:space="preserve">we lack a mechanistic understanding the causes, and empirical </w:t>
      </w:r>
      <w:r w:rsidR="00640660" w:rsidRPr="00364D0F">
        <w:rPr>
          <w:rFonts w:cstheme="minorHAnsi"/>
          <w:lang w:val="en-US"/>
          <w:rPrChange w:id="72" w:author="Max Lindmark" w:date="2019-09-24T15:41:00Z">
            <w:rPr>
              <w:rFonts w:cstheme="minorHAnsi"/>
            </w:rPr>
          </w:rPrChange>
        </w:rPr>
        <w:t xml:space="preserve">data on changes in growth-related traits are </w:t>
      </w:r>
      <w:r w:rsidRPr="00364D0F">
        <w:rPr>
          <w:rFonts w:cstheme="minorHAnsi"/>
          <w:lang w:val="en-US"/>
          <w:rPrChange w:id="73" w:author="Max Lindmark" w:date="2019-09-24T15:41:00Z">
            <w:rPr>
              <w:rFonts w:cstheme="minorHAnsi"/>
            </w:rPr>
          </w:rPrChange>
        </w:rPr>
        <w:t>limited to either field data on exploited species or limited to few specific studies</w:t>
      </w:r>
      <w:commentRangeStart w:id="74"/>
      <w:r w:rsidRPr="00364D0F">
        <w:rPr>
          <w:rFonts w:cstheme="minorHAnsi"/>
          <w:lang w:val="en-US"/>
          <w:rPrChange w:id="75" w:author="Max Lindmark" w:date="2019-09-24T15:41:00Z">
            <w:rPr>
              <w:rFonts w:cstheme="minorHAnsi"/>
            </w:rPr>
          </w:rPrChange>
        </w:rPr>
        <w:t>.</w:t>
      </w:r>
      <w:commentRangeEnd w:id="74"/>
      <w:r w:rsidR="00303386">
        <w:rPr>
          <w:rStyle w:val="CommentReference"/>
        </w:rPr>
        <w:commentReference w:id="74"/>
      </w:r>
      <w:r w:rsidRPr="00364D0F">
        <w:rPr>
          <w:rFonts w:cstheme="minorHAnsi"/>
          <w:lang w:val="en-US"/>
          <w:rPrChange w:id="76" w:author="Max Lindmark" w:date="2019-09-24T15:41:00Z">
            <w:rPr>
              <w:rFonts w:cstheme="minorHAnsi"/>
            </w:rPr>
          </w:rPrChange>
        </w:rPr>
        <w:t xml:space="preserve"> </w:t>
      </w:r>
    </w:p>
    <w:p w14:paraId="73308B4B" w14:textId="37CB9F5E" w:rsidR="003D646A" w:rsidRPr="00364D0F" w:rsidRDefault="001A38BC" w:rsidP="003D646A">
      <w:pPr>
        <w:pStyle w:val="ListParagraph"/>
        <w:numPr>
          <w:ilvl w:val="0"/>
          <w:numId w:val="28"/>
        </w:numPr>
        <w:spacing w:line="480" w:lineRule="auto"/>
        <w:jc w:val="both"/>
        <w:rPr>
          <w:rFonts w:cstheme="minorHAnsi"/>
          <w:lang w:val="en-US"/>
          <w:rPrChange w:id="77" w:author="Max Lindmark" w:date="2019-09-24T15:41:00Z">
            <w:rPr>
              <w:rFonts w:cstheme="minorHAnsi"/>
            </w:rPr>
          </w:rPrChange>
        </w:rPr>
      </w:pPr>
      <w:r w:rsidRPr="00364D0F">
        <w:rPr>
          <w:rFonts w:cstheme="minorHAnsi"/>
          <w:lang w:val="en-US"/>
          <w:rPrChange w:id="78" w:author="Max Lindmark" w:date="2019-09-24T15:41:00Z">
            <w:rPr>
              <w:rFonts w:cstheme="minorHAnsi"/>
            </w:rPr>
          </w:rPrChange>
        </w:rPr>
        <w:t>Here w</w:t>
      </w:r>
      <w:r w:rsidR="00CC5B97" w:rsidRPr="00364D0F">
        <w:rPr>
          <w:rFonts w:cstheme="minorHAnsi"/>
          <w:lang w:val="en-US"/>
          <w:rPrChange w:id="79" w:author="Max Lindmark" w:date="2019-09-24T15:41:00Z">
            <w:rPr>
              <w:rFonts w:cstheme="minorHAnsi"/>
            </w:rPr>
          </w:rPrChange>
        </w:rPr>
        <w:t xml:space="preserve">e </w:t>
      </w:r>
      <w:r w:rsidR="008C04A6" w:rsidRPr="00364D0F">
        <w:rPr>
          <w:rFonts w:cstheme="minorHAnsi"/>
          <w:lang w:val="en-US"/>
          <w:rPrChange w:id="80" w:author="Max Lindmark" w:date="2019-09-24T15:41:00Z">
            <w:rPr>
              <w:rFonts w:cstheme="minorHAnsi"/>
            </w:rPr>
          </w:rPrChange>
        </w:rPr>
        <w:t xml:space="preserve">combine </w:t>
      </w:r>
      <w:r w:rsidR="00CC5B97" w:rsidRPr="00364D0F">
        <w:rPr>
          <w:rFonts w:cstheme="minorHAnsi"/>
          <w:lang w:val="en-US"/>
          <w:rPrChange w:id="81" w:author="Max Lindmark" w:date="2019-09-24T15:41:00Z">
            <w:rPr>
              <w:rFonts w:cstheme="minorHAnsi"/>
            </w:rPr>
          </w:rPrChange>
        </w:rPr>
        <w:t xml:space="preserve">a literature search </w:t>
      </w:r>
      <w:r w:rsidR="008C04A6" w:rsidRPr="00364D0F">
        <w:rPr>
          <w:rFonts w:cstheme="minorHAnsi"/>
          <w:lang w:val="en-US"/>
          <w:rPrChange w:id="82" w:author="Max Lindmark" w:date="2019-09-24T15:41:00Z">
            <w:rPr>
              <w:rFonts w:cstheme="minorHAnsi"/>
            </w:rPr>
          </w:rPrChange>
        </w:rPr>
        <w:t xml:space="preserve">with a data mining approach to </w:t>
      </w:r>
      <w:r w:rsidR="000504D8" w:rsidRPr="00364D0F">
        <w:rPr>
          <w:rFonts w:cstheme="minorHAnsi"/>
          <w:lang w:val="en-US"/>
          <w:rPrChange w:id="83" w:author="Max Lindmark" w:date="2019-09-24T15:41:00Z">
            <w:rPr>
              <w:rFonts w:cstheme="minorHAnsi"/>
            </w:rPr>
          </w:rPrChange>
        </w:rPr>
        <w:t>compile</w:t>
      </w:r>
      <w:r w:rsidR="00CC5B97" w:rsidRPr="00364D0F">
        <w:rPr>
          <w:rFonts w:cstheme="minorHAnsi"/>
          <w:lang w:val="en-US"/>
          <w:rPrChange w:id="84" w:author="Max Lindmark" w:date="2019-09-24T15:41:00Z">
            <w:rPr>
              <w:rFonts w:cstheme="minorHAnsi"/>
            </w:rPr>
          </w:rPrChange>
        </w:rPr>
        <w:t xml:space="preserve"> a</w:t>
      </w:r>
      <w:r w:rsidR="000504D8" w:rsidRPr="00364D0F">
        <w:rPr>
          <w:rFonts w:cstheme="minorHAnsi"/>
          <w:lang w:val="en-US"/>
          <w:rPrChange w:id="85" w:author="Max Lindmark" w:date="2019-09-24T15:41:00Z">
            <w:rPr>
              <w:rFonts w:cstheme="minorHAnsi"/>
            </w:rPr>
          </w:rPrChange>
        </w:rPr>
        <w:t xml:space="preserve"> unique data</w:t>
      </w:r>
      <w:r w:rsidR="00CC5B97" w:rsidRPr="00364D0F">
        <w:rPr>
          <w:rFonts w:cstheme="minorHAnsi"/>
          <w:lang w:val="en-US"/>
          <w:rPrChange w:id="86" w:author="Max Lindmark" w:date="2019-09-24T15:41:00Z">
            <w:rPr>
              <w:rFonts w:cstheme="minorHAnsi"/>
            </w:rPr>
          </w:rPrChange>
        </w:rPr>
        <w:t xml:space="preserve">set </w:t>
      </w:r>
      <w:r w:rsidR="00574DC8" w:rsidRPr="00364D0F">
        <w:rPr>
          <w:rFonts w:cstheme="minorHAnsi"/>
          <w:lang w:val="en-US"/>
          <w:rPrChange w:id="87" w:author="Max Lindmark" w:date="2019-09-24T15:41:00Z">
            <w:rPr>
              <w:rFonts w:cstheme="minorHAnsi"/>
            </w:rPr>
          </w:rPrChange>
        </w:rPr>
        <w:t>on</w:t>
      </w:r>
      <w:r w:rsidR="000C4B79" w:rsidRPr="00364D0F">
        <w:rPr>
          <w:rFonts w:cstheme="minorHAnsi"/>
          <w:lang w:val="en-US"/>
          <w:rPrChange w:id="88" w:author="Max Lindmark" w:date="2019-09-24T15:41:00Z">
            <w:rPr>
              <w:rFonts w:cstheme="minorHAnsi"/>
            </w:rPr>
          </w:rPrChange>
        </w:rPr>
        <w:t xml:space="preserve"> </w:t>
      </w:r>
      <w:r w:rsidR="00ED72DC" w:rsidRPr="00364D0F">
        <w:rPr>
          <w:rFonts w:cstheme="minorHAnsi"/>
          <w:lang w:val="en-US"/>
          <w:rPrChange w:id="89" w:author="Max Lindmark" w:date="2019-09-24T15:41:00Z">
            <w:rPr>
              <w:rFonts w:cstheme="minorHAnsi"/>
            </w:rPr>
          </w:rPrChange>
        </w:rPr>
        <w:t xml:space="preserve">intraspecific </w:t>
      </w:r>
      <w:r w:rsidR="0005195A" w:rsidRPr="00364D0F">
        <w:rPr>
          <w:rFonts w:cstheme="minorHAnsi"/>
          <w:lang w:val="en-US"/>
          <w:rPrChange w:id="90" w:author="Max Lindmark" w:date="2019-09-24T15:41:00Z">
            <w:rPr>
              <w:rFonts w:cstheme="minorHAnsi"/>
            </w:rPr>
          </w:rPrChange>
        </w:rPr>
        <w:t xml:space="preserve">growth experiments of </w:t>
      </w:r>
      <w:r w:rsidR="000C4B79" w:rsidRPr="00364D0F">
        <w:rPr>
          <w:rFonts w:cstheme="minorHAnsi"/>
          <w:lang w:val="en-US"/>
          <w:rPrChange w:id="91" w:author="Max Lindmark" w:date="2019-09-24T15:41:00Z">
            <w:rPr>
              <w:rFonts w:cstheme="minorHAnsi"/>
            </w:rPr>
          </w:rPrChange>
        </w:rPr>
        <w:t>individual</w:t>
      </w:r>
      <w:r w:rsidR="00D93E88" w:rsidRPr="00364D0F">
        <w:rPr>
          <w:rFonts w:cstheme="minorHAnsi"/>
          <w:lang w:val="en-US"/>
          <w:rPrChange w:id="92" w:author="Max Lindmark" w:date="2019-09-24T15:41:00Z">
            <w:rPr>
              <w:rFonts w:cstheme="minorHAnsi"/>
            </w:rPr>
          </w:rPrChange>
        </w:rPr>
        <w:t xml:space="preserve"> fish, and use hierarchical models </w:t>
      </w:r>
      <w:r w:rsidR="00CC5B97" w:rsidRPr="00364D0F">
        <w:rPr>
          <w:rFonts w:cstheme="minorHAnsi"/>
          <w:lang w:val="en-US"/>
          <w:rPrChange w:id="93" w:author="Max Lindmark" w:date="2019-09-24T15:41:00Z">
            <w:rPr>
              <w:rFonts w:cstheme="minorHAnsi"/>
            </w:rPr>
          </w:rPrChange>
        </w:rPr>
        <w:t xml:space="preserve">to explore </w:t>
      </w:r>
      <w:r w:rsidR="00A063EA" w:rsidRPr="00364D0F">
        <w:rPr>
          <w:rFonts w:cstheme="minorHAnsi"/>
          <w:lang w:val="en-US"/>
          <w:rPrChange w:id="94" w:author="Max Lindmark" w:date="2019-09-24T15:41:00Z">
            <w:rPr>
              <w:rFonts w:cstheme="minorHAnsi"/>
            </w:rPr>
          </w:rPrChange>
        </w:rPr>
        <w:t>how</w:t>
      </w:r>
      <w:r w:rsidR="00CC5B97" w:rsidRPr="00364D0F">
        <w:rPr>
          <w:rFonts w:cstheme="minorHAnsi"/>
          <w:lang w:val="en-US"/>
          <w:rPrChange w:id="95" w:author="Max Lindmark" w:date="2019-09-24T15:41:00Z">
            <w:rPr>
              <w:rFonts w:cstheme="minorHAnsi"/>
            </w:rPr>
          </w:rPrChange>
        </w:rPr>
        <w:t xml:space="preserve"> </w:t>
      </w:r>
      <w:r w:rsidR="0013685C" w:rsidRPr="00364D0F">
        <w:rPr>
          <w:rFonts w:cstheme="minorHAnsi"/>
          <w:lang w:val="en-US"/>
          <w:rPrChange w:id="96" w:author="Max Lindmark" w:date="2019-09-24T15:41:00Z">
            <w:rPr>
              <w:rFonts w:cstheme="minorHAnsi"/>
            </w:rPr>
          </w:rPrChange>
        </w:rPr>
        <w:t xml:space="preserve">individual growth rates scale with </w:t>
      </w:r>
      <w:r w:rsidR="00CC5B97" w:rsidRPr="00364D0F">
        <w:rPr>
          <w:rFonts w:cstheme="minorHAnsi"/>
          <w:lang w:val="en-US"/>
          <w:rPrChange w:id="97" w:author="Max Lindmark" w:date="2019-09-24T15:41:00Z">
            <w:rPr>
              <w:rFonts w:cstheme="minorHAnsi"/>
            </w:rPr>
          </w:rPrChange>
        </w:rPr>
        <w:t xml:space="preserve">body size and temperature </w:t>
      </w:r>
      <w:r w:rsidR="00191A2B" w:rsidRPr="00364D0F">
        <w:rPr>
          <w:rFonts w:cstheme="minorHAnsi"/>
          <w:lang w:val="en-US"/>
          <w:rPrChange w:id="98" w:author="Max Lindmark" w:date="2019-09-24T15:41:00Z">
            <w:rPr>
              <w:rFonts w:cstheme="minorHAnsi"/>
            </w:rPr>
          </w:rPrChange>
        </w:rPr>
        <w:t>within-species</w:t>
      </w:r>
      <w:r w:rsidR="00CC5B97" w:rsidRPr="00364D0F">
        <w:rPr>
          <w:rFonts w:cstheme="minorHAnsi"/>
          <w:lang w:val="en-US"/>
          <w:rPrChange w:id="99" w:author="Max Lindmark" w:date="2019-09-24T15:41:00Z">
            <w:rPr>
              <w:rFonts w:cstheme="minorHAnsi"/>
            </w:rPr>
          </w:rPrChange>
        </w:rPr>
        <w:t xml:space="preserve">. </w:t>
      </w:r>
    </w:p>
    <w:p w14:paraId="078B66FA" w14:textId="43EDF5FA" w:rsidR="003D646A" w:rsidRPr="00364D0F" w:rsidRDefault="0072373C" w:rsidP="003D646A">
      <w:pPr>
        <w:pStyle w:val="ListParagraph"/>
        <w:numPr>
          <w:ilvl w:val="0"/>
          <w:numId w:val="28"/>
        </w:numPr>
        <w:spacing w:line="480" w:lineRule="auto"/>
        <w:jc w:val="both"/>
        <w:rPr>
          <w:rFonts w:cstheme="minorHAnsi"/>
          <w:lang w:val="en-US"/>
          <w:rPrChange w:id="100" w:author="Max Lindmark" w:date="2019-09-24T15:41:00Z">
            <w:rPr>
              <w:rFonts w:cstheme="minorHAnsi"/>
            </w:rPr>
          </w:rPrChange>
        </w:rPr>
      </w:pPr>
      <w:r w:rsidRPr="00364D0F">
        <w:rPr>
          <w:rFonts w:cstheme="minorHAnsi"/>
          <w:lang w:val="en-US"/>
          <w:rPrChange w:id="101" w:author="Max Lindmark" w:date="2019-09-24T15:41:00Z">
            <w:rPr>
              <w:rFonts w:cstheme="minorHAnsi"/>
            </w:rPr>
          </w:rPrChange>
        </w:rPr>
        <w:t xml:space="preserve">We find </w:t>
      </w:r>
      <w:r w:rsidR="00746282" w:rsidRPr="00364D0F">
        <w:rPr>
          <w:rFonts w:cstheme="minorHAnsi"/>
          <w:lang w:val="en-US"/>
          <w:rPrChange w:id="102" w:author="Max Lindmark" w:date="2019-09-24T15:41:00Z">
            <w:rPr>
              <w:rFonts w:cstheme="minorHAnsi"/>
            </w:rPr>
          </w:rPrChange>
        </w:rPr>
        <w:t xml:space="preserve">positive effects of warming on growth, </w:t>
      </w:r>
      <w:r w:rsidR="00EC59D3" w:rsidRPr="00364D0F">
        <w:rPr>
          <w:rFonts w:cstheme="minorHAnsi"/>
          <w:lang w:val="en-US"/>
          <w:rPrChange w:id="103" w:author="Max Lindmark" w:date="2019-09-24T15:41:00Z">
            <w:rPr>
              <w:rFonts w:cstheme="minorHAnsi"/>
            </w:rPr>
          </w:rPrChange>
        </w:rPr>
        <w:t xml:space="preserve">small </w:t>
      </w:r>
      <w:r w:rsidR="007A200D" w:rsidRPr="00364D0F">
        <w:rPr>
          <w:rFonts w:cstheme="minorHAnsi"/>
          <w:lang w:val="en-US"/>
          <w:rPrChange w:id="104" w:author="Max Lindmark" w:date="2019-09-24T15:41:00Z">
            <w:rPr>
              <w:rFonts w:cstheme="minorHAnsi"/>
            </w:rPr>
          </w:rPrChange>
        </w:rPr>
        <w:t xml:space="preserve">negative </w:t>
      </w:r>
      <w:r w:rsidR="00EC59D3" w:rsidRPr="00364D0F">
        <w:rPr>
          <w:rFonts w:cstheme="minorHAnsi"/>
          <w:lang w:val="en-US"/>
          <w:rPrChange w:id="105" w:author="Max Lindmark" w:date="2019-09-24T15:41:00Z">
            <w:rPr>
              <w:rFonts w:cstheme="minorHAnsi"/>
            </w:rPr>
          </w:rPrChange>
        </w:rPr>
        <w:t>effects of temperature on the mass</w:t>
      </w:r>
      <w:r w:rsidRPr="00364D0F">
        <w:rPr>
          <w:rFonts w:cstheme="minorHAnsi"/>
          <w:lang w:val="en-US"/>
          <w:rPrChange w:id="106" w:author="Max Lindmark" w:date="2019-09-24T15:41:00Z">
            <w:rPr>
              <w:rFonts w:cstheme="minorHAnsi"/>
            </w:rPr>
          </w:rPrChange>
        </w:rPr>
        <w:t xml:space="preserve">-scaling exponent of growth and clear support for a declining optimum growth temperature </w:t>
      </w:r>
      <w:r w:rsidR="00F63C0C" w:rsidRPr="00364D0F">
        <w:rPr>
          <w:rFonts w:cstheme="minorHAnsi"/>
          <w:lang w:val="en-US"/>
          <w:rPrChange w:id="107" w:author="Max Lindmark" w:date="2019-09-24T15:41:00Z">
            <w:rPr>
              <w:rFonts w:cstheme="minorHAnsi"/>
            </w:rPr>
          </w:rPrChange>
        </w:rPr>
        <w:t>as individuals grow in body size</w:t>
      </w:r>
      <w:commentRangeStart w:id="108"/>
      <w:r w:rsidRPr="00364D0F">
        <w:rPr>
          <w:rFonts w:cstheme="minorHAnsi"/>
          <w:lang w:val="en-US"/>
          <w:rPrChange w:id="109" w:author="Max Lindmark" w:date="2019-09-24T15:41:00Z">
            <w:rPr>
              <w:rFonts w:cstheme="minorHAnsi"/>
            </w:rPr>
          </w:rPrChange>
        </w:rPr>
        <w:t>.</w:t>
      </w:r>
      <w:commentRangeEnd w:id="108"/>
      <w:r w:rsidR="00C26240">
        <w:rPr>
          <w:rStyle w:val="CommentReference"/>
        </w:rPr>
        <w:commentReference w:id="108"/>
      </w:r>
      <w:r w:rsidRPr="00364D0F">
        <w:rPr>
          <w:rFonts w:cstheme="minorHAnsi"/>
          <w:lang w:val="en-US"/>
          <w:rPrChange w:id="110" w:author="Max Lindmark" w:date="2019-09-24T15:41:00Z">
            <w:rPr>
              <w:rFonts w:cstheme="minorHAnsi"/>
            </w:rPr>
          </w:rPrChange>
        </w:rPr>
        <w:t xml:space="preserve"> </w:t>
      </w:r>
    </w:p>
    <w:p w14:paraId="1F4CFDB6" w14:textId="6D18A5F7" w:rsidR="002048DE" w:rsidRPr="00364D0F" w:rsidRDefault="00806264" w:rsidP="00855684">
      <w:pPr>
        <w:pStyle w:val="ListParagraph"/>
        <w:numPr>
          <w:ilvl w:val="0"/>
          <w:numId w:val="28"/>
        </w:numPr>
        <w:spacing w:line="480" w:lineRule="auto"/>
        <w:jc w:val="both"/>
        <w:rPr>
          <w:rFonts w:cstheme="minorHAnsi"/>
          <w:lang w:val="en-US"/>
          <w:rPrChange w:id="111" w:author="Max Lindmark" w:date="2019-09-24T15:41:00Z">
            <w:rPr>
              <w:rFonts w:cstheme="minorHAnsi"/>
            </w:rPr>
          </w:rPrChange>
        </w:rPr>
      </w:pPr>
      <w:r w:rsidRPr="00364D0F">
        <w:rPr>
          <w:rFonts w:cstheme="minorHAnsi"/>
          <w:lang w:val="en-US"/>
          <w:rPrChange w:id="112" w:author="Max Lindmark" w:date="2019-09-24T15:41:00Z">
            <w:rPr>
              <w:rFonts w:cstheme="minorHAnsi"/>
            </w:rPr>
          </w:rPrChange>
        </w:rPr>
        <w:t>Th</w:t>
      </w:r>
      <w:r w:rsidR="00F42F97" w:rsidRPr="00364D0F">
        <w:rPr>
          <w:rFonts w:cstheme="minorHAnsi"/>
          <w:lang w:val="en-US"/>
          <w:rPrChange w:id="113" w:author="Max Lindmark" w:date="2019-09-24T15:41:00Z">
            <w:rPr>
              <w:rFonts w:cstheme="minorHAnsi"/>
            </w:rPr>
          </w:rPrChange>
        </w:rPr>
        <w:t>e</w:t>
      </w:r>
      <w:r w:rsidRPr="00364D0F">
        <w:rPr>
          <w:rFonts w:cstheme="minorHAnsi"/>
          <w:lang w:val="en-US"/>
          <w:rPrChange w:id="114" w:author="Max Lindmark" w:date="2019-09-24T15:41:00Z">
            <w:rPr>
              <w:rFonts w:cstheme="minorHAnsi"/>
            </w:rPr>
          </w:rPrChange>
        </w:rPr>
        <w:t>s</w:t>
      </w:r>
      <w:r w:rsidR="00F42F97" w:rsidRPr="00364D0F">
        <w:rPr>
          <w:rFonts w:cstheme="minorHAnsi"/>
          <w:lang w:val="en-US"/>
          <w:rPrChange w:id="115" w:author="Max Lindmark" w:date="2019-09-24T15:41:00Z">
            <w:rPr>
              <w:rFonts w:cstheme="minorHAnsi"/>
            </w:rPr>
          </w:rPrChange>
        </w:rPr>
        <w:t xml:space="preserve">e findings </w:t>
      </w:r>
      <w:r w:rsidR="00912DE5" w:rsidRPr="00364D0F">
        <w:rPr>
          <w:rFonts w:cstheme="minorHAnsi"/>
          <w:lang w:val="en-US"/>
          <w:rPrChange w:id="116" w:author="Max Lindmark" w:date="2019-09-24T15:41:00Z">
            <w:rPr>
              <w:rFonts w:cstheme="minorHAnsi"/>
            </w:rPr>
          </w:rPrChange>
        </w:rPr>
        <w:t>suggest</w:t>
      </w:r>
      <w:r w:rsidR="00E7018D" w:rsidRPr="00364D0F">
        <w:rPr>
          <w:rFonts w:cstheme="minorHAnsi"/>
          <w:lang w:val="en-US"/>
          <w:rPrChange w:id="117" w:author="Max Lindmark" w:date="2019-09-24T15:41:00Z">
            <w:rPr>
              <w:rFonts w:cstheme="minorHAnsi"/>
            </w:rPr>
          </w:rPrChange>
        </w:rPr>
        <w:t>s</w:t>
      </w:r>
      <w:r w:rsidR="00912DE5" w:rsidRPr="00364D0F">
        <w:rPr>
          <w:rFonts w:cstheme="minorHAnsi"/>
          <w:lang w:val="en-US"/>
          <w:rPrChange w:id="118" w:author="Max Lindmark" w:date="2019-09-24T15:41:00Z">
            <w:rPr>
              <w:rFonts w:cstheme="minorHAnsi"/>
            </w:rPr>
          </w:rPrChange>
        </w:rPr>
        <w:t xml:space="preserve"> that </w:t>
      </w:r>
      <w:r w:rsidR="000E594F" w:rsidRPr="00364D0F">
        <w:rPr>
          <w:rFonts w:cstheme="minorHAnsi"/>
          <w:lang w:val="en-US"/>
          <w:rPrChange w:id="119" w:author="Max Lindmark" w:date="2019-09-24T15:41:00Z">
            <w:rPr>
              <w:rFonts w:cstheme="minorHAnsi"/>
            </w:rPr>
          </w:rPrChange>
        </w:rPr>
        <w:t xml:space="preserve">small </w:t>
      </w:r>
      <w:r w:rsidR="00912DE5" w:rsidRPr="00364D0F">
        <w:rPr>
          <w:rFonts w:cstheme="minorHAnsi"/>
          <w:lang w:val="en-US"/>
          <w:rPrChange w:id="120" w:author="Max Lindmark" w:date="2019-09-24T15:41:00Z">
            <w:rPr>
              <w:rFonts w:cstheme="minorHAnsi"/>
            </w:rPr>
          </w:rPrChange>
        </w:rPr>
        <w:t xml:space="preserve">individuals within a species </w:t>
      </w:r>
      <w:r w:rsidR="000E594F" w:rsidRPr="00364D0F">
        <w:rPr>
          <w:rFonts w:cstheme="minorHAnsi"/>
          <w:lang w:val="en-US"/>
          <w:rPrChange w:id="121" w:author="Max Lindmark" w:date="2019-09-24T15:41:00Z">
            <w:rPr>
              <w:rFonts w:cstheme="minorHAnsi"/>
            </w:rPr>
          </w:rPrChange>
        </w:rPr>
        <w:t xml:space="preserve">will likely be able to increase their growth rates with initial warming, </w:t>
      </w:r>
      <w:r w:rsidR="00E1383F" w:rsidRPr="00364D0F">
        <w:rPr>
          <w:rFonts w:cstheme="minorHAnsi"/>
          <w:lang w:val="en-US"/>
          <w:rPrChange w:id="122" w:author="Max Lindmark" w:date="2019-09-24T15:41:00Z">
            <w:rPr>
              <w:rFonts w:cstheme="minorHAnsi"/>
            </w:rPr>
          </w:rPrChange>
        </w:rPr>
        <w:t xml:space="preserve">while </w:t>
      </w:r>
      <w:r w:rsidR="000E594F" w:rsidRPr="00364D0F">
        <w:rPr>
          <w:rFonts w:cstheme="minorHAnsi"/>
          <w:lang w:val="en-US"/>
          <w:rPrChange w:id="123" w:author="Max Lindmark" w:date="2019-09-24T15:41:00Z">
            <w:rPr>
              <w:rFonts w:cstheme="minorHAnsi"/>
            </w:rPr>
          </w:rPrChange>
        </w:rPr>
        <w:t xml:space="preserve">larger individuals </w:t>
      </w:r>
      <w:r w:rsidR="00967498" w:rsidRPr="00364D0F">
        <w:rPr>
          <w:rFonts w:cstheme="minorHAnsi"/>
          <w:lang w:val="en-US"/>
          <w:rPrChange w:id="124" w:author="Max Lindmark" w:date="2019-09-24T15:41:00Z">
            <w:rPr>
              <w:rFonts w:cstheme="minorHAnsi"/>
            </w:rPr>
          </w:rPrChange>
        </w:rPr>
        <w:t xml:space="preserve">may </w:t>
      </w:r>
      <w:r w:rsidR="000E594F" w:rsidRPr="00364D0F">
        <w:rPr>
          <w:rFonts w:cstheme="minorHAnsi"/>
          <w:lang w:val="en-US"/>
          <w:rPrChange w:id="125" w:author="Max Lindmark" w:date="2019-09-24T15:41:00Z">
            <w:rPr>
              <w:rFonts w:cstheme="minorHAnsi"/>
            </w:rPr>
          </w:rPrChange>
        </w:rPr>
        <w:t xml:space="preserve">gain less. </w:t>
      </w:r>
      <w:r w:rsidR="00E73193" w:rsidRPr="00364D0F">
        <w:rPr>
          <w:rFonts w:cstheme="minorHAnsi"/>
          <w:lang w:val="en-US"/>
          <w:rPrChange w:id="126" w:author="Max Lindmark" w:date="2019-09-24T15:41:00Z">
            <w:rPr>
              <w:rFonts w:cstheme="minorHAnsi"/>
            </w:rPr>
          </w:rPrChange>
        </w:rPr>
        <w:t>Size-dependent c</w:t>
      </w:r>
      <w:r w:rsidR="00630AFC" w:rsidRPr="00364D0F">
        <w:rPr>
          <w:rFonts w:cstheme="minorHAnsi"/>
          <w:lang w:val="en-US"/>
          <w:rPrChange w:id="127" w:author="Max Lindmark" w:date="2019-09-24T15:41:00Z">
            <w:rPr>
              <w:rFonts w:cstheme="minorHAnsi"/>
            </w:rPr>
          </w:rPrChange>
        </w:rPr>
        <w:t xml:space="preserve">hanges in growth dynamics due to climate warming may </w:t>
      </w:r>
      <w:r w:rsidR="00581CA9" w:rsidRPr="00364D0F">
        <w:rPr>
          <w:rFonts w:cstheme="minorHAnsi"/>
          <w:lang w:val="en-US"/>
          <w:rPrChange w:id="128" w:author="Max Lindmark" w:date="2019-09-24T15:41:00Z">
            <w:rPr>
              <w:rFonts w:cstheme="minorHAnsi"/>
            </w:rPr>
          </w:rPrChange>
        </w:rPr>
        <w:t xml:space="preserve">have </w:t>
      </w:r>
      <w:r w:rsidRPr="00364D0F">
        <w:rPr>
          <w:rFonts w:cstheme="minorHAnsi"/>
          <w:lang w:val="en-US"/>
          <w:rPrChange w:id="129" w:author="Max Lindmark" w:date="2019-09-24T15:41:00Z">
            <w:rPr>
              <w:rFonts w:cstheme="minorHAnsi"/>
            </w:rPr>
          </w:rPrChange>
        </w:rPr>
        <w:t xml:space="preserve">implications for </w:t>
      </w:r>
      <w:r w:rsidR="008C5ED3" w:rsidRPr="00364D0F">
        <w:rPr>
          <w:rFonts w:cstheme="minorHAnsi"/>
          <w:lang w:val="en-US"/>
          <w:rPrChange w:id="130" w:author="Max Lindmark" w:date="2019-09-24T15:41:00Z">
            <w:rPr>
              <w:rFonts w:cstheme="minorHAnsi"/>
            </w:rPr>
          </w:rPrChange>
        </w:rPr>
        <w:t xml:space="preserve">the structure and functioning of </w:t>
      </w:r>
      <w:r w:rsidR="00E74650" w:rsidRPr="00364D0F">
        <w:rPr>
          <w:rFonts w:cstheme="minorHAnsi"/>
          <w:lang w:val="en-US"/>
          <w:rPrChange w:id="131" w:author="Max Lindmark" w:date="2019-09-24T15:41:00Z">
            <w:rPr>
              <w:rFonts w:cstheme="minorHAnsi"/>
            </w:rPr>
          </w:rPrChange>
        </w:rPr>
        <w:t>future aquatic ecosystems.</w:t>
      </w:r>
    </w:p>
    <w:p w14:paraId="6412E9CF" w14:textId="67ADEA29" w:rsidR="00A61137" w:rsidRPr="00364D0F" w:rsidRDefault="00E74650" w:rsidP="002048DE">
      <w:pPr>
        <w:spacing w:line="480" w:lineRule="auto"/>
        <w:jc w:val="both"/>
        <w:rPr>
          <w:rFonts w:cstheme="minorHAnsi"/>
          <w:lang w:val="en-US"/>
          <w:rPrChange w:id="132" w:author="Max Lindmark" w:date="2019-09-24T15:41:00Z">
            <w:rPr>
              <w:rFonts w:cstheme="minorHAnsi"/>
            </w:rPr>
          </w:rPrChange>
        </w:rPr>
      </w:pPr>
      <w:r w:rsidRPr="00364D0F">
        <w:rPr>
          <w:rFonts w:cstheme="minorHAnsi"/>
          <w:lang w:val="en-US"/>
          <w:rPrChange w:id="133" w:author="Max Lindmark" w:date="2019-09-24T15:41:00Z">
            <w:rPr>
              <w:rFonts w:cstheme="minorHAnsi"/>
            </w:rPr>
          </w:rPrChange>
        </w:rPr>
        <w:t xml:space="preserve"> </w:t>
      </w:r>
    </w:p>
    <w:p w14:paraId="13D95014" w14:textId="56C87A91" w:rsidR="00A61137" w:rsidRPr="00364D0F" w:rsidRDefault="00A61137" w:rsidP="00A61137">
      <w:pPr>
        <w:spacing w:line="480" w:lineRule="auto"/>
        <w:jc w:val="both"/>
        <w:rPr>
          <w:rFonts w:cstheme="minorHAnsi"/>
          <w:b/>
          <w:lang w:val="en-US"/>
          <w:rPrChange w:id="134" w:author="Max Lindmark" w:date="2019-09-24T15:41:00Z">
            <w:rPr>
              <w:rFonts w:cstheme="minorHAnsi"/>
              <w:b/>
            </w:rPr>
          </w:rPrChange>
        </w:rPr>
      </w:pPr>
      <w:r w:rsidRPr="00364D0F">
        <w:rPr>
          <w:rFonts w:cstheme="minorHAnsi"/>
          <w:b/>
          <w:lang w:val="en-US"/>
          <w:rPrChange w:id="135" w:author="Max Lindmark" w:date="2019-09-24T15:41:00Z">
            <w:rPr>
              <w:rFonts w:cstheme="minorHAnsi"/>
              <w:b/>
            </w:rPr>
          </w:rPrChange>
        </w:rPr>
        <w:t>Introduction</w:t>
      </w:r>
    </w:p>
    <w:p w14:paraId="590BC2D2" w14:textId="0D71F5E5" w:rsidR="00116F62" w:rsidRPr="00364D0F" w:rsidRDefault="007051E6" w:rsidP="007051E6">
      <w:pPr>
        <w:spacing w:line="480" w:lineRule="auto"/>
        <w:contextualSpacing/>
        <w:jc w:val="both"/>
        <w:rPr>
          <w:rFonts w:eastAsiaTheme="minorEastAsia" w:cstheme="minorHAnsi"/>
          <w:lang w:val="en-US"/>
          <w:rPrChange w:id="136" w:author="Max Lindmark" w:date="2019-09-24T15:41:00Z">
            <w:rPr>
              <w:rFonts w:eastAsiaTheme="minorEastAsia" w:cstheme="minorHAnsi"/>
            </w:rPr>
          </w:rPrChange>
        </w:rPr>
      </w:pPr>
      <w:r w:rsidRPr="00364D0F">
        <w:rPr>
          <w:rFonts w:eastAsiaTheme="minorEastAsia" w:cstheme="minorHAnsi"/>
          <w:lang w:val="en-US"/>
          <w:rPrChange w:id="137" w:author="Max Lindmark" w:date="2019-09-24T15:41:00Z">
            <w:rPr>
              <w:rFonts w:eastAsiaTheme="minorEastAsia" w:cstheme="minorHAnsi"/>
            </w:rPr>
          </w:rPrChange>
        </w:rPr>
        <w:t xml:space="preserve">Body growth is a fundamental process that links different levels of biological organization. It affects individuals’ fitness and life history traits such as maturation size, population growth rates </w:t>
      </w:r>
      <w:r w:rsidRPr="00DD2263">
        <w:rPr>
          <w:rFonts w:eastAsiaTheme="minorEastAsia" w:cstheme="minorHAnsi"/>
        </w:rPr>
        <w:fldChar w:fldCharType="begin"/>
      </w:r>
      <w:r w:rsidRPr="00364D0F">
        <w:rPr>
          <w:rFonts w:eastAsiaTheme="minorEastAsia" w:cstheme="minorHAnsi"/>
          <w:lang w:val="en-US"/>
          <w:rPrChange w:id="138" w:author="Max Lindmark" w:date="2019-09-24T15:41:00Z">
            <w:rPr>
              <w:rFonts w:eastAsiaTheme="minorEastAsia" w:cstheme="minorHAnsi"/>
            </w:rPr>
          </w:rPrChange>
        </w:rPr>
        <w:instrText xml:space="preserve"> ADDIN ZOTERO_ITEM CSL_CITATION {"citationID":"hNb1pqTJ","properties":{"formattedCitation":"(Savage {\\i{}et al.} 2004)","plainCitation":"(Savage et al. 2004)","noteIndex":0},"citationItems":[{"id":914,"uris":["http://zotero.org/users/local/FTg3Qpza/items/5EKRHGLR"],"uri":["http://zotero.org/users/local/FTg3Qpza/items/5EKRHGLR"],"itemData":{"id":914,"type":"article-journal","title":"Effects of body size and temperature on population growth","container-title":"The American Naturalist","page":"429–441","volume":"163","issue":"3","author":[{"family":"Savage","given":"V M"},{"family":"Gillooly","given":"James F"},{"family":"Brown","given":"James H"},{"family":"West","given":"Geoffrey B"},{"family":"Charnov","given":"E L"}],"issued":{"date-parts":[["2004"]]}}}],"schema":"https://github.com/citation-style-language/schema/raw/master/csl-citation.json"} </w:instrText>
      </w:r>
      <w:r w:rsidRPr="00DD2263">
        <w:rPr>
          <w:rFonts w:eastAsiaTheme="minorEastAsia" w:cstheme="minorHAnsi"/>
        </w:rPr>
        <w:fldChar w:fldCharType="separate"/>
      </w:r>
      <w:r w:rsidRPr="00364D0F">
        <w:rPr>
          <w:rFonts w:cstheme="minorHAnsi"/>
          <w:lang w:val="en-US"/>
          <w:rPrChange w:id="139" w:author="Max Lindmark" w:date="2019-09-24T15:41:00Z">
            <w:rPr>
              <w:rFonts w:cstheme="minorHAnsi"/>
            </w:rPr>
          </w:rPrChange>
        </w:rPr>
        <w:t xml:space="preserve">(Savage </w:t>
      </w:r>
      <w:r w:rsidRPr="00364D0F">
        <w:rPr>
          <w:rFonts w:cstheme="minorHAnsi"/>
          <w:i/>
          <w:iCs/>
          <w:lang w:val="en-US"/>
          <w:rPrChange w:id="140" w:author="Max Lindmark" w:date="2019-09-24T15:41:00Z">
            <w:rPr>
              <w:rFonts w:cstheme="minorHAnsi"/>
              <w:i/>
              <w:iCs/>
            </w:rPr>
          </w:rPrChange>
        </w:rPr>
        <w:t>et al.</w:t>
      </w:r>
      <w:r w:rsidRPr="00364D0F">
        <w:rPr>
          <w:rFonts w:cstheme="minorHAnsi"/>
          <w:lang w:val="en-US"/>
          <w:rPrChange w:id="141" w:author="Max Lindmark" w:date="2019-09-24T15:41:00Z">
            <w:rPr>
              <w:rFonts w:cstheme="minorHAnsi"/>
            </w:rPr>
          </w:rPrChange>
        </w:rPr>
        <w:t xml:space="preserve"> 2004)</w:t>
      </w:r>
      <w:r w:rsidRPr="00DD2263">
        <w:rPr>
          <w:rFonts w:eastAsiaTheme="minorEastAsia" w:cstheme="minorHAnsi"/>
        </w:rPr>
        <w:fldChar w:fldCharType="end"/>
      </w:r>
      <w:r w:rsidRPr="00364D0F">
        <w:rPr>
          <w:rFonts w:eastAsiaTheme="minorEastAsia" w:cstheme="minorHAnsi"/>
          <w:lang w:val="en-US"/>
          <w:rPrChange w:id="142" w:author="Max Lindmark" w:date="2019-09-24T15:41:00Z">
            <w:rPr>
              <w:rFonts w:eastAsiaTheme="minorEastAsia" w:cstheme="minorHAnsi"/>
            </w:rPr>
          </w:rPrChange>
        </w:rPr>
        <w:t xml:space="preserve"> and ultimately energy transfer across trophic levels</w:t>
      </w:r>
      <w:r w:rsidR="000A44E7" w:rsidRPr="00364D0F">
        <w:rPr>
          <w:rFonts w:eastAsiaTheme="minorEastAsia" w:cstheme="minorHAnsi"/>
          <w:lang w:val="en-US"/>
          <w:rPrChange w:id="143" w:author="Max Lindmark" w:date="2019-09-24T15:41:00Z">
            <w:rPr>
              <w:rFonts w:eastAsiaTheme="minorEastAsia" w:cstheme="minorHAnsi"/>
            </w:rPr>
          </w:rPrChange>
        </w:rPr>
        <w:t xml:space="preserve"> </w:t>
      </w:r>
      <w:r w:rsidR="00FD5E4F">
        <w:rPr>
          <w:rFonts w:eastAsiaTheme="minorEastAsia" w:cstheme="minorHAnsi"/>
        </w:rPr>
        <w:fldChar w:fldCharType="begin"/>
      </w:r>
      <w:r w:rsidR="00FD5E4F" w:rsidRPr="00364D0F">
        <w:rPr>
          <w:rFonts w:eastAsiaTheme="minorEastAsia" w:cstheme="minorHAnsi"/>
          <w:lang w:val="en-US"/>
          <w:rPrChange w:id="144" w:author="Max Lindmark" w:date="2019-09-24T15:41:00Z">
            <w:rPr>
              <w:rFonts w:eastAsiaTheme="minorEastAsia" w:cstheme="minorHAnsi"/>
            </w:rPr>
          </w:rPrChange>
        </w:rPr>
        <w:instrText xml:space="preserve"> ADDIN ZOTERO_ITEM CSL_CITATION {"citationID":"7z2MSq6f","properties":{"formattedCitation":"(Andersen {\\i{}et al.} 2009; Barneche &amp; Allen 2018)","plainCitation":"(Andersen et al. 2009; Barneche &amp; Allen 2018)","noteIndex":0},"citationItems":[{"id":1651,"uris":["http://zotero.org/users/local/FTg3Qpza/items/QMRZW56H"],"uri":["http://zotero.org/users/local/FTg3Qpza/items/QMRZW56H"],"itemData":{"id":1651,"type":"article-journal","title":"Trophic and individual efficiencies of size-structured communities","container-title":"Proceedings of the Royal Society B: Biological Sciences","page":"109-114","volume":"276","issue":"1654","source":"Crossref","DOI":"10.1098/rspb.2008.0951","ISSN":"0962-8452, 1471-2954","language":"en","author":[{"family":"Andersen","given":"K.H"},{"family":"Beyer","given":"J.E"},{"family":"Lundberg","given":"P"}],"issued":{"date-parts":[["2009",1,7]]}}},{"id":1183,"uris":["http://zotero.org/users/local/FTg3Qpza/items/VWTW4QRN"],"uri":["http://zotero.org/users/local/FTg3Qpza/items/VWTW4QRN"],"itemData":{"id":1183,"type":"article-journal","title":"The energetics of fish growth and how it constrains food-web trophic structure","container-title":"Ecology Letters","page":"836-844","volume":"21","issue":"6","source":"Crossref","abstract":"The allocation of metabolic energy to growth fundamentally in</w:instrText>
      </w:r>
      <w:r w:rsidR="00FD5E4F">
        <w:rPr>
          <w:rFonts w:eastAsiaTheme="minorEastAsia" w:cstheme="minorHAnsi"/>
        </w:rPr>
        <w:instrText>ﬂ</w:instrText>
      </w:r>
      <w:r w:rsidR="00FD5E4F" w:rsidRPr="00364D0F">
        <w:rPr>
          <w:rFonts w:eastAsiaTheme="minorEastAsia" w:cstheme="minorHAnsi"/>
          <w:lang w:val="en-US"/>
          <w:rPrChange w:id="145" w:author="Max Lindmark" w:date="2019-09-24T15:41:00Z">
            <w:rPr>
              <w:rFonts w:eastAsiaTheme="minorEastAsia" w:cstheme="minorHAnsi"/>
            </w:rPr>
          </w:rPrChange>
        </w:rPr>
        <w:instrText xml:space="preserve">uences all levels of biological organisation. Here we use a </w:instrText>
      </w:r>
      <w:r w:rsidR="00FD5E4F">
        <w:rPr>
          <w:rFonts w:eastAsiaTheme="minorEastAsia" w:cstheme="minorHAnsi"/>
        </w:rPr>
        <w:instrText>ﬁ</w:instrText>
      </w:r>
      <w:r w:rsidR="00FD5E4F" w:rsidRPr="00364D0F">
        <w:rPr>
          <w:rFonts w:eastAsiaTheme="minorEastAsia" w:cstheme="minorHAnsi"/>
          <w:lang w:val="en-US"/>
          <w:rPrChange w:id="146" w:author="Max Lindmark" w:date="2019-09-24T15:41:00Z">
            <w:rPr>
              <w:rFonts w:eastAsiaTheme="minorEastAsia" w:cstheme="minorHAnsi"/>
            </w:rPr>
          </w:rPrChange>
        </w:rPr>
        <w:instrText xml:space="preserve">rst-principles theoretical model to characterise the energetics of </w:instrText>
      </w:r>
      <w:r w:rsidR="00FD5E4F">
        <w:rPr>
          <w:rFonts w:eastAsiaTheme="minorEastAsia" w:cstheme="minorHAnsi"/>
        </w:rPr>
        <w:instrText>ﬁ</w:instrText>
      </w:r>
      <w:r w:rsidR="00FD5E4F" w:rsidRPr="00364D0F">
        <w:rPr>
          <w:rFonts w:eastAsiaTheme="minorEastAsia" w:cstheme="minorHAnsi"/>
          <w:lang w:val="en-US"/>
          <w:rPrChange w:id="147" w:author="Max Lindmark" w:date="2019-09-24T15:41:00Z">
            <w:rPr>
              <w:rFonts w:eastAsiaTheme="minorEastAsia" w:cstheme="minorHAnsi"/>
            </w:rPr>
          </w:rPrChange>
        </w:rPr>
        <w:instrText xml:space="preserve">sh growth at distinct ontogenetic stages and in distinct thermal regimes. Empirically, we show that the mass scaling of growth rates follows that of metabolic rate, and is somewhat steeper at earlier ontogenetic stages. We also demonstrate that the cost of growth, Em, varies substantially among </w:instrText>
      </w:r>
      <w:r w:rsidR="00FD5E4F">
        <w:rPr>
          <w:rFonts w:eastAsiaTheme="minorEastAsia" w:cstheme="minorHAnsi"/>
        </w:rPr>
        <w:instrText>ﬁ</w:instrText>
      </w:r>
      <w:r w:rsidR="00FD5E4F" w:rsidRPr="00364D0F">
        <w:rPr>
          <w:rFonts w:eastAsiaTheme="minorEastAsia" w:cstheme="minorHAnsi"/>
          <w:lang w:val="en-US"/>
          <w:rPrChange w:id="148" w:author="Max Lindmark" w:date="2019-09-24T15:41:00Z">
            <w:rPr>
              <w:rFonts w:eastAsiaTheme="minorEastAsia" w:cstheme="minorHAnsi"/>
            </w:rPr>
          </w:rPrChange>
        </w:rPr>
        <w:instrText>shes, and that it may increase with temperature, trophic level and level of activity. Theoretically, we show t</w:instrText>
      </w:r>
      <w:r w:rsidR="00FD5E4F" w:rsidRPr="0093588F">
        <w:rPr>
          <w:rFonts w:eastAsiaTheme="minorEastAsia" w:cstheme="minorHAnsi"/>
          <w:lang w:val="en-US"/>
        </w:rPr>
        <w:instrText>hat Em is a primary determinant of the ef</w:instrText>
      </w:r>
      <w:r w:rsidR="00FD5E4F">
        <w:rPr>
          <w:rFonts w:eastAsiaTheme="minorEastAsia" w:cstheme="minorHAnsi"/>
        </w:rPr>
        <w:instrText>ﬁ</w:instrText>
      </w:r>
      <w:r w:rsidR="00FD5E4F" w:rsidRPr="0093588F">
        <w:rPr>
          <w:rFonts w:eastAsiaTheme="minorEastAsia" w:cstheme="minorHAnsi"/>
          <w:lang w:val="en-US"/>
        </w:rPr>
        <w:instrText>ciency of energy transfer across trophic levels, and that energy is transferred more ef</w:instrText>
      </w:r>
      <w:r w:rsidR="00FD5E4F">
        <w:rPr>
          <w:rFonts w:eastAsiaTheme="minorEastAsia" w:cstheme="minorHAnsi"/>
        </w:rPr>
        <w:instrText>ﬁ</w:instrText>
      </w:r>
      <w:r w:rsidR="00FD5E4F" w:rsidRPr="0093588F">
        <w:rPr>
          <w:rFonts w:eastAsiaTheme="minorEastAsia" w:cstheme="minorHAnsi"/>
          <w:lang w:val="en-US"/>
        </w:rPr>
        <w:instrText xml:space="preserve">ciently between trophic levels if the prey are young and sedentary. Overall, our study demonstrates the importance of characterising the energetics of individual growth in order to understand constraints on the structure of food webs and ecosystems.","DOI":"10.1111/ele.12947","ISSN":"1461023X","language":"en","author":[{"family":"Barneche","given":"Diego R."},{"family":"Allen","given":"Andrew P."}],"editor":[{"family":"Mumby","given":"Peter"}],"issued":{"date-parts":[["2018",6]]}}}],"schema":"https://github.com/citation-style-language/schema/raw/master/csl-citation.json"} </w:instrText>
      </w:r>
      <w:r w:rsidR="00FD5E4F">
        <w:rPr>
          <w:rFonts w:eastAsiaTheme="minorEastAsia" w:cstheme="minorHAnsi"/>
        </w:rPr>
        <w:fldChar w:fldCharType="separate"/>
      </w:r>
      <w:r w:rsidR="00FD5E4F" w:rsidRPr="0093588F">
        <w:rPr>
          <w:rFonts w:ascii="Times New Roman" w:hAnsi="Times New Roman" w:cs="Times New Roman"/>
          <w:lang w:val="en-US"/>
        </w:rPr>
        <w:t xml:space="preserve">(Andersen </w:t>
      </w:r>
      <w:r w:rsidR="00FD5E4F" w:rsidRPr="0093588F">
        <w:rPr>
          <w:rFonts w:ascii="Times New Roman" w:hAnsi="Times New Roman" w:cs="Times New Roman"/>
          <w:i/>
          <w:iCs/>
          <w:lang w:val="en-US"/>
        </w:rPr>
        <w:t>et al.</w:t>
      </w:r>
      <w:r w:rsidR="00FD5E4F" w:rsidRPr="0093588F">
        <w:rPr>
          <w:rFonts w:ascii="Times New Roman" w:hAnsi="Times New Roman" w:cs="Times New Roman"/>
          <w:lang w:val="en-US"/>
        </w:rPr>
        <w:t xml:space="preserve"> 2009; Barneche &amp; Allen 2018)</w:t>
      </w:r>
      <w:r w:rsidR="00FD5E4F">
        <w:rPr>
          <w:rFonts w:eastAsiaTheme="minorEastAsia" w:cstheme="minorHAnsi"/>
        </w:rPr>
        <w:fldChar w:fldCharType="end"/>
      </w:r>
      <w:r w:rsidRPr="0093588F">
        <w:rPr>
          <w:rFonts w:eastAsiaTheme="minorEastAsia" w:cstheme="minorHAnsi"/>
          <w:lang w:val="en-US"/>
        </w:rPr>
        <w:t xml:space="preserve">. </w:t>
      </w:r>
      <w:r w:rsidRPr="00364D0F">
        <w:rPr>
          <w:rFonts w:eastAsiaTheme="minorEastAsia" w:cstheme="minorHAnsi"/>
          <w:lang w:val="en-US"/>
          <w:rPrChange w:id="149" w:author="Max Lindmark" w:date="2019-09-24T15:41:00Z">
            <w:rPr>
              <w:rFonts w:eastAsiaTheme="minorEastAsia" w:cstheme="minorHAnsi"/>
            </w:rPr>
          </w:rPrChange>
        </w:rPr>
        <w:t>Therefore, understanding of how growth rates are affected by gl</w:t>
      </w:r>
      <w:r w:rsidR="00116F62" w:rsidRPr="00364D0F">
        <w:rPr>
          <w:rFonts w:eastAsiaTheme="minorEastAsia" w:cstheme="minorHAnsi"/>
          <w:lang w:val="en-US"/>
          <w:rPrChange w:id="150" w:author="Max Lindmark" w:date="2019-09-24T15:41:00Z">
            <w:rPr>
              <w:rFonts w:eastAsiaTheme="minorEastAsia" w:cstheme="minorHAnsi"/>
            </w:rPr>
          </w:rPrChange>
        </w:rPr>
        <w:t>obal warming is of key importance</w:t>
      </w:r>
      <w:r w:rsidRPr="00364D0F">
        <w:rPr>
          <w:rFonts w:eastAsiaTheme="minorEastAsia" w:cstheme="minorHAnsi"/>
          <w:lang w:val="en-US"/>
          <w:rPrChange w:id="151" w:author="Max Lindmark" w:date="2019-09-24T15:41:00Z">
            <w:rPr>
              <w:rFonts w:eastAsiaTheme="minorEastAsia" w:cstheme="minorHAnsi"/>
            </w:rPr>
          </w:rPrChange>
        </w:rPr>
        <w:t xml:space="preserve"> for making predictions about future</w:t>
      </w:r>
      <w:commentRangeStart w:id="152"/>
      <w:r w:rsidRPr="00364D0F">
        <w:rPr>
          <w:rFonts w:eastAsiaTheme="minorEastAsia" w:cstheme="minorHAnsi"/>
          <w:lang w:val="en-US"/>
          <w:rPrChange w:id="153" w:author="Max Lindmark" w:date="2019-09-24T15:41:00Z">
            <w:rPr>
              <w:rFonts w:eastAsiaTheme="minorEastAsia" w:cstheme="minorHAnsi"/>
            </w:rPr>
          </w:rPrChange>
        </w:rPr>
        <w:t xml:space="preserve"> </w:t>
      </w:r>
      <w:commentRangeEnd w:id="152"/>
      <w:r w:rsidR="00B679FA">
        <w:rPr>
          <w:rStyle w:val="CommentReference"/>
        </w:rPr>
        <w:commentReference w:id="152"/>
      </w:r>
      <w:r w:rsidRPr="00364D0F">
        <w:rPr>
          <w:rFonts w:eastAsiaTheme="minorEastAsia" w:cstheme="minorHAnsi"/>
          <w:lang w:val="en-US"/>
          <w:rPrChange w:id="154" w:author="Max Lindmark" w:date="2019-09-24T15:41:00Z">
            <w:rPr>
              <w:rFonts w:eastAsiaTheme="minorEastAsia" w:cstheme="minorHAnsi"/>
            </w:rPr>
          </w:rPrChange>
        </w:rPr>
        <w:t xml:space="preserve">ecosystem. </w:t>
      </w:r>
    </w:p>
    <w:p w14:paraId="657C094E" w14:textId="786A2827" w:rsidR="002555F5" w:rsidRPr="00364D0F" w:rsidRDefault="00301305" w:rsidP="00F57C6A">
      <w:pPr>
        <w:spacing w:line="480" w:lineRule="auto"/>
        <w:ind w:firstLine="284"/>
        <w:contextualSpacing/>
        <w:jc w:val="both"/>
        <w:rPr>
          <w:rFonts w:eastAsiaTheme="minorEastAsia" w:cstheme="minorHAnsi"/>
          <w:lang w:val="en-US"/>
          <w:rPrChange w:id="155" w:author="Max Lindmark" w:date="2019-09-24T15:41:00Z">
            <w:rPr>
              <w:rFonts w:eastAsiaTheme="minorEastAsia" w:cstheme="minorHAnsi"/>
            </w:rPr>
          </w:rPrChange>
        </w:rPr>
      </w:pPr>
      <w:r w:rsidRPr="00364D0F">
        <w:rPr>
          <w:rFonts w:eastAsiaTheme="minorEastAsia" w:cstheme="minorHAnsi"/>
          <w:lang w:val="en-US"/>
          <w:rPrChange w:id="156" w:author="Max Lindmark" w:date="2019-09-24T15:41:00Z">
            <w:rPr>
              <w:rFonts w:eastAsiaTheme="minorEastAsia" w:cstheme="minorHAnsi"/>
            </w:rPr>
          </w:rPrChange>
        </w:rPr>
        <w:t xml:space="preserve">We only have a limited </w:t>
      </w:r>
      <w:r w:rsidR="000F3D32" w:rsidRPr="00364D0F">
        <w:rPr>
          <w:rFonts w:eastAsiaTheme="minorEastAsia" w:cstheme="minorHAnsi"/>
          <w:lang w:val="en-US"/>
          <w:rPrChange w:id="157" w:author="Max Lindmark" w:date="2019-09-24T15:41:00Z">
            <w:rPr>
              <w:rFonts w:eastAsiaTheme="minorEastAsia" w:cstheme="minorHAnsi"/>
            </w:rPr>
          </w:rPrChange>
        </w:rPr>
        <w:t xml:space="preserve">understanding of </w:t>
      </w:r>
      <w:r w:rsidR="00A07B31" w:rsidRPr="00364D0F">
        <w:rPr>
          <w:rFonts w:eastAsiaTheme="minorEastAsia" w:cstheme="minorHAnsi"/>
          <w:lang w:val="en-US"/>
          <w:rPrChange w:id="158" w:author="Max Lindmark" w:date="2019-09-24T15:41:00Z">
            <w:rPr>
              <w:rFonts w:eastAsiaTheme="minorEastAsia" w:cstheme="minorHAnsi"/>
            </w:rPr>
          </w:rPrChange>
        </w:rPr>
        <w:t>the mechanistic basis of fish growth bio</w:t>
      </w:r>
      <w:r w:rsidRPr="00364D0F">
        <w:rPr>
          <w:rFonts w:eastAsiaTheme="minorEastAsia" w:cstheme="minorHAnsi"/>
          <w:lang w:val="en-US"/>
          <w:rPrChange w:id="159" w:author="Max Lindmark" w:date="2019-09-24T15:41:00Z">
            <w:rPr>
              <w:rFonts w:eastAsiaTheme="minorEastAsia" w:cstheme="minorHAnsi"/>
            </w:rPr>
          </w:rPrChange>
        </w:rPr>
        <w:t>energetics, and this impairs</w:t>
      </w:r>
      <w:r w:rsidR="000F3D32" w:rsidRPr="00364D0F">
        <w:rPr>
          <w:rFonts w:eastAsiaTheme="minorEastAsia" w:cstheme="minorHAnsi"/>
          <w:lang w:val="en-US"/>
          <w:rPrChange w:id="160" w:author="Max Lindmark" w:date="2019-09-24T15:41:00Z">
            <w:rPr>
              <w:rFonts w:eastAsiaTheme="minorEastAsia" w:cstheme="minorHAnsi"/>
            </w:rPr>
          </w:rPrChange>
        </w:rPr>
        <w:t xml:space="preserve"> our </w:t>
      </w:r>
      <w:r w:rsidR="00AC6959" w:rsidRPr="00364D0F">
        <w:rPr>
          <w:rFonts w:eastAsiaTheme="minorEastAsia" w:cstheme="minorHAnsi"/>
          <w:lang w:val="en-US"/>
          <w:rPrChange w:id="161" w:author="Max Lindmark" w:date="2019-09-24T15:41:00Z">
            <w:rPr>
              <w:rFonts w:eastAsiaTheme="minorEastAsia" w:cstheme="minorHAnsi"/>
            </w:rPr>
          </w:rPrChange>
        </w:rPr>
        <w:t xml:space="preserve">ability to predict changes in growth </w:t>
      </w:r>
      <w:r w:rsidR="005F6A51" w:rsidRPr="00364D0F">
        <w:rPr>
          <w:rFonts w:eastAsiaTheme="minorEastAsia" w:cstheme="minorHAnsi"/>
          <w:lang w:val="en-US"/>
          <w:rPrChange w:id="162" w:author="Max Lindmark" w:date="2019-09-24T15:41:00Z">
            <w:rPr>
              <w:rFonts w:eastAsiaTheme="minorEastAsia" w:cstheme="minorHAnsi"/>
            </w:rPr>
          </w:rPrChange>
        </w:rPr>
        <w:t xml:space="preserve">due to </w:t>
      </w:r>
      <w:r w:rsidR="00A32670" w:rsidRPr="00364D0F">
        <w:rPr>
          <w:rFonts w:eastAsiaTheme="minorEastAsia" w:cstheme="minorHAnsi"/>
          <w:lang w:val="en-US"/>
          <w:rPrChange w:id="163" w:author="Max Lindmark" w:date="2019-09-24T15:41:00Z">
            <w:rPr>
              <w:rFonts w:eastAsiaTheme="minorEastAsia" w:cstheme="minorHAnsi"/>
            </w:rPr>
          </w:rPrChange>
        </w:rPr>
        <w:t xml:space="preserve">climate change </w:t>
      </w:r>
      <w:r w:rsidR="00A32670">
        <w:rPr>
          <w:rFonts w:eastAsiaTheme="minorEastAsia" w:cstheme="minorHAnsi"/>
        </w:rPr>
        <w:fldChar w:fldCharType="begin"/>
      </w:r>
      <w:r w:rsidR="00F439CD" w:rsidRPr="00364D0F">
        <w:rPr>
          <w:rFonts w:eastAsiaTheme="minorEastAsia" w:cstheme="minorHAnsi"/>
          <w:lang w:val="en-US"/>
          <w:rPrChange w:id="164" w:author="Max Lindmark" w:date="2019-09-24T15:41:00Z">
            <w:rPr>
              <w:rFonts w:eastAsiaTheme="minorEastAsia" w:cstheme="minorHAnsi"/>
            </w:rPr>
          </w:rPrChange>
        </w:rPr>
        <w:instrText xml:space="preserve"> ADDIN ZOTERO_ITEM CSL_CITATION {"citationID":"xJ4opDME","properties":{"formattedCitation":"(Rosenfeld {\\i{}et al.} 2015; Lefevre {\\i{}et al.} 2017; Audzijonyte {\\i{}et al.} 2018; Barneche &amp; Allen 2018; Marshall &amp; White 2018)","plainCitation":"(Rosenfeld et al. 2015; Lefevre et al. 2017; Audzijonyte et al. 2018; Barneche &amp; Allen 2018; Marshall &amp; White 2018)","noteIndex":0},"citationItems":[{"id":1656,"uris":["http://zotero.org/users/local/FTg3Qpza/items/XC435Y5Z"],"uri":["http://zotero.org/users/local/FTg3Qpza/items/XC435Y5Z"],"itemData":{"id":1656,"type":"article-journal","title":"Relationship between growth and standard metabolic rate: measurement artefacts and implications for habitat use and life-history adaptation in salmonids","container-title":"Journal of Animal Ecology","page":"4-20","volume":"84","issue":"1","source":"Wiley Online Library","abstract":"Mass-specific standard metabolic rate (SMR, or maintenance metabolism) varies greatly among individuals. Metabolism is particularly sensitive to variation in food consumption and growth creating the potential for significant bias in measured SMR for animals that are growing (e.g. juveniles) or of uncertain nutritional status. Consequently, interpreting individual variation in metabolism requires a sound understanding of the potentially confounding role of growth and the relative importance of fixed (genetic) vs. environmental drivers of SMR variation. We review the role of growth in measured SMR variation in juvenile salmonids, with the goals of (i) understanding the contribution of growth (and food consumption) to SMR variation through ontogeny, (ii) understanding the relative contributions of tissue maintenance and biosynthesis (overhead costs of growth) to apparent SMR variation, and (iii) using intrinsic growth effects on SMR to model how alternate life-history strategies may influence growth and measured SMR in juvenile salmonids. SMR measures on juveniles, even when post-absorptive, may be inflated by delayed growth-associated overhead costs, unless juveniles are on a maintenance ration (i.e. not growing). Empirical measurements of apparent SMR in food restricted vs. satiated 2–5 g juvenile salmon demonstrate that estimates may be inflated by as much as 67% due to delayed overhead costs of growth, even when SMR measurements are taken 35 h post-feeding. These results indicate that a substantial component of variation in apparent SMR among juvenile salmonids may be associated with (i) environmentally driven variation in ration (where elevated SMR measurements are an artefact of delayed growth overhead costs), (ii) intrinsic (genetic) or plastic organ-system trade-offs related to increasing investment in metabolically expensive digestive tissue responsible for processing food and (iii) intrinsic (genetic) variation</w:instrText>
      </w:r>
      <w:r w:rsidR="00F439CD">
        <w:rPr>
          <w:rFonts w:eastAsiaTheme="minorEastAsia" w:cstheme="minorHAnsi"/>
        </w:rPr>
        <w:instrText xml:space="preserve"> in maximum body size and growth among individuals or life-history types. We suggest that selection for differences in adult body size among resident and anadromous forms leading to differences in juvenile growth trajectories may contribute to both SMR variation and habitat segregation in freshwater, where juveniles with higher growth are constrained to foraging in high velocity habitats to meet their greater consumption needs.","DOI":"10.1111/1365-2656.12260","ISSN":"1365-2656","title-short":"Relationship between growth and standard metabolic rate","language":"en","author":[{"family":"Rosenfeld","given":"Jordan"},{"family":"Leeuwen","given":"Travis Van"},{"family":"Richards","given":"Jeffrey"},{"family":"Allen","given":"David"}],"issued":{"date-parts":[["2015"]]}}},{"id":1389,"uris":["http://zotero.org/users/local/FTg3Qpza/items/IM9GABE5"],"uri":["http://zotero.org/users/local/FTg3Qpza/items/IM9GABE5"],"itemData":{"id":1389,"type":"article-journal","title":"Models projecting the fate of fish populations under climate change need to be based on valid physiological mechanisms","container-title":"Global Change Biology","page":"3449-3459","volume":"23","issue":"9","source":"Crossref","abstract":"Some recent modelling papers projecting smaller ﬁsh sizes and catches in a warmer future are based on erroneous assumptions regarding (i) the scaling of gills with body mass and (ii) the energetic cost of ‘maintenance’. Assumption (i) posits that insurmountable geometric constraints prevent respiratory surface areas from growing as fast as body volume. It is argued that these constraints explain allometric scaling of energy metabolism, whereby larger ﬁshes have relatively lower mass-speciﬁc metabolic rates. Assumption (ii) concludes that when ﬁshes reach a certain size, basal oxygen demands will not be met, because of assumption (i). We here demonstrate unequivocally, by applying accepted physiological principles with reference to the existing literature, that these assumptions are not valid. Gills are folded surfaces, where the scaling of surface area to volume is not constrained by spherical geometry. The gill surface area can, in fact, increase linearly in proportion to gill volume and body mass. We cite the large body of evidence demonstrating that respiratory surface areas in ﬁshes reﬂect metabolic needs, not vice versa, which explains the large interspeciﬁc variation in scaling of gill surface areas. Finally, we point out that future studies basing their predictions on models should incorporate factors for scaling of metabolic rate and for temperature effects on metabolism, which agree with measured values, and should account for interspeciﬁc variation in scaling and temperature effects. It is possible that some ﬁshes will become smaller in the future, but to make reliable predictions the underlying mechanisms need to be identiﬁed and sought elsewhere than in geometric constraints on gill surface area. Furthermore, to ensure that useful information is conveyed to the public and policymakers about the possible effects of climate change, it is necessary to improve communication and congruity between ﬁsh physiologists and ﬁsheries scientists.","DOI":"10.1111/gcb.13652","ISSN":"13541013","language":"en","author":[{"family":"Lefevre","given":"Sjannie"},{"family":"McKenzie","given":"David J."},{"family":"Nilsson","given":"Göran E."}],"issued":{"date-parts":[["2017",9]]}}},{"id":1373,"uris":["http://zotero.org/users/local/FTg3Qpza/items/TB97CD53"],"uri":["http://zotero.org/users/local/FTg3Qpza/items/TB97CD53"],"itemData":{"id":1373,"type":"article-journal","title":"Is oxygen limitation in warming waters a valid mechanism to explain decreased body sizes in aquatic ectotherms?","container-title":"Global Ecology and Biogeography","source":"Crossref","abstract":"Aim: The negative correlation between temperature and body size of ectothermic animals (broadly known as the temperature</w:instrText>
      </w:r>
      <w:r w:rsidR="00F439CD">
        <w:rPr>
          <w:rFonts w:ascii="Cambria Math" w:eastAsiaTheme="minorEastAsia" w:hAnsi="Cambria Math" w:cs="Cambria Math"/>
        </w:rPr>
        <w:instrText>‐</w:instrText>
      </w:r>
      <w:r w:rsidR="00F439CD">
        <w:rPr>
          <w:rFonts w:eastAsiaTheme="minorEastAsia" w:cstheme="minorHAnsi"/>
        </w:rPr>
        <w:instrText>size rule or TSR) is a widely observed pattern, especially in aquatic organisms. Studies have claimed that the TSR arises due to decreased oxygen solubility and increasing metabolic costs at warmer temperatures, whereby oxygen supply to a large body becomes increasingly difficult. However, mixed empirical evidence has led to a controversy about the mechanisms affecting species’ size and performance under different temperatures. We review the main competing genetic, physiological and ecological explanations for the TSR and suggest a roadmap to move the field forward.","URL":"http://doi.wiley.com/10.1111/geb.12847","DOI":"10.1111/geb.12847","ISSN":"1466822X","language":"en","author":[{"family":"Audzijonyte","given":"Asta"},{"family":"Barneche","given":"Diego R."},{"family":"Baudron","given":"Alan R."},{"family":"Belmaker","given":"Jonathan"},{"family":"Clark","given":"Timothy D."},{"family":"Marshall","given":"C. Tara"},{"family":"Morrongiello","given":"John R."},{"family":"Rijn","given":"Itai","non-dropping-particle":"van"}],"issued":{"date-parts":[["2018",11,16]]},"accessed":{"date-parts":[["2018",12,14]]}}},{"id":1183,"uris":["http://zotero.org/users/local/FTg3Qpza/items/VWTW4QRN"],"uri":["http://zotero.org/users/local/FTg3Qpza/items/VWTW4QRN"],"itemData":{"id":1183,"type":"article-journal","title":"The energetics of fish growth and how it constrains food-web trophic structure","container-title":"Ecology Letters","page":"836-844","volume":"21","issue":"6","source":"Crossref","abstract":"The allocation of metabolic energy to growth fundamentally inﬂuences all levels of biological organisation. Here we use a ﬁrst-principles theoretical model to characterise the energetics of ﬁsh growth at distinct ontogenetic stages and in distinct thermal regimes. Empirically, we show that the mass scaling of growth rates follows that of metabolic rate, and is somewhat steeper at earlier ontogenetic stages. We also demonstrate that t</w:instrText>
      </w:r>
      <w:r w:rsidR="00F439CD" w:rsidRPr="00364D0F">
        <w:rPr>
          <w:rFonts w:eastAsiaTheme="minorEastAsia" w:cstheme="minorHAnsi"/>
          <w:lang w:val="en-US"/>
        </w:rPr>
        <w:instrText xml:space="preserve">he cost of growth, Em, varies substantially among </w:instrText>
      </w:r>
      <w:r w:rsidR="00F439CD">
        <w:rPr>
          <w:rFonts w:eastAsiaTheme="minorEastAsia" w:cstheme="minorHAnsi"/>
        </w:rPr>
        <w:instrText>ﬁ</w:instrText>
      </w:r>
      <w:r w:rsidR="00F439CD" w:rsidRPr="00364D0F">
        <w:rPr>
          <w:rFonts w:eastAsiaTheme="minorEastAsia" w:cstheme="minorHAnsi"/>
          <w:lang w:val="en-US"/>
        </w:rPr>
        <w:instrText>shes, and that it may increase with temperature, trophic level and level of activity. Theoretically, we show that Em is a primary determinant of the ef</w:instrText>
      </w:r>
      <w:r w:rsidR="00F439CD">
        <w:rPr>
          <w:rFonts w:eastAsiaTheme="minorEastAsia" w:cstheme="minorHAnsi"/>
        </w:rPr>
        <w:instrText>ﬁ</w:instrText>
      </w:r>
      <w:r w:rsidR="00F439CD" w:rsidRPr="00364D0F">
        <w:rPr>
          <w:rFonts w:eastAsiaTheme="minorEastAsia" w:cstheme="minorHAnsi"/>
          <w:lang w:val="en-US"/>
        </w:rPr>
        <w:instrText>ciency of energy transfer across trophic levels, and that energy is transferred more ef</w:instrText>
      </w:r>
      <w:r w:rsidR="00F439CD">
        <w:rPr>
          <w:rFonts w:eastAsiaTheme="minorEastAsia" w:cstheme="minorHAnsi"/>
        </w:rPr>
        <w:instrText>ﬁ</w:instrText>
      </w:r>
      <w:r w:rsidR="00F439CD" w:rsidRPr="00364D0F">
        <w:rPr>
          <w:rFonts w:eastAsiaTheme="minorEastAsia" w:cstheme="minorHAnsi"/>
          <w:lang w:val="en-US"/>
        </w:rPr>
        <w:instrText xml:space="preserve">ciently between trophic levels if the prey are young and sedentary. Overall, our study demonstrates the importance of characterising the energetics of individual growth in order to understand constraints on the structure of food webs and ecosystems.","DOI":"10.1111/ele.12947","ISSN":"1461023X","language":"en","author":[{"family":"Barneche","given":"Diego R."},{"family":"Allen","given":"Andrew P."}],"editor":[{"family":"Mumby","given":"Peter"}],"issued":{"date-parts":[["2018",6]]}}},{"id":1362,"uris":["http://zotero.org/users/local/FTg3Qpza/items/ESFFAJ5S"],"uri":["http://zotero.org/users/local/FTg3Qpza/items/ESFFAJ5S"],"itemData":{"id":1362,"type":"article-journal","title":"Have We Outgrown the Existing Models of Growth?","container-title":"Trends in Ecology &amp; Evolution","source":"Crossref","URL":"https://linkinghub.elsevier.com/retrieve/pii/S0169534718302507","DOI":"10.1016/j.tree.2018.10.005","ISSN":"01695347","language":"en","author":[{"family":"Marshall","given":"Dustin J."},{"family":"White","given":"Craig R."}],"issued":{"date-parts":[["2018",11]]},"accessed":{"date-parts":[["2018",12,14]]}}}],"schema":"https://github.com/citation-style-language/schema/raw/master/csl-citation.json"} </w:instrText>
      </w:r>
      <w:r w:rsidR="00A32670">
        <w:rPr>
          <w:rFonts w:eastAsiaTheme="minorEastAsia" w:cstheme="minorHAnsi"/>
        </w:rPr>
        <w:fldChar w:fldCharType="separate"/>
      </w:r>
      <w:r w:rsidR="00F439CD" w:rsidRPr="00364D0F">
        <w:rPr>
          <w:rFonts w:ascii="Times New Roman" w:hAnsi="Times New Roman" w:cs="Times New Roman"/>
          <w:lang w:val="en-US"/>
        </w:rPr>
        <w:t xml:space="preserve">(Rosenfeld </w:t>
      </w:r>
      <w:r w:rsidR="00F439CD" w:rsidRPr="00364D0F">
        <w:rPr>
          <w:rFonts w:ascii="Times New Roman" w:hAnsi="Times New Roman" w:cs="Times New Roman"/>
          <w:i/>
          <w:iCs/>
          <w:lang w:val="en-US"/>
        </w:rPr>
        <w:t>et al.</w:t>
      </w:r>
      <w:r w:rsidR="00F439CD" w:rsidRPr="00364D0F">
        <w:rPr>
          <w:rFonts w:ascii="Times New Roman" w:hAnsi="Times New Roman" w:cs="Times New Roman"/>
          <w:lang w:val="en-US"/>
        </w:rPr>
        <w:t xml:space="preserve"> 2015; Lefevre </w:t>
      </w:r>
      <w:r w:rsidR="00F439CD" w:rsidRPr="00364D0F">
        <w:rPr>
          <w:rFonts w:ascii="Times New Roman" w:hAnsi="Times New Roman" w:cs="Times New Roman"/>
          <w:i/>
          <w:iCs/>
          <w:lang w:val="en-US"/>
        </w:rPr>
        <w:t>et al.</w:t>
      </w:r>
      <w:r w:rsidR="00F439CD" w:rsidRPr="00364D0F">
        <w:rPr>
          <w:rFonts w:ascii="Times New Roman" w:hAnsi="Times New Roman" w:cs="Times New Roman"/>
          <w:lang w:val="en-US"/>
        </w:rPr>
        <w:t xml:space="preserve"> 2017; Audzijonyte </w:t>
      </w:r>
      <w:r w:rsidR="00F439CD" w:rsidRPr="00364D0F">
        <w:rPr>
          <w:rFonts w:ascii="Times New Roman" w:hAnsi="Times New Roman" w:cs="Times New Roman"/>
          <w:i/>
          <w:iCs/>
          <w:lang w:val="en-US"/>
        </w:rPr>
        <w:t>et al.</w:t>
      </w:r>
      <w:r w:rsidR="00F439CD" w:rsidRPr="00364D0F">
        <w:rPr>
          <w:rFonts w:ascii="Times New Roman" w:hAnsi="Times New Roman" w:cs="Times New Roman"/>
          <w:lang w:val="en-US"/>
        </w:rPr>
        <w:t xml:space="preserve"> 2018; Barneche &amp; Allen 2018; Marshall &amp; White 2018)</w:t>
      </w:r>
      <w:r w:rsidR="00A32670">
        <w:rPr>
          <w:rFonts w:eastAsiaTheme="minorEastAsia" w:cstheme="minorHAnsi"/>
        </w:rPr>
        <w:fldChar w:fldCharType="end"/>
      </w:r>
      <w:r w:rsidR="00A32670" w:rsidRPr="00364D0F">
        <w:rPr>
          <w:rFonts w:eastAsiaTheme="minorEastAsia" w:cstheme="minorHAnsi"/>
          <w:lang w:val="en-US"/>
        </w:rPr>
        <w:t xml:space="preserve">. </w:t>
      </w:r>
      <w:r w:rsidR="00B24822" w:rsidRPr="00364D0F">
        <w:rPr>
          <w:rFonts w:eastAsiaTheme="minorEastAsia" w:cstheme="minorHAnsi"/>
          <w:lang w:val="en-US"/>
          <w:rPrChange w:id="165" w:author="Max Lindmark" w:date="2019-09-24T15:41:00Z">
            <w:rPr>
              <w:rFonts w:eastAsiaTheme="minorEastAsia" w:cstheme="minorHAnsi"/>
            </w:rPr>
          </w:rPrChange>
        </w:rPr>
        <w:t xml:space="preserve">What we do </w:t>
      </w:r>
      <w:r w:rsidR="00B24822" w:rsidRPr="00364D0F">
        <w:rPr>
          <w:rFonts w:eastAsiaTheme="minorEastAsia" w:cstheme="minorHAnsi"/>
          <w:lang w:val="en-US"/>
          <w:rPrChange w:id="166" w:author="Max Lindmark" w:date="2019-09-24T15:41:00Z">
            <w:rPr>
              <w:rFonts w:eastAsiaTheme="minorEastAsia" w:cstheme="minorHAnsi"/>
            </w:rPr>
          </w:rPrChange>
        </w:rPr>
        <w:lastRenderedPageBreak/>
        <w:t>know and where both t</w:t>
      </w:r>
      <w:r w:rsidR="00643967" w:rsidRPr="00364D0F">
        <w:rPr>
          <w:rFonts w:eastAsiaTheme="minorEastAsia" w:cstheme="minorHAnsi"/>
          <w:lang w:val="en-US"/>
          <w:rPrChange w:id="167" w:author="Max Lindmark" w:date="2019-09-24T15:41:00Z">
            <w:rPr>
              <w:rFonts w:eastAsiaTheme="minorEastAsia" w:cstheme="minorHAnsi"/>
            </w:rPr>
          </w:rPrChange>
        </w:rPr>
        <w:t xml:space="preserve">heoretical </w:t>
      </w:r>
      <w:r w:rsidR="00B24822" w:rsidRPr="00364D0F">
        <w:rPr>
          <w:rFonts w:eastAsiaTheme="minorEastAsia" w:cstheme="minorHAnsi"/>
          <w:lang w:val="en-US"/>
          <w:rPrChange w:id="168" w:author="Max Lindmark" w:date="2019-09-24T15:41:00Z">
            <w:rPr>
              <w:rFonts w:eastAsiaTheme="minorEastAsia" w:cstheme="minorHAnsi"/>
            </w:rPr>
          </w:rPrChange>
        </w:rPr>
        <w:t xml:space="preserve">models </w:t>
      </w:r>
      <w:r w:rsidR="00643967" w:rsidRPr="00364D0F">
        <w:rPr>
          <w:rFonts w:eastAsiaTheme="minorEastAsia" w:cstheme="minorHAnsi"/>
          <w:lang w:val="en-US"/>
          <w:rPrChange w:id="169" w:author="Max Lindmark" w:date="2019-09-24T15:41:00Z">
            <w:rPr>
              <w:rFonts w:eastAsiaTheme="minorEastAsia" w:cstheme="minorHAnsi"/>
            </w:rPr>
          </w:rPrChange>
        </w:rPr>
        <w:t xml:space="preserve">“of Pütter-type”, such as the Ontogenetic Growth Model (OGM) </w:t>
      </w:r>
      <w:r w:rsidR="00643967">
        <w:rPr>
          <w:rFonts w:eastAsiaTheme="minorEastAsia" w:cstheme="minorHAnsi"/>
        </w:rPr>
        <w:fldChar w:fldCharType="begin"/>
      </w:r>
      <w:r w:rsidR="00643967" w:rsidRPr="00364D0F">
        <w:rPr>
          <w:rFonts w:eastAsiaTheme="minorEastAsia" w:cstheme="minorHAnsi"/>
          <w:lang w:val="en-US"/>
          <w:rPrChange w:id="170" w:author="Max Lindmark" w:date="2019-09-24T15:41:00Z">
            <w:rPr>
              <w:rFonts w:eastAsiaTheme="minorEastAsia" w:cstheme="minorHAnsi"/>
            </w:rPr>
          </w:rPrChange>
        </w:rPr>
        <w:instrText xml:space="preserve"> ADDIN ZOTERO_ITEM CSL_CITATION {"citationID":"APrRQpIi","properties":{"formattedCitation":"(West {\\i{}et al.} 2001)","plainCitation":"(West et al. 2001)","noteIndex":0},"citationItems":[{"id":1652,"uris":["http://zotero.org/users/local/FTg3Qpza/items/UU9JYELF"],"uri":["http://zotero.org/users/local/FTg3Qpza/items/UU9JYELF"],"itemData":{"id":1652,"type":"article-journal","title":"A general model for ontogenetic growth","container-title":"Nature","page":"628-631","volume":"413","issue":"6856","source":"www.nature.com","abstract":"Several equations have been proposed to describe ontogenetic growth trajectories for organisms justified primarily on the goodness of fit rather than on any biological mechanism1,2,3,4,5,6. Here, we derive a general quantitative model based on fundamental principles7,8,9 for the allocation of metabolic energy between maintenance of existing tissue and the production of new biomass. We thus predict the parameters governing growth curves from basic cellular properties10 and derive a single parameterless universal curve that describes the growth of many diverse species. The model provides the basis for deriving allometric relationships for growth rates and the timing of life history events2,11,12.","DOI":"10.1038/35098076","ISSN":"1476-4687","journalAbbreviation":"Nature","language":"en","author":[{"family":"West","given":"Geoffrey B."},{"fami</w:instrText>
      </w:r>
      <w:r w:rsidR="00643967" w:rsidRPr="00364D0F">
        <w:rPr>
          <w:rFonts w:eastAsiaTheme="minorEastAsia" w:cstheme="minorHAnsi"/>
          <w:lang w:val="en-US"/>
        </w:rPr>
        <w:instrText xml:space="preserve">ly":"Brown","given":"James H."},{"family":"Enquist","given":"Brian J."}],"issued":{"date-parts":[["2001",10]]}}}],"schema":"https://github.com/citation-style-language/schema/raw/master/csl-citation.json"} </w:instrText>
      </w:r>
      <w:r w:rsidR="00643967">
        <w:rPr>
          <w:rFonts w:eastAsiaTheme="minorEastAsia" w:cstheme="minorHAnsi"/>
        </w:rPr>
        <w:fldChar w:fldCharType="separate"/>
      </w:r>
      <w:r w:rsidR="00643967" w:rsidRPr="00364D0F">
        <w:rPr>
          <w:rFonts w:ascii="Times New Roman" w:hAnsi="Times New Roman" w:cs="Times New Roman"/>
          <w:lang w:val="en-US"/>
        </w:rPr>
        <w:t xml:space="preserve">(West </w:t>
      </w:r>
      <w:r w:rsidR="00643967" w:rsidRPr="00364D0F">
        <w:rPr>
          <w:rFonts w:ascii="Times New Roman" w:hAnsi="Times New Roman" w:cs="Times New Roman"/>
          <w:i/>
          <w:iCs/>
          <w:lang w:val="en-US"/>
        </w:rPr>
        <w:t>et al.</w:t>
      </w:r>
      <w:r w:rsidR="00643967" w:rsidRPr="00364D0F">
        <w:rPr>
          <w:rFonts w:ascii="Times New Roman" w:hAnsi="Times New Roman" w:cs="Times New Roman"/>
          <w:lang w:val="en-US"/>
        </w:rPr>
        <w:t xml:space="preserve"> 2001)</w:t>
      </w:r>
      <w:r w:rsidR="00643967">
        <w:rPr>
          <w:rFonts w:eastAsiaTheme="minorEastAsia" w:cstheme="minorHAnsi"/>
        </w:rPr>
        <w:fldChar w:fldCharType="end"/>
      </w:r>
      <w:r w:rsidR="00643967" w:rsidRPr="00364D0F">
        <w:rPr>
          <w:rFonts w:eastAsiaTheme="minorEastAsia" w:cstheme="minorHAnsi"/>
          <w:lang w:val="en-US"/>
        </w:rPr>
        <w:t xml:space="preserve"> or the von Bertalanffy Growth Equation (VBGE) </w:t>
      </w:r>
      <w:r w:rsidR="00643967">
        <w:rPr>
          <w:rFonts w:eastAsiaTheme="minorEastAsia" w:cstheme="minorHAnsi"/>
        </w:rPr>
        <w:fldChar w:fldCharType="begin"/>
      </w:r>
      <w:r w:rsidR="00643967" w:rsidRPr="00364D0F">
        <w:rPr>
          <w:rFonts w:eastAsiaTheme="minorEastAsia" w:cstheme="minorHAnsi"/>
          <w:lang w:val="en-US"/>
        </w:rPr>
        <w:instrText xml:space="preserve"> ADDIN ZOTERO_ITEM CSL_CITATION {"citationID":"RibOSCis","properties":{"formattedCitation":"(von Bertalanffy 1957)","plainCitation":"(von Bertalanffy 1957)","noteIndex":0},"citationItems":[{"id":680,"uris":["http://zotero.org/users/local/FTg3Qpza/items/95Y5YZXG"],"uri":["http://zotero.org/users/local/FTg3Qpza/items/95Y5YZXG"],"itemData":{"id":680,"type":"article-journal","title":"Laws in metabolism and growth","container-title":"The quarterly review of biology","page":"217–231","volume":"32","issue":"3","author":[{"family":"Bertalanffy","given":"L","non-dropping-particle":"von"}],"issued":{"date-parts":[["1957"]]}}}],"schema":"https://github.com/citation-style-language/schema/raw/master/csl-citation.json"} </w:instrText>
      </w:r>
      <w:r w:rsidR="00643967">
        <w:rPr>
          <w:rFonts w:eastAsiaTheme="minorEastAsia" w:cstheme="minorHAnsi"/>
        </w:rPr>
        <w:fldChar w:fldCharType="separate"/>
      </w:r>
      <w:r w:rsidR="00643967" w:rsidRPr="00364D0F">
        <w:rPr>
          <w:rFonts w:ascii="Times New Roman" w:hAnsi="Times New Roman" w:cs="Times New Roman"/>
          <w:lang w:val="en-US"/>
        </w:rPr>
        <w:t>(von Bertalanffy 1957)</w:t>
      </w:r>
      <w:r w:rsidR="00643967">
        <w:rPr>
          <w:rFonts w:eastAsiaTheme="minorEastAsia" w:cstheme="minorHAnsi"/>
        </w:rPr>
        <w:fldChar w:fldCharType="end"/>
      </w:r>
      <w:r w:rsidR="00643967" w:rsidRPr="00364D0F">
        <w:rPr>
          <w:rFonts w:eastAsiaTheme="minorEastAsia" w:cstheme="minorHAnsi"/>
          <w:lang w:val="en-US"/>
        </w:rPr>
        <w:t xml:space="preserve">, and empirical studies </w:t>
      </w:r>
      <w:commentRangeStart w:id="171"/>
      <w:r w:rsidR="00643967" w:rsidRPr="00364D0F">
        <w:rPr>
          <w:rFonts w:eastAsiaTheme="minorEastAsia" w:cstheme="minorHAnsi"/>
          <w:lang w:val="en-US"/>
        </w:rPr>
        <w:t xml:space="preserve">e.g. </w:t>
      </w:r>
      <w:commentRangeEnd w:id="171"/>
      <w:r w:rsidR="001A0833">
        <w:rPr>
          <w:rStyle w:val="CommentReference"/>
        </w:rPr>
        <w:commentReference w:id="171"/>
      </w:r>
      <w:r w:rsidR="00643967">
        <w:rPr>
          <w:rFonts w:eastAsiaTheme="minorEastAsia" w:cstheme="minorHAnsi"/>
        </w:rPr>
        <w:fldChar w:fldCharType="begin"/>
      </w:r>
      <w:r w:rsidR="00643967" w:rsidRPr="00364D0F">
        <w:rPr>
          <w:rFonts w:eastAsiaTheme="minorEastAsia" w:cstheme="minorHAnsi"/>
          <w:lang w:val="en-US"/>
        </w:rPr>
        <w:instrText xml:space="preserve"> ADDIN ZOTERO_ITEM CSL_CITATION {"citationID":"v91i8asV","properties":{"formattedCitation":"(Bj\\uc0\\u246{}rnsson {\\i{}et al.} 2007)","plainCitation":"(Björnsson et al. 2007)","noteIndex":0},"citationItems":[{"id":1630,"uris":["http://zotero.org/users/local/FTg3Qpza/items/HFRXIBLW"],"uri":["http://zotero.org/users/local/FTg3Qpza/items/HFRXIBLW"],"itemData":{"id":1630,"type":"article-journal","title":"Growth model for Atlantic cod (Gadus morhua): Effects of temperature and body weight on growth rate","container-title":"Aquaculture","page":"216-226","volume":"271","issue":"1-4","source":"Crossref","abstract":"Results from several laboratory experiments showed that at each temperature there was a linear relationship between the logarithms of specific growth rate (G%/day) and body weight (W g) of Atlantic cod fed to satiation: lnG = </w:instrText>
      </w:r>
      <w:r w:rsidR="00643967">
        <w:rPr>
          <w:rFonts w:eastAsiaTheme="minorEastAsia" w:cstheme="minorHAnsi"/>
        </w:rPr>
        <w:instrText>α</w:instrText>
      </w:r>
      <w:r w:rsidR="00643967" w:rsidRPr="00364D0F">
        <w:rPr>
          <w:rFonts w:eastAsiaTheme="minorEastAsia" w:cstheme="minorHAnsi"/>
          <w:lang w:val="en-US"/>
        </w:rPr>
        <w:instrText xml:space="preserve"> + </w:instrText>
      </w:r>
      <w:r w:rsidR="00643967">
        <w:rPr>
          <w:rFonts w:eastAsiaTheme="minorEastAsia" w:cstheme="minorHAnsi"/>
        </w:rPr>
        <w:instrText>β</w:instrText>
      </w:r>
      <w:r w:rsidR="00643967" w:rsidRPr="00364D0F">
        <w:rPr>
          <w:rFonts w:eastAsiaTheme="minorEastAsia" w:cstheme="minorHAnsi"/>
          <w:lang w:val="en-US"/>
        </w:rPr>
        <w:instrText xml:space="preserve">lnW. Both </w:instrText>
      </w:r>
      <w:r w:rsidR="00643967">
        <w:rPr>
          <w:rFonts w:eastAsiaTheme="minorEastAsia" w:cstheme="minorHAnsi"/>
        </w:rPr>
        <w:instrText>α</w:instrText>
      </w:r>
      <w:r w:rsidR="00643967" w:rsidRPr="00364D0F">
        <w:rPr>
          <w:rFonts w:eastAsiaTheme="minorEastAsia" w:cstheme="minorHAnsi"/>
          <w:lang w:val="en-US"/>
        </w:rPr>
        <w:instrText xml:space="preserve"> and </w:instrText>
      </w:r>
      <w:r w:rsidR="00643967">
        <w:rPr>
          <w:rFonts w:eastAsiaTheme="minorEastAsia" w:cstheme="minorHAnsi"/>
        </w:rPr>
        <w:instrText>β</w:instrText>
      </w:r>
      <w:r w:rsidR="00643967" w:rsidRPr="00364D0F">
        <w:rPr>
          <w:rFonts w:eastAsiaTheme="minorEastAsia" w:cstheme="minorHAnsi"/>
          <w:lang w:val="en-US"/>
        </w:rPr>
        <w:instrText xml:space="preserve"> were found to be a function of temperature (T °C): </w:instrText>
      </w:r>
      <w:r w:rsidR="00643967">
        <w:rPr>
          <w:rFonts w:eastAsiaTheme="minorEastAsia" w:cstheme="minorHAnsi"/>
        </w:rPr>
        <w:instrText>α</w:instrText>
      </w:r>
      <w:r w:rsidR="00643967" w:rsidRPr="00364D0F">
        <w:rPr>
          <w:rFonts w:eastAsiaTheme="minorEastAsia" w:cstheme="minorHAnsi"/>
          <w:lang w:val="en-US"/>
        </w:rPr>
        <w:instrText xml:space="preserve"> = a + bT + cT2; </w:instrText>
      </w:r>
      <w:r w:rsidR="00643967">
        <w:rPr>
          <w:rFonts w:eastAsiaTheme="minorEastAsia" w:cstheme="minorHAnsi"/>
        </w:rPr>
        <w:instrText>β</w:instrText>
      </w:r>
      <w:r w:rsidR="00643967" w:rsidRPr="00364D0F">
        <w:rPr>
          <w:rFonts w:eastAsiaTheme="minorEastAsia" w:cstheme="minorHAnsi"/>
          <w:lang w:val="en-US"/>
        </w:rPr>
        <w:instrText xml:space="preserve"> = d + eT; a = −0.7620, b = 0.3982, c = − 0.0128, d = − 0.1500, e = −0.0239. The e-parameter was altered by 10% from the laboratory value (to e = − 0.0215) to tune the model in accordance with growth rate of large cod reared in sea cages in Norway. The model predicts that the optimal temperature for growth (Topt.G) declines with body weight: Topt.G = 15.57–0.8426lnW, i.e. 15.0, 13.0, 11.1 and 9.2 °C for 2, 20, 200 and 2000 g fish, respectively. The predicted growth rates at optimal temperature (Gmax) were 7.41, 2.62, 1.02 and 0.44%/day for 2, 20, 200 and 2000 g fish, respectively. Model calculations show that 30 g cod juveniles stocked in sea cages on 15 May have reached 1.6 and 2.1 kg by the end of the second year and 4.6 and 6.3 kg by the end of the third year, in Northwest Iceland and West Norway, respectively.","DOI":"10.1016/j.aquaculture.2007.06.026","ISSN":"00448486","title-short":"Growth model for Atlantic cod (Gadus morhua)","language":"en","author":[{"family":"Björnsson","given":"Björn"},{"family":"Steinarsson","given":"Agnar"},{"family":"Árnason","given":"Tómas"}],"issued":{"date-parts":[["2007",10]]}}}],"schema":"https://github.com/citation-style-language/schema/raw/master/csl-citation.json"} </w:instrText>
      </w:r>
      <w:r w:rsidR="00643967">
        <w:rPr>
          <w:rFonts w:eastAsiaTheme="minorEastAsia" w:cstheme="minorHAnsi"/>
        </w:rPr>
        <w:fldChar w:fldCharType="separate"/>
      </w:r>
      <w:r w:rsidR="00643967" w:rsidRPr="00364D0F">
        <w:rPr>
          <w:rFonts w:ascii="Times New Roman" w:hAnsi="Times New Roman" w:cs="Times New Roman"/>
          <w:lang w:val="en-US"/>
        </w:rPr>
        <w:t xml:space="preserve">(Björnsson </w:t>
      </w:r>
      <w:r w:rsidR="00643967" w:rsidRPr="00364D0F">
        <w:rPr>
          <w:rFonts w:ascii="Times New Roman" w:hAnsi="Times New Roman" w:cs="Times New Roman"/>
          <w:i/>
          <w:iCs/>
          <w:lang w:val="en-US"/>
        </w:rPr>
        <w:t>et al.</w:t>
      </w:r>
      <w:r w:rsidR="00643967" w:rsidRPr="00364D0F">
        <w:rPr>
          <w:rFonts w:ascii="Times New Roman" w:hAnsi="Times New Roman" w:cs="Times New Roman"/>
          <w:lang w:val="en-US"/>
        </w:rPr>
        <w:t xml:space="preserve"> 2007)</w:t>
      </w:r>
      <w:r w:rsidR="00643967">
        <w:rPr>
          <w:rFonts w:eastAsiaTheme="minorEastAsia" w:cstheme="minorHAnsi"/>
        </w:rPr>
        <w:fldChar w:fldCharType="end"/>
      </w:r>
      <w:r w:rsidR="00643967" w:rsidRPr="00364D0F">
        <w:rPr>
          <w:rFonts w:eastAsiaTheme="minorEastAsia" w:cstheme="minorHAnsi"/>
          <w:lang w:val="en-US"/>
        </w:rPr>
        <w:t xml:space="preserve"> agree </w:t>
      </w:r>
      <w:r w:rsidR="00B24822" w:rsidRPr="00364D0F">
        <w:rPr>
          <w:rFonts w:eastAsiaTheme="minorEastAsia" w:cstheme="minorHAnsi"/>
          <w:lang w:val="en-US"/>
        </w:rPr>
        <w:t>is that</w:t>
      </w:r>
      <w:commentRangeStart w:id="172"/>
      <w:r w:rsidR="00B24822" w:rsidRPr="00364D0F">
        <w:rPr>
          <w:rFonts w:eastAsiaTheme="minorEastAsia" w:cstheme="minorHAnsi"/>
          <w:lang w:val="en-US"/>
        </w:rPr>
        <w:t xml:space="preserve"> </w:t>
      </w:r>
      <w:commentRangeEnd w:id="172"/>
      <w:r w:rsidR="001A0833">
        <w:rPr>
          <w:rStyle w:val="CommentReference"/>
        </w:rPr>
        <w:commentReference w:id="172"/>
      </w:r>
      <w:r w:rsidR="00DC1437" w:rsidRPr="00364D0F">
        <w:rPr>
          <w:rFonts w:eastAsiaTheme="minorEastAsia" w:cstheme="minorHAnsi"/>
          <w:lang w:val="en-US"/>
        </w:rPr>
        <w:t xml:space="preserve">specific </w:t>
      </w:r>
      <w:r w:rsidR="00EA38CE" w:rsidRPr="00364D0F">
        <w:rPr>
          <w:rFonts w:eastAsiaTheme="minorEastAsia" w:cstheme="minorHAnsi"/>
          <w:lang w:val="en-US"/>
        </w:rPr>
        <w:t>g</w:t>
      </w:r>
      <w:r w:rsidR="003C1081" w:rsidRPr="00364D0F">
        <w:rPr>
          <w:rFonts w:eastAsiaTheme="minorEastAsia" w:cstheme="minorHAnsi"/>
          <w:lang w:val="en-US"/>
        </w:rPr>
        <w:t xml:space="preserve">rowth rates decrease with body size and </w:t>
      </w:r>
      <w:r w:rsidR="00A13AB1" w:rsidRPr="00364D0F">
        <w:rPr>
          <w:rFonts w:eastAsiaTheme="minorEastAsia" w:cstheme="minorHAnsi"/>
          <w:lang w:val="en-US"/>
        </w:rPr>
        <w:t>increase with temperature</w:t>
      </w:r>
      <w:r w:rsidR="00F03003" w:rsidRPr="00364D0F">
        <w:rPr>
          <w:rFonts w:eastAsiaTheme="minorEastAsia" w:cstheme="minorHAnsi"/>
          <w:lang w:val="en-US"/>
        </w:rPr>
        <w:t xml:space="preserve"> until an optimum temperature is reached </w:t>
      </w:r>
      <w:r w:rsidR="00BC309F" w:rsidRPr="00DD2263">
        <w:rPr>
          <w:rFonts w:eastAsiaTheme="minorEastAsia" w:cstheme="minorHAnsi"/>
        </w:rPr>
        <w:fldChar w:fldCharType="begin"/>
      </w:r>
      <w:r w:rsidR="003A7648" w:rsidRPr="00364D0F">
        <w:rPr>
          <w:rFonts w:eastAsiaTheme="minorEastAsia" w:cstheme="minorHAnsi"/>
          <w:lang w:val="en-US"/>
        </w:rPr>
        <w:instrText xml:space="preserve"> ADDIN ZOTERO_ITEM CSL_CITATION {"citationID":"V2EKtILZ","properties":{"formattedCitation":"(Pauly 1979; Jobling 1997; Morita {\\i{}et al.} 2010)","plainCitation":"(Pauly 1979; Jobling 1997; Morita et al. 2010)","noteIndex":0},"citationItems":[{"id":252,"uris":["http://zotero.org/users/local/FTg3Qpza/items/HM7472TP"],"uri":["http://zotero.org/users/local/FTg3Qpza/items/HM7472TP"],"itemData":{"id":252,"type":"article-journal","title":"Gill size and temperature as governing factors in fish growth: a generalization of von Bertalanffy's growth formula","author":[{"family":"Pauly","given":"D"}],"issued":{"date-parts":[["1979"]]}}},{"id":327,"uris":["http://zotero.org/users/local/FTg3Qpza/items/AQWW4RPV"],"uri":["http://zotero.org/users/local/FTg3Qpza/items/AQWW4RPV"],"itemData":{"id":327,"type":"chapter","title":"Temperature and growth: modulation of growth rate via temperature change","container-title":"Global Warming: Implications for Freshwater and Marine Fish","publisher":"Cambridge University Press","publisher-place":"Cambridge","page":"225–254","volume":"61","event-place":"Cambridge","ISBN":"0309-6831","author":[{"family":"Jobling","given":"M"}],"editor":[{"family":"Wood","given":"C M"},{"family":"McDonald","given":"D G"}],"issued":{"date-parts":[["1997"]]}}},{"id":1472,"uris":["http://zotero.org/users/local/FTg3Qpza/ite</w:instrText>
      </w:r>
      <w:r w:rsidR="003A7648" w:rsidRPr="0093588F">
        <w:rPr>
          <w:rFonts w:eastAsiaTheme="minorEastAsia" w:cstheme="minorHAnsi"/>
          <w:lang w:val="en-US"/>
        </w:rPr>
        <w:instrText xml:space="preserve">ms/54Z2DDYF"],"uri":["http://zotero.org/users/local/FTg3Qpza/items/54Z2DDYF"],"itemData":{"id":1472,"type":"article-journal","title":"Size-dependent thermal preferences in a pelagic fish","container-title":"Oikos","page":"1265-1272","volume":"119","issue":"8","source":"Crossref","DOI":"10.1111/j.1600-0706.2009.18125.x","ISSN":"00301299","language":"en","author":[{"family":"Morita","given":"Kentaro"},{"family":"Fukuwaka","given":"Masa-aki"},{"family":"Tanimata","given":"Naoki"},{"family":"Yamamura","given":"Orio"}],"issued":{"date-parts":[["2010",2,26]]}}}],"schema":"https://github.com/citation-style-language/schema/raw/master/csl-citation.json"} </w:instrText>
      </w:r>
      <w:r w:rsidR="00BC309F" w:rsidRPr="00DD2263">
        <w:rPr>
          <w:rFonts w:eastAsiaTheme="minorEastAsia" w:cstheme="minorHAnsi"/>
        </w:rPr>
        <w:fldChar w:fldCharType="separate"/>
      </w:r>
      <w:r w:rsidR="003A7648" w:rsidRPr="0093588F">
        <w:rPr>
          <w:rFonts w:ascii="Times New Roman" w:hAnsi="Times New Roman" w:cs="Times New Roman"/>
          <w:lang w:val="en-US"/>
        </w:rPr>
        <w:t xml:space="preserve">(Pauly 1979; Jobling 1997; Morita </w:t>
      </w:r>
      <w:r w:rsidR="003A7648" w:rsidRPr="0093588F">
        <w:rPr>
          <w:rFonts w:ascii="Times New Roman" w:hAnsi="Times New Roman" w:cs="Times New Roman"/>
          <w:i/>
          <w:iCs/>
          <w:lang w:val="en-US"/>
        </w:rPr>
        <w:t>et al.</w:t>
      </w:r>
      <w:r w:rsidR="003A7648" w:rsidRPr="0093588F">
        <w:rPr>
          <w:rFonts w:ascii="Times New Roman" w:hAnsi="Times New Roman" w:cs="Times New Roman"/>
          <w:lang w:val="en-US"/>
        </w:rPr>
        <w:t xml:space="preserve"> 2010)</w:t>
      </w:r>
      <w:r w:rsidR="00BC309F" w:rsidRPr="00DD2263">
        <w:rPr>
          <w:rFonts w:eastAsiaTheme="minorEastAsia" w:cstheme="minorHAnsi"/>
        </w:rPr>
        <w:fldChar w:fldCharType="end"/>
      </w:r>
      <w:commentRangeStart w:id="173"/>
      <w:r w:rsidR="003C1081" w:rsidRPr="0093588F">
        <w:rPr>
          <w:rFonts w:eastAsiaTheme="minorEastAsia" w:cstheme="minorHAnsi"/>
          <w:lang w:val="en-US"/>
        </w:rPr>
        <w:t>.</w:t>
      </w:r>
      <w:commentRangeEnd w:id="173"/>
      <w:r w:rsidR="0007559F">
        <w:rPr>
          <w:rStyle w:val="CommentReference"/>
        </w:rPr>
        <w:commentReference w:id="173"/>
      </w:r>
      <w:r w:rsidR="002E5DFA" w:rsidRPr="0093588F">
        <w:rPr>
          <w:rFonts w:eastAsiaTheme="minorEastAsia" w:cstheme="minorHAnsi"/>
          <w:lang w:val="en-US"/>
        </w:rPr>
        <w:t xml:space="preserve"> </w:t>
      </w:r>
      <w:r w:rsidR="00DA49B5" w:rsidRPr="00364D0F">
        <w:rPr>
          <w:rFonts w:eastAsiaTheme="minorEastAsia" w:cstheme="minorHAnsi"/>
          <w:lang w:val="en-US"/>
          <w:rPrChange w:id="174" w:author="Max Lindmark" w:date="2019-09-24T15:41:00Z">
            <w:rPr>
              <w:rFonts w:eastAsiaTheme="minorEastAsia" w:cstheme="minorHAnsi"/>
            </w:rPr>
          </w:rPrChange>
        </w:rPr>
        <w:t xml:space="preserve">At temperatures below optimum, </w:t>
      </w:r>
      <w:r w:rsidR="009D3CBB" w:rsidRPr="00364D0F">
        <w:rPr>
          <w:rFonts w:eastAsiaTheme="minorEastAsia" w:cstheme="minorHAnsi"/>
          <w:lang w:val="en-US"/>
          <w:rPrChange w:id="175" w:author="Max Lindmark" w:date="2019-09-24T15:41:00Z">
            <w:rPr>
              <w:rFonts w:eastAsiaTheme="minorEastAsia" w:cstheme="minorHAnsi"/>
            </w:rPr>
          </w:rPrChange>
        </w:rPr>
        <w:t xml:space="preserve">growth, being a biological process, </w:t>
      </w:r>
      <w:r w:rsidR="00DA49B5" w:rsidRPr="00364D0F">
        <w:rPr>
          <w:rFonts w:eastAsiaTheme="minorEastAsia" w:cstheme="minorHAnsi"/>
          <w:lang w:val="en-US"/>
          <w:rPrChange w:id="176" w:author="Max Lindmark" w:date="2019-09-24T15:41:00Z">
            <w:rPr>
              <w:rFonts w:eastAsiaTheme="minorEastAsia" w:cstheme="minorHAnsi"/>
            </w:rPr>
          </w:rPrChange>
        </w:rPr>
        <w:t xml:space="preserve">has been suggested to </w:t>
      </w:r>
      <w:r w:rsidR="009D3CBB" w:rsidRPr="00364D0F">
        <w:rPr>
          <w:rFonts w:eastAsiaTheme="minorEastAsia" w:cstheme="minorHAnsi"/>
          <w:lang w:val="en-US"/>
          <w:rPrChange w:id="177" w:author="Max Lindmark" w:date="2019-09-24T15:41:00Z">
            <w:rPr>
              <w:rFonts w:eastAsiaTheme="minorEastAsia" w:cstheme="minorHAnsi"/>
            </w:rPr>
          </w:rPrChange>
        </w:rPr>
        <w:t>scale with temperature as metabolic rate</w:t>
      </w:r>
      <w:r w:rsidR="000D08B8" w:rsidRPr="00364D0F">
        <w:rPr>
          <w:rFonts w:eastAsiaTheme="minorEastAsia" w:cstheme="minorHAnsi"/>
          <w:lang w:val="en-US"/>
          <w:rPrChange w:id="178" w:author="Max Lindmark" w:date="2019-09-24T15:41:00Z">
            <w:rPr>
              <w:rFonts w:eastAsiaTheme="minorEastAsia" w:cstheme="minorHAnsi"/>
            </w:rPr>
          </w:rPrChange>
        </w:rPr>
        <w:t>, i.e. as</w:t>
      </w:r>
      <w:r w:rsidR="009D3CBB" w:rsidRPr="00364D0F">
        <w:rPr>
          <w:rFonts w:eastAsiaTheme="minorEastAsia" w:cstheme="minorHAnsi"/>
          <w:lang w:val="en-US"/>
          <w:rPrChange w:id="179" w:author="Max Lindmark" w:date="2019-09-24T15:41:00Z">
            <w:rPr>
              <w:rFonts w:eastAsiaTheme="minorEastAsia" w:cstheme="minorHAnsi"/>
            </w:rPr>
          </w:rPrChange>
        </w:rPr>
        <w:t xml:space="preserve"> </w:t>
      </w:r>
      <m:oMath>
        <m:sSup>
          <m:sSupPr>
            <m:ctrlPr>
              <w:rPr>
                <w:rFonts w:ascii="Cambria Math" w:eastAsiaTheme="minorEastAsia" w:hAnsi="Cambria Math" w:cstheme="minorHAnsi"/>
                <w:i/>
              </w:rPr>
            </m:ctrlPr>
          </m:sSupPr>
          <m:e>
            <m:r>
              <w:rPr>
                <w:rFonts w:ascii="Cambria Math" w:eastAsiaTheme="minorEastAsia" w:hAnsi="Cambria Math" w:cstheme="minorHAnsi"/>
              </w:rPr>
              <m:t>e</m:t>
            </m:r>
          </m:e>
          <m:sup>
            <m:r>
              <w:rPr>
                <w:rFonts w:ascii="Cambria Math" w:eastAsiaTheme="minorEastAsia" w:hAnsi="Cambria Math" w:cstheme="minorHAnsi"/>
                <w:lang w:val="en-US"/>
                <w:rPrChange w:id="180" w:author="Max Lindmark" w:date="2019-09-24T15:41:00Z">
                  <w:rPr>
                    <w:rFonts w:ascii="Cambria Math" w:eastAsiaTheme="minorEastAsia" w:hAnsi="Cambria Math" w:cstheme="minorHAnsi"/>
                  </w:rPr>
                </w:rPrChange>
              </w:rPr>
              <m:t>-</m:t>
            </m:r>
            <m:r>
              <w:rPr>
                <w:rFonts w:ascii="Cambria Math" w:eastAsiaTheme="minorEastAsia" w:hAnsi="Cambria Math" w:cstheme="minorHAnsi"/>
              </w:rPr>
              <m:t>E</m:t>
            </m:r>
            <m:r>
              <w:rPr>
                <w:rFonts w:ascii="Cambria Math" w:eastAsiaTheme="minorEastAsia" w:hAnsi="Cambria Math" w:cstheme="minorHAnsi"/>
                <w:lang w:val="en-US"/>
                <w:rPrChange w:id="181" w:author="Max Lindmark" w:date="2019-09-24T15:41:00Z">
                  <w:rPr>
                    <w:rFonts w:ascii="Cambria Math" w:eastAsiaTheme="minorEastAsia" w:hAnsi="Cambria Math" w:cstheme="minorHAnsi"/>
                  </w:rPr>
                </w:rPrChange>
              </w:rPr>
              <m:t>/</m:t>
            </m:r>
            <m:r>
              <w:rPr>
                <w:rFonts w:ascii="Cambria Math" w:eastAsiaTheme="minorEastAsia" w:hAnsi="Cambria Math" w:cstheme="minorHAnsi"/>
              </w:rPr>
              <m:t>kT</m:t>
            </m:r>
          </m:sup>
        </m:sSup>
      </m:oMath>
      <w:r w:rsidR="00EB3826" w:rsidRPr="00364D0F">
        <w:rPr>
          <w:rFonts w:eastAsiaTheme="minorEastAsia" w:cstheme="minorHAnsi"/>
          <w:lang w:val="en-US"/>
          <w:rPrChange w:id="182" w:author="Max Lindmark" w:date="2019-09-24T15:41:00Z">
            <w:rPr>
              <w:rFonts w:eastAsiaTheme="minorEastAsia" w:cstheme="minorHAnsi"/>
            </w:rPr>
          </w:rPrChange>
        </w:rPr>
        <w:t xml:space="preserve">, where </w:t>
      </w:r>
      <m:oMath>
        <m:r>
          <w:rPr>
            <w:rFonts w:ascii="Cambria Math" w:eastAsiaTheme="minorEastAsia" w:hAnsi="Cambria Math" w:cstheme="minorHAnsi"/>
          </w:rPr>
          <m:t>k</m:t>
        </m:r>
      </m:oMath>
      <w:r w:rsidR="00EB3826" w:rsidRPr="00364D0F">
        <w:rPr>
          <w:rFonts w:eastAsiaTheme="minorEastAsia" w:cstheme="minorHAnsi"/>
          <w:lang w:val="en-US"/>
          <w:rPrChange w:id="183" w:author="Max Lindmark" w:date="2019-09-24T15:41:00Z">
            <w:rPr>
              <w:rFonts w:eastAsiaTheme="minorEastAsia" w:cstheme="minorHAnsi"/>
            </w:rPr>
          </w:rPrChange>
        </w:rPr>
        <w:t xml:space="preserve"> is Boltzmann’s constant (</w:t>
      </w:r>
      <m:oMath>
        <m:r>
          <w:rPr>
            <w:rFonts w:ascii="Cambria Math" w:hAnsi="Cambria Math" w:cstheme="minorHAnsi"/>
            <w:lang w:val="en-US"/>
            <w:rPrChange w:id="184" w:author="Max Lindmark" w:date="2019-09-24T15:41:00Z">
              <w:rPr>
                <w:rFonts w:ascii="Cambria Math" w:hAnsi="Cambria Math" w:cstheme="minorHAnsi"/>
              </w:rPr>
            </w:rPrChange>
          </w:rPr>
          <m:t>8.62</m:t>
        </m:r>
        <m:r>
          <w:rPr>
            <w:rFonts w:ascii="Cambria Math" w:hAnsi="Cambria Math" w:cstheme="minorHAnsi" w:hint="eastAsia"/>
            <w:lang w:val="en-US"/>
            <w:rPrChange w:id="185" w:author="Max Lindmark" w:date="2019-09-24T15:41:00Z">
              <w:rPr>
                <w:rFonts w:ascii="Cambria Math" w:hAnsi="Cambria Math" w:cstheme="minorHAnsi" w:hint="eastAsia"/>
              </w:rPr>
            </w:rPrChange>
          </w:rPr>
          <m:t>×</m:t>
        </m:r>
        <m:sSup>
          <m:sSupPr>
            <m:ctrlPr>
              <w:rPr>
                <w:rFonts w:ascii="Cambria Math" w:eastAsiaTheme="minorEastAsia" w:hAnsi="Cambria Math" w:cstheme="minorHAnsi"/>
                <w:i/>
              </w:rPr>
            </m:ctrlPr>
          </m:sSupPr>
          <m:e>
            <m:r>
              <w:rPr>
                <w:rFonts w:ascii="Cambria Math" w:eastAsiaTheme="minorEastAsia" w:hAnsi="Cambria Math" w:cstheme="minorHAnsi"/>
                <w:lang w:val="en-US"/>
                <w:rPrChange w:id="186" w:author="Max Lindmark" w:date="2019-09-24T15:41:00Z">
                  <w:rPr>
                    <w:rFonts w:ascii="Cambria Math" w:eastAsiaTheme="minorEastAsia" w:hAnsi="Cambria Math" w:cstheme="minorHAnsi"/>
                  </w:rPr>
                </w:rPrChange>
              </w:rPr>
              <m:t>10</m:t>
            </m:r>
          </m:e>
          <m:sup>
            <m:r>
              <w:rPr>
                <w:rFonts w:ascii="Cambria Math" w:eastAsiaTheme="minorEastAsia" w:hAnsi="Cambria Math" w:cstheme="minorHAnsi"/>
                <w:lang w:val="en-US"/>
                <w:rPrChange w:id="187" w:author="Max Lindmark" w:date="2019-09-24T15:41:00Z">
                  <w:rPr>
                    <w:rFonts w:ascii="Cambria Math" w:eastAsiaTheme="minorEastAsia" w:hAnsi="Cambria Math" w:cstheme="minorHAnsi"/>
                  </w:rPr>
                </w:rPrChange>
              </w:rPr>
              <m:t>-5</m:t>
            </m:r>
          </m:sup>
        </m:sSup>
        <m:r>
          <m:rPr>
            <m:sty m:val="p"/>
          </m:rPr>
          <w:rPr>
            <w:rFonts w:ascii="Cambria Math" w:eastAsiaTheme="minorEastAsia" w:hAnsi="Cambria Math" w:cstheme="minorHAnsi"/>
            <w:lang w:val="en-US"/>
            <w:rPrChange w:id="188" w:author="Max Lindmark" w:date="2019-09-24T15:41:00Z">
              <w:rPr>
                <w:rFonts w:ascii="Cambria Math" w:eastAsiaTheme="minorEastAsia" w:hAnsi="Cambria Math" w:cstheme="minorHAnsi"/>
              </w:rPr>
            </w:rPrChange>
          </w:rPr>
          <m:t xml:space="preserve"> eV</m:t>
        </m:r>
        <m:r>
          <m:rPr>
            <m:sty m:val="p"/>
          </m:rPr>
          <w:rPr>
            <w:rFonts w:ascii="Cambria Math" w:hAnsi="Cambria Math" w:cstheme="minorHAnsi" w:hint="eastAsia"/>
            <w:lang w:val="en-US"/>
            <w:rPrChange w:id="189" w:author="Max Lindmark" w:date="2019-09-24T15:41:00Z">
              <w:rPr>
                <w:rFonts w:ascii="Cambria Math" w:hAnsi="Cambria Math" w:cstheme="minorHAnsi" w:hint="eastAsia"/>
              </w:rPr>
            </w:rPrChange>
          </w:rPr>
          <m:t>×</m:t>
        </m:r>
        <m:sSup>
          <m:sSupPr>
            <m:ctrlPr>
              <w:rPr>
                <w:rFonts w:ascii="Cambria Math" w:hAnsi="Cambria Math" w:cstheme="minorHAnsi"/>
              </w:rPr>
            </m:ctrlPr>
          </m:sSupPr>
          <m:e>
            <m:r>
              <m:rPr>
                <m:sty m:val="p"/>
              </m:rPr>
              <w:rPr>
                <w:rFonts w:ascii="Cambria Math" w:hAnsi="Cambria Math" w:cstheme="minorHAnsi"/>
                <w:lang w:val="en-US"/>
                <w:rPrChange w:id="190" w:author="Max Lindmark" w:date="2019-09-24T15:41:00Z">
                  <w:rPr>
                    <w:rFonts w:ascii="Cambria Math" w:hAnsi="Cambria Math" w:cstheme="minorHAnsi"/>
                  </w:rPr>
                </w:rPrChange>
              </w:rPr>
              <m:t>K</m:t>
            </m:r>
          </m:e>
          <m:sup>
            <m:r>
              <m:rPr>
                <m:sty m:val="p"/>
              </m:rPr>
              <w:rPr>
                <w:rFonts w:ascii="Cambria Math" w:hAnsi="Cambria Math" w:cstheme="minorHAnsi"/>
                <w:lang w:val="en-US"/>
                <w:rPrChange w:id="191" w:author="Max Lindmark" w:date="2019-09-24T15:41:00Z">
                  <w:rPr>
                    <w:rFonts w:ascii="Cambria Math" w:hAnsi="Cambria Math" w:cstheme="minorHAnsi"/>
                  </w:rPr>
                </w:rPrChange>
              </w:rPr>
              <m:t>-1</m:t>
            </m:r>
          </m:sup>
        </m:sSup>
      </m:oMath>
      <w:r w:rsidR="00EB3826" w:rsidRPr="00364D0F">
        <w:rPr>
          <w:rFonts w:eastAsiaTheme="minorEastAsia" w:cstheme="minorHAnsi"/>
          <w:lang w:val="en-US"/>
          <w:rPrChange w:id="192" w:author="Max Lindmark" w:date="2019-09-24T15:41:00Z">
            <w:rPr>
              <w:rFonts w:eastAsiaTheme="minorEastAsia" w:cstheme="minorHAnsi"/>
            </w:rPr>
          </w:rPrChange>
        </w:rPr>
        <w:t xml:space="preserve">) and </w:t>
      </w:r>
      <m:oMath>
        <m:r>
          <w:rPr>
            <w:rFonts w:ascii="Cambria Math" w:eastAsiaTheme="minorEastAsia" w:hAnsi="Cambria Math" w:cstheme="minorHAnsi"/>
          </w:rPr>
          <m:t>E</m:t>
        </m:r>
      </m:oMath>
      <w:r w:rsidR="00EB3826" w:rsidRPr="00364D0F">
        <w:rPr>
          <w:rFonts w:eastAsiaTheme="minorEastAsia" w:cstheme="minorHAnsi"/>
          <w:lang w:val="en-US"/>
          <w:rPrChange w:id="193" w:author="Max Lindmark" w:date="2019-09-24T15:41:00Z">
            <w:rPr>
              <w:rFonts w:eastAsiaTheme="minorEastAsia" w:cstheme="minorHAnsi"/>
            </w:rPr>
          </w:rPrChange>
        </w:rPr>
        <w:t xml:space="preserve"> is the activation energy</w:t>
      </w:r>
      <w:r w:rsidR="003B3E87" w:rsidRPr="00364D0F">
        <w:rPr>
          <w:rFonts w:eastAsiaTheme="minorEastAsia" w:cstheme="minorHAnsi"/>
          <w:lang w:val="en-US"/>
          <w:rPrChange w:id="194" w:author="Max Lindmark" w:date="2019-09-24T15:41:00Z">
            <w:rPr>
              <w:rFonts w:eastAsiaTheme="minorEastAsia" w:cstheme="minorHAnsi"/>
            </w:rPr>
          </w:rPrChange>
        </w:rPr>
        <w:t xml:space="preserve"> or the coefficient to </w:t>
      </w:r>
      <m:oMath>
        <m:r>
          <w:rPr>
            <w:rFonts w:ascii="Cambria Math" w:eastAsiaTheme="minorEastAsia" w:hAnsi="Cambria Math" w:cstheme="minorHAnsi"/>
            <w:lang w:val="en-US"/>
            <w:rPrChange w:id="195" w:author="Max Lindmark" w:date="2019-09-24T15:41:00Z">
              <w:rPr>
                <w:rFonts w:ascii="Cambria Math" w:eastAsiaTheme="minorEastAsia" w:hAnsi="Cambria Math" w:cstheme="minorHAnsi"/>
              </w:rPr>
            </w:rPrChange>
          </w:rPr>
          <m:t>1/</m:t>
        </m:r>
        <m:r>
          <w:rPr>
            <w:rFonts w:ascii="Cambria Math" w:eastAsiaTheme="minorEastAsia" w:hAnsi="Cambria Math" w:cstheme="minorHAnsi"/>
          </w:rPr>
          <m:t>kT</m:t>
        </m:r>
      </m:oMath>
      <w:r w:rsidR="003B3E87" w:rsidRPr="00364D0F">
        <w:rPr>
          <w:rFonts w:eastAsiaTheme="minorEastAsia" w:cstheme="minorHAnsi"/>
          <w:lang w:val="en-US"/>
          <w:rPrChange w:id="196" w:author="Max Lindmark" w:date="2019-09-24T15:41:00Z">
            <w:rPr>
              <w:rFonts w:eastAsiaTheme="minorEastAsia" w:cstheme="minorHAnsi"/>
            </w:rPr>
          </w:rPrChange>
        </w:rPr>
        <w:t xml:space="preserve"> in a log-log regression </w:t>
      </w:r>
      <w:r w:rsidR="003B3E87">
        <w:rPr>
          <w:rFonts w:eastAsiaTheme="minorEastAsia" w:cstheme="minorHAnsi"/>
        </w:rPr>
        <w:fldChar w:fldCharType="begin"/>
      </w:r>
      <w:r w:rsidR="003B3E87" w:rsidRPr="00364D0F">
        <w:rPr>
          <w:rFonts w:eastAsiaTheme="minorEastAsia" w:cstheme="minorHAnsi"/>
          <w:lang w:val="en-US"/>
          <w:rPrChange w:id="197" w:author="Max Lindmark" w:date="2019-09-24T15:41:00Z">
            <w:rPr>
              <w:rFonts w:eastAsiaTheme="minorEastAsia" w:cstheme="minorHAnsi"/>
            </w:rPr>
          </w:rPrChange>
        </w:rPr>
        <w:instrText xml:space="preserve"> ADDIN ZOTERO_ITEM CSL_CITATION {"citationID":"Q2Sa52S9","properties":{"formattedCitation":"(Sibly {\\i{}et al.} 2015)","plainCitation":"(Sibly et al. 2015)","noteIndex":0},"citationItems":[{"id":523,"uris":["http://zotero.org/users/local/FTg3Qpza/items/7TWHEM4Q"],"uri":["http://zotero.org/users/local/FTg3Qpza/items/7TWHEM4Q"],"itemData":{"id":523,"type":"article-journal","title":"Fundamental insights into ontogenetic growth from theory and fish","container-title":"Proceedings of the National Academy of Sciences, USA","page":"13934–13939","volume":"112","issue":"45","author":[{"family":"Sibly","given":"R M"},{"family":"Baker","given":"J"},{"family":"Grady","given":"J M"},{"family":"Luna","given":"S M"},{"family":"Kodric-Brown","given":"A"},{"family":"Venditti","given":"C"},{"family":"Brown","given":"J H"}],"issued":{"date-parts":[["2015"]]}}}],"schema":"https://github.com/citation-style-language/schema/raw/master/csl-citation.json"} </w:instrText>
      </w:r>
      <w:r w:rsidR="003B3E87">
        <w:rPr>
          <w:rFonts w:eastAsiaTheme="minorEastAsia" w:cstheme="minorHAnsi"/>
        </w:rPr>
        <w:fldChar w:fldCharType="separate"/>
      </w:r>
      <w:r w:rsidR="003B3E87" w:rsidRPr="00364D0F">
        <w:rPr>
          <w:rFonts w:ascii="Times New Roman" w:hAnsi="Times New Roman" w:cs="Times New Roman"/>
          <w:lang w:val="en-US"/>
          <w:rPrChange w:id="198" w:author="Max Lindmark" w:date="2019-09-24T15:41:00Z">
            <w:rPr>
              <w:rFonts w:ascii="Times New Roman" w:hAnsi="Times New Roman" w:cs="Times New Roman"/>
            </w:rPr>
          </w:rPrChange>
        </w:rPr>
        <w:t xml:space="preserve">(Sibly </w:t>
      </w:r>
      <w:r w:rsidR="003B3E87" w:rsidRPr="00364D0F">
        <w:rPr>
          <w:rFonts w:ascii="Times New Roman" w:hAnsi="Times New Roman" w:cs="Times New Roman"/>
          <w:i/>
          <w:iCs/>
          <w:lang w:val="en-US"/>
          <w:rPrChange w:id="199" w:author="Max Lindmark" w:date="2019-09-24T15:41:00Z">
            <w:rPr>
              <w:rFonts w:ascii="Times New Roman" w:hAnsi="Times New Roman" w:cs="Times New Roman"/>
              <w:i/>
              <w:iCs/>
            </w:rPr>
          </w:rPrChange>
        </w:rPr>
        <w:t>et al.</w:t>
      </w:r>
      <w:r w:rsidR="003B3E87" w:rsidRPr="00364D0F">
        <w:rPr>
          <w:rFonts w:ascii="Times New Roman" w:hAnsi="Times New Roman" w:cs="Times New Roman"/>
          <w:lang w:val="en-US"/>
          <w:rPrChange w:id="200" w:author="Max Lindmark" w:date="2019-09-24T15:41:00Z">
            <w:rPr>
              <w:rFonts w:ascii="Times New Roman" w:hAnsi="Times New Roman" w:cs="Times New Roman"/>
            </w:rPr>
          </w:rPrChange>
        </w:rPr>
        <w:t xml:space="preserve"> 2015)</w:t>
      </w:r>
      <w:r w:rsidR="003B3E87">
        <w:rPr>
          <w:rFonts w:eastAsiaTheme="minorEastAsia" w:cstheme="minorHAnsi"/>
        </w:rPr>
        <w:fldChar w:fldCharType="end"/>
      </w:r>
      <w:r w:rsidR="00EB3826" w:rsidRPr="00364D0F">
        <w:rPr>
          <w:rFonts w:eastAsiaTheme="minorEastAsia" w:cstheme="minorHAnsi"/>
          <w:lang w:val="en-US"/>
          <w:rPrChange w:id="201" w:author="Max Lindmark" w:date="2019-09-24T15:41:00Z">
            <w:rPr>
              <w:rFonts w:eastAsiaTheme="minorEastAsia" w:cstheme="minorHAnsi"/>
            </w:rPr>
          </w:rPrChange>
        </w:rPr>
        <w:t xml:space="preserve">. </w:t>
      </w:r>
      <w:r w:rsidR="00EE580D" w:rsidRPr="00364D0F">
        <w:rPr>
          <w:rFonts w:eastAsiaTheme="minorEastAsia" w:cstheme="minorHAnsi"/>
          <w:lang w:val="en-US"/>
          <w:rPrChange w:id="202" w:author="Max Lindmark" w:date="2019-09-24T15:41:00Z">
            <w:rPr>
              <w:rFonts w:eastAsiaTheme="minorEastAsia" w:cstheme="minorHAnsi"/>
            </w:rPr>
          </w:rPrChange>
        </w:rPr>
        <w:t xml:space="preserve">In an attempt to mechanistically explain the temperature-dependence of growth, </w:t>
      </w:r>
      <w:r w:rsidR="009D3CBB" w:rsidRPr="00364D0F">
        <w:rPr>
          <w:rFonts w:eastAsiaTheme="minorEastAsia" w:cstheme="minorHAnsi"/>
          <w:highlight w:val="yellow"/>
          <w:lang w:val="en-US"/>
          <w:rPrChange w:id="203" w:author="Max Lindmark" w:date="2019-09-24T15:41:00Z">
            <w:rPr>
              <w:rFonts w:eastAsiaTheme="minorEastAsia" w:cstheme="minorHAnsi"/>
              <w:highlight w:val="yellow"/>
            </w:rPr>
          </w:rPrChange>
        </w:rPr>
        <w:t xml:space="preserve">Sibly </w:t>
      </w:r>
      <w:r w:rsidR="009D3CBB" w:rsidRPr="00364D0F">
        <w:rPr>
          <w:rFonts w:eastAsiaTheme="minorEastAsia" w:cstheme="minorHAnsi"/>
          <w:i/>
          <w:highlight w:val="yellow"/>
          <w:lang w:val="en-US"/>
          <w:rPrChange w:id="204" w:author="Max Lindmark" w:date="2019-09-24T15:41:00Z">
            <w:rPr>
              <w:rFonts w:eastAsiaTheme="minorEastAsia" w:cstheme="minorHAnsi"/>
              <w:i/>
              <w:highlight w:val="yellow"/>
            </w:rPr>
          </w:rPrChange>
        </w:rPr>
        <w:t>et al.</w:t>
      </w:r>
      <w:r w:rsidR="009D3CBB" w:rsidRPr="00364D0F">
        <w:rPr>
          <w:rFonts w:eastAsiaTheme="minorEastAsia" w:cstheme="minorHAnsi"/>
          <w:highlight w:val="yellow"/>
          <w:lang w:val="en-US"/>
          <w:rPrChange w:id="205" w:author="Max Lindmark" w:date="2019-09-24T15:41:00Z">
            <w:rPr>
              <w:rFonts w:eastAsiaTheme="minorEastAsia" w:cstheme="minorHAnsi"/>
              <w:highlight w:val="yellow"/>
            </w:rPr>
          </w:rPrChange>
        </w:rPr>
        <w:t xml:space="preserve"> 2015</w:t>
      </w:r>
      <w:r w:rsidR="00F57C6A" w:rsidRPr="00364D0F">
        <w:rPr>
          <w:rFonts w:eastAsiaTheme="minorEastAsia" w:cstheme="minorHAnsi"/>
          <w:highlight w:val="yellow"/>
          <w:lang w:val="en-US"/>
          <w:rPrChange w:id="206" w:author="Max Lindmark" w:date="2019-09-24T15:41:00Z">
            <w:rPr>
              <w:rFonts w:eastAsiaTheme="minorEastAsia" w:cstheme="minorHAnsi"/>
              <w:highlight w:val="yellow"/>
            </w:rPr>
          </w:rPrChange>
        </w:rPr>
        <w:t xml:space="preserve"> </w:t>
      </w:r>
      <w:r w:rsidR="00FE116A" w:rsidRPr="00364D0F">
        <w:rPr>
          <w:rFonts w:eastAsiaTheme="minorEastAsia" w:cstheme="minorHAnsi"/>
          <w:highlight w:val="yellow"/>
          <w:lang w:val="en-US"/>
          <w:rPrChange w:id="207" w:author="Max Lindmark" w:date="2019-09-24T15:41:00Z">
            <w:rPr>
              <w:rFonts w:eastAsiaTheme="minorEastAsia" w:cstheme="minorHAnsi"/>
              <w:highlight w:val="yellow"/>
            </w:rPr>
          </w:rPrChange>
        </w:rPr>
        <w:t xml:space="preserve">used the metabolic theory of ecology-framework to show that </w:t>
      </w:r>
      <m:oMath>
        <m:r>
          <w:rPr>
            <w:rFonts w:ascii="Cambria Math" w:eastAsiaTheme="minorEastAsia" w:hAnsi="Cambria Math" w:cstheme="minorHAnsi"/>
            <w:highlight w:val="yellow"/>
          </w:rPr>
          <m:t>K</m:t>
        </m:r>
      </m:oMath>
      <w:r w:rsidR="00FE116A" w:rsidRPr="00364D0F">
        <w:rPr>
          <w:rFonts w:eastAsiaTheme="minorEastAsia" w:cstheme="minorHAnsi"/>
          <w:highlight w:val="yellow"/>
          <w:lang w:val="en-US"/>
          <w:rPrChange w:id="208" w:author="Max Lindmark" w:date="2019-09-24T15:41:00Z">
            <w:rPr>
              <w:rFonts w:eastAsiaTheme="minorEastAsia" w:cstheme="minorHAnsi"/>
              <w:highlight w:val="yellow"/>
            </w:rPr>
          </w:rPrChange>
        </w:rPr>
        <w:t xml:space="preserve"> in the VBGE is proportional to </w:t>
      </w:r>
      <w:r w:rsidR="00E634BD" w:rsidRPr="00364D0F">
        <w:rPr>
          <w:rFonts w:eastAsiaTheme="minorEastAsia" w:cstheme="minorHAnsi"/>
          <w:highlight w:val="yellow"/>
          <w:lang w:val="en-US"/>
          <w:rPrChange w:id="209" w:author="Max Lindmark" w:date="2019-09-24T15:41:00Z">
            <w:rPr>
              <w:rFonts w:eastAsiaTheme="minorEastAsia" w:cstheme="minorHAnsi"/>
              <w:highlight w:val="yellow"/>
            </w:rPr>
          </w:rPrChange>
        </w:rPr>
        <w:t>growth rate at 1/2</w:t>
      </w:r>
      <m:oMath>
        <m:sSub>
          <m:sSubPr>
            <m:ctrlPr>
              <w:rPr>
                <w:rFonts w:ascii="Cambria Math" w:eastAsiaTheme="minorEastAsia" w:hAnsi="Cambria Math" w:cstheme="minorHAnsi"/>
                <w:i/>
                <w:highlight w:val="yellow"/>
              </w:rPr>
            </m:ctrlPr>
          </m:sSubPr>
          <m:e>
            <m:r>
              <w:rPr>
                <w:rFonts w:ascii="Cambria Math" w:eastAsiaTheme="minorEastAsia" w:hAnsi="Cambria Math" w:cstheme="minorHAnsi"/>
                <w:highlight w:val="yellow"/>
              </w:rPr>
              <m:t>m</m:t>
            </m:r>
          </m:e>
          <m:sub>
            <m:r>
              <w:rPr>
                <w:rFonts w:ascii="Cambria Math" w:eastAsiaTheme="minorEastAsia" w:hAnsi="Cambria Math" w:cstheme="minorHAnsi"/>
                <w:highlight w:val="yellow"/>
                <w:lang w:val="en-US"/>
                <w:rPrChange w:id="210" w:author="Max Lindmark" w:date="2019-09-24T15:41:00Z">
                  <w:rPr>
                    <w:rFonts w:ascii="Cambria Math" w:eastAsiaTheme="minorEastAsia" w:hAnsi="Cambria Math" w:cstheme="minorHAnsi"/>
                    <w:highlight w:val="yellow"/>
                  </w:rPr>
                </w:rPrChange>
              </w:rPr>
              <m:t>∞</m:t>
            </m:r>
          </m:sub>
        </m:sSub>
      </m:oMath>
      <w:r w:rsidR="00E634BD" w:rsidRPr="00364D0F">
        <w:rPr>
          <w:rFonts w:eastAsiaTheme="minorEastAsia" w:cstheme="minorHAnsi"/>
          <w:highlight w:val="yellow"/>
          <w:lang w:val="en-US"/>
          <w:rPrChange w:id="211" w:author="Max Lindmark" w:date="2019-09-24T15:41:00Z">
            <w:rPr>
              <w:rFonts w:eastAsiaTheme="minorEastAsia" w:cstheme="minorHAnsi"/>
              <w:highlight w:val="yellow"/>
            </w:rPr>
          </w:rPrChange>
        </w:rPr>
        <w:t>.</w:t>
      </w:r>
      <w:r w:rsidR="00E634BD" w:rsidRPr="00364D0F">
        <w:rPr>
          <w:rFonts w:eastAsiaTheme="minorEastAsia" w:cstheme="minorHAnsi"/>
          <w:lang w:val="en-US"/>
          <w:rPrChange w:id="212" w:author="Max Lindmark" w:date="2019-09-24T15:41:00Z">
            <w:rPr>
              <w:rFonts w:eastAsiaTheme="minorEastAsia" w:cstheme="minorHAnsi"/>
            </w:rPr>
          </w:rPrChange>
        </w:rPr>
        <w:t xml:space="preserve"> </w:t>
      </w:r>
      <w:r w:rsidR="00EB3826" w:rsidRPr="00364D0F">
        <w:rPr>
          <w:rFonts w:eastAsiaTheme="minorEastAsia" w:cstheme="minorHAnsi"/>
          <w:lang w:val="en-US"/>
          <w:rPrChange w:id="213" w:author="Max Lindmark" w:date="2019-09-24T15:41:00Z">
            <w:rPr>
              <w:rFonts w:eastAsiaTheme="minorEastAsia" w:cstheme="minorHAnsi"/>
            </w:rPr>
          </w:rPrChange>
        </w:rPr>
        <w:t xml:space="preserve">They found the slope to be </w:t>
      </w:r>
      <m:oMath>
        <m:r>
          <w:rPr>
            <w:rFonts w:ascii="Cambria Math" w:eastAsiaTheme="minorEastAsia" w:hAnsi="Cambria Math" w:cstheme="minorHAnsi"/>
          </w:rPr>
          <m:t>E</m:t>
        </m:r>
        <m:r>
          <w:rPr>
            <w:rFonts w:ascii="Cambria Math" w:eastAsiaTheme="minorEastAsia" w:hAnsi="Cambria Math" w:cstheme="minorHAnsi"/>
            <w:lang w:val="en-US"/>
            <w:rPrChange w:id="214" w:author="Max Lindmark" w:date="2019-09-24T15:41:00Z">
              <w:rPr>
                <w:rFonts w:ascii="Cambria Math" w:eastAsiaTheme="minorEastAsia" w:hAnsi="Cambria Math" w:cstheme="minorHAnsi"/>
              </w:rPr>
            </w:rPrChange>
          </w:rPr>
          <m:t>=-0.31</m:t>
        </m:r>
      </m:oMath>
      <w:r w:rsidR="00EB3826" w:rsidRPr="00364D0F">
        <w:rPr>
          <w:rFonts w:eastAsiaTheme="minorEastAsia" w:cstheme="minorHAnsi"/>
          <w:lang w:val="en-US"/>
          <w:rPrChange w:id="215" w:author="Max Lindmark" w:date="2019-09-24T15:41:00Z">
            <w:rPr>
              <w:rFonts w:eastAsiaTheme="minorEastAsia" w:cstheme="minorHAnsi"/>
            </w:rPr>
          </w:rPrChange>
        </w:rPr>
        <w:t xml:space="preserve">, which is slightly lower than </w:t>
      </w:r>
      <w:r w:rsidR="00FE236F" w:rsidRPr="00364D0F">
        <w:rPr>
          <w:rFonts w:eastAsiaTheme="minorEastAsia" w:cstheme="minorHAnsi"/>
          <w:lang w:val="en-US"/>
          <w:rPrChange w:id="216" w:author="Max Lindmark" w:date="2019-09-24T15:41:00Z">
            <w:rPr>
              <w:rFonts w:eastAsiaTheme="minorEastAsia" w:cstheme="minorHAnsi"/>
            </w:rPr>
          </w:rPrChange>
        </w:rPr>
        <w:t xml:space="preserve">activation energy of metabolic rate </w:t>
      </w:r>
      <w:r w:rsidR="00E52A73">
        <w:rPr>
          <w:rFonts w:eastAsiaTheme="minorEastAsia" w:cstheme="minorHAnsi"/>
        </w:rPr>
        <w:fldChar w:fldCharType="begin"/>
      </w:r>
      <w:r w:rsidR="00E52A73" w:rsidRPr="00364D0F">
        <w:rPr>
          <w:rFonts w:eastAsiaTheme="minorEastAsia" w:cstheme="minorHAnsi"/>
          <w:lang w:val="en-US"/>
          <w:rPrChange w:id="217" w:author="Max Lindmark" w:date="2019-09-24T15:41:00Z">
            <w:rPr>
              <w:rFonts w:eastAsiaTheme="minorEastAsia" w:cstheme="minorHAnsi"/>
            </w:rPr>
          </w:rPrChange>
        </w:rPr>
        <w:instrText xml:space="preserve"> ADDIN ZOTERO_ITEM CSL_CITATION {"citationID":"N68VLcda","properties":{"formattedCitation":"(Clarke &amp; Johnston 1999; Downs {\\i{}et al.} 2008)","plainCitation":"(Clarke &amp; Johnston 1999; Downs et al. 2008)","noteIndex":0},"citationItems":[{"id":570,"uris":["http://zotero.org/users/local/FTg3Qpza/items/6S42PU4A"],"uri":["http://zotero.org/users/local/FTg3Qpza/items/6S42PU4A"],"itemData":{"id":570,"type":"article-journal","title":"Scaling of metabolic rate with body mass and temperature in teleost fish","container-title":"Journal of Animal Ecology","page":"893–905","volume":"68","author":[{"family":"Clarke","given":"A"},{"family":"Johnston","given":"N M"}],"issued":{"date-parts":[["1999"]]}}},{"id":12,"uris":["http://zotero.org/users/local/FTg3Qpza/items/P4FF6SQE"],"uri":["http://zotero.org/users/local/FTg3Qpza/items/P4FF6SQE"],"itemData":{"id":12,"type":"article-journal","title":"Scaling metabolic rate with body mass and inverse body temperature: A test of the Arrhenius fractal supply model","container-title":"Functional Ecology","page":"239–244","volume":"22","issue":"2","abstract":"1.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w:instrText>
      </w:r>
      <w:r w:rsidR="00E52A73">
        <w:rPr>
          <w:rFonts w:eastAsiaTheme="minorEastAsia" w:cstheme="minorHAnsi"/>
        </w:rPr>
        <w:instrText>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w:instrText>
      </w:r>
      <w:r w:rsidR="00E52A73" w:rsidRPr="00364D0F">
        <w:rPr>
          <w:rFonts w:eastAsiaTheme="minorEastAsia" w:cstheme="minorHAnsi"/>
          <w:lang w:val="en-US"/>
        </w:rPr>
        <w:instrText xml:space="preserve">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theory.","DOI":"10.1111/j.1365-2435.2007.01371.x","ISSN":"02698463","note":"PMID: 254191700006","author":[{"family":"Downs","given":"C. J."},{"family":"Hayes","given":"J. P."},{"family":"Tracy","given":"C. R."}],"issued":{"date-parts":[["2008"]]}}}],"schema":"https://github.com/citation-style-language/schema/raw/master/csl-citation.json"} </w:instrText>
      </w:r>
      <w:r w:rsidR="00E52A73">
        <w:rPr>
          <w:rFonts w:eastAsiaTheme="minorEastAsia" w:cstheme="minorHAnsi"/>
        </w:rPr>
        <w:fldChar w:fldCharType="separate"/>
      </w:r>
      <w:r w:rsidR="00E52A73" w:rsidRPr="00364D0F">
        <w:rPr>
          <w:rFonts w:ascii="Times New Roman" w:hAnsi="Times New Roman" w:cs="Times New Roman"/>
          <w:lang w:val="en-US"/>
        </w:rPr>
        <w:t xml:space="preserve">(Clarke &amp; Johnston 1999; Downs </w:t>
      </w:r>
      <w:r w:rsidR="00E52A73" w:rsidRPr="00364D0F">
        <w:rPr>
          <w:rFonts w:ascii="Times New Roman" w:hAnsi="Times New Roman" w:cs="Times New Roman"/>
          <w:i/>
          <w:iCs/>
          <w:lang w:val="en-US"/>
        </w:rPr>
        <w:t>et al.</w:t>
      </w:r>
      <w:r w:rsidR="00E52A73" w:rsidRPr="00364D0F">
        <w:rPr>
          <w:rFonts w:ascii="Times New Roman" w:hAnsi="Times New Roman" w:cs="Times New Roman"/>
          <w:lang w:val="en-US"/>
        </w:rPr>
        <w:t xml:space="preserve"> 2008)</w:t>
      </w:r>
      <w:r w:rsidR="00E52A73">
        <w:rPr>
          <w:rFonts w:eastAsiaTheme="minorEastAsia" w:cstheme="minorHAnsi"/>
        </w:rPr>
        <w:fldChar w:fldCharType="end"/>
      </w:r>
      <w:r w:rsidR="00E52A73" w:rsidRPr="00364D0F">
        <w:rPr>
          <w:rFonts w:eastAsiaTheme="minorEastAsia" w:cstheme="minorHAnsi"/>
          <w:lang w:val="en-US"/>
        </w:rPr>
        <w:t xml:space="preserve">, and also that </w:t>
      </w:r>
      <w:r w:rsidR="008F7D23" w:rsidRPr="00364D0F">
        <w:rPr>
          <w:rFonts w:eastAsiaTheme="minorEastAsia" w:cstheme="minorHAnsi"/>
          <w:lang w:val="en-US"/>
        </w:rPr>
        <w:t>growth scales differently with asymptotic mass across and between species</w:t>
      </w:r>
      <w:r w:rsidR="00F20468" w:rsidRPr="00364D0F">
        <w:rPr>
          <w:rFonts w:eastAsiaTheme="minorEastAsia" w:cstheme="minorHAnsi"/>
          <w:lang w:val="en-US"/>
        </w:rPr>
        <w:t>, which challenges current growth models</w:t>
      </w:r>
      <w:r w:rsidR="008F7D23" w:rsidRPr="00364D0F">
        <w:rPr>
          <w:rFonts w:eastAsiaTheme="minorEastAsia" w:cstheme="minorHAnsi"/>
          <w:lang w:val="en-US"/>
        </w:rPr>
        <w:t xml:space="preserve">. </w:t>
      </w:r>
      <w:r w:rsidR="009509DF" w:rsidRPr="00364D0F">
        <w:rPr>
          <w:rFonts w:eastAsiaTheme="minorEastAsia" w:cstheme="minorHAnsi"/>
          <w:highlight w:val="yellow"/>
          <w:lang w:val="en-US"/>
          <w:rPrChange w:id="218" w:author="Max Lindmark" w:date="2019-09-24T15:41:00Z">
            <w:rPr>
              <w:rFonts w:eastAsiaTheme="minorEastAsia" w:cstheme="minorHAnsi"/>
              <w:highlight w:val="yellow"/>
            </w:rPr>
          </w:rPrChange>
        </w:rPr>
        <w:t xml:space="preserve">An important </w:t>
      </w:r>
      <w:r w:rsidR="00D64EA4" w:rsidRPr="00364D0F">
        <w:rPr>
          <w:rFonts w:eastAsiaTheme="minorEastAsia" w:cstheme="minorHAnsi"/>
          <w:highlight w:val="yellow"/>
          <w:lang w:val="en-US"/>
          <w:rPrChange w:id="219" w:author="Max Lindmark" w:date="2019-09-24T15:41:00Z">
            <w:rPr>
              <w:rFonts w:eastAsiaTheme="minorEastAsia" w:cstheme="minorHAnsi"/>
              <w:highlight w:val="yellow"/>
            </w:rPr>
          </w:rPrChange>
        </w:rPr>
        <w:t xml:space="preserve">point </w:t>
      </w:r>
      <w:r w:rsidR="00FF2E40" w:rsidRPr="00364D0F">
        <w:rPr>
          <w:rFonts w:eastAsiaTheme="minorEastAsia" w:cstheme="minorHAnsi"/>
          <w:highlight w:val="yellow"/>
          <w:lang w:val="en-US"/>
          <w:rPrChange w:id="220" w:author="Max Lindmark" w:date="2019-09-24T15:41:00Z">
            <w:rPr>
              <w:rFonts w:eastAsiaTheme="minorEastAsia" w:cstheme="minorHAnsi"/>
              <w:highlight w:val="yellow"/>
            </w:rPr>
          </w:rPrChange>
        </w:rPr>
        <w:t xml:space="preserve">however </w:t>
      </w:r>
      <w:r w:rsidR="009509DF" w:rsidRPr="00364D0F">
        <w:rPr>
          <w:rFonts w:eastAsiaTheme="minorEastAsia" w:cstheme="minorHAnsi"/>
          <w:highlight w:val="yellow"/>
          <w:lang w:val="en-US"/>
          <w:rPrChange w:id="221" w:author="Max Lindmark" w:date="2019-09-24T15:41:00Z">
            <w:rPr>
              <w:rFonts w:eastAsiaTheme="minorEastAsia" w:cstheme="minorHAnsi"/>
              <w:highlight w:val="yellow"/>
            </w:rPr>
          </w:rPrChange>
        </w:rPr>
        <w:t xml:space="preserve">is that </w:t>
      </w:r>
      <m:oMath>
        <m:r>
          <w:rPr>
            <w:rFonts w:ascii="Cambria Math" w:eastAsiaTheme="minorEastAsia" w:hAnsi="Cambria Math" w:cstheme="minorHAnsi"/>
            <w:highlight w:val="yellow"/>
          </w:rPr>
          <m:t>K</m:t>
        </m:r>
      </m:oMath>
      <w:r w:rsidR="006763E6" w:rsidRPr="00364D0F">
        <w:rPr>
          <w:rFonts w:eastAsiaTheme="minorEastAsia" w:cstheme="minorHAnsi"/>
          <w:highlight w:val="yellow"/>
          <w:lang w:val="en-US"/>
          <w:rPrChange w:id="222" w:author="Max Lindmark" w:date="2019-09-24T15:41:00Z">
            <w:rPr>
              <w:rFonts w:eastAsiaTheme="minorEastAsia" w:cstheme="minorHAnsi"/>
              <w:highlight w:val="yellow"/>
            </w:rPr>
          </w:rPrChange>
        </w:rPr>
        <w:t xml:space="preserve"> is not a growth rate </w:t>
      </w:r>
      <w:r w:rsidR="009509DF" w:rsidRPr="00364D0F">
        <w:rPr>
          <w:rFonts w:eastAsiaTheme="minorEastAsia" w:cstheme="minorHAnsi"/>
          <w:highlight w:val="yellow"/>
          <w:lang w:val="en-US"/>
          <w:rPrChange w:id="223" w:author="Max Lindmark" w:date="2019-09-24T15:41:00Z">
            <w:rPr>
              <w:rFonts w:eastAsiaTheme="minorEastAsia" w:cstheme="minorHAnsi"/>
              <w:highlight w:val="yellow"/>
            </w:rPr>
          </w:rPrChange>
        </w:rPr>
        <w:t xml:space="preserve">per se </w:t>
      </w:r>
      <w:r w:rsidR="006763E6" w:rsidRPr="00364D0F">
        <w:rPr>
          <w:rFonts w:eastAsiaTheme="minorEastAsia" w:cstheme="minorHAnsi"/>
          <w:highlight w:val="yellow"/>
          <w:lang w:val="en-US"/>
          <w:rPrChange w:id="224" w:author="Max Lindmark" w:date="2019-09-24T15:41:00Z">
            <w:rPr>
              <w:rFonts w:eastAsiaTheme="minorEastAsia" w:cstheme="minorHAnsi"/>
              <w:highlight w:val="yellow"/>
            </w:rPr>
          </w:rPrChange>
        </w:rPr>
        <w:t>as it is in unit time</w:t>
      </w:r>
      <w:r w:rsidR="006763E6" w:rsidRPr="00364D0F">
        <w:rPr>
          <w:rFonts w:eastAsiaTheme="minorEastAsia" w:cstheme="minorHAnsi"/>
          <w:highlight w:val="yellow"/>
          <w:vertAlign w:val="superscript"/>
          <w:lang w:val="en-US"/>
          <w:rPrChange w:id="225" w:author="Max Lindmark" w:date="2019-09-24T15:41:00Z">
            <w:rPr>
              <w:rFonts w:eastAsiaTheme="minorEastAsia" w:cstheme="minorHAnsi"/>
              <w:highlight w:val="yellow"/>
              <w:vertAlign w:val="superscript"/>
            </w:rPr>
          </w:rPrChange>
        </w:rPr>
        <w:t>-1</w:t>
      </w:r>
      <w:r w:rsidR="009509DF" w:rsidRPr="00364D0F">
        <w:rPr>
          <w:rFonts w:eastAsiaTheme="minorEastAsia" w:cstheme="minorHAnsi"/>
          <w:highlight w:val="yellow"/>
          <w:lang w:val="en-US"/>
          <w:rPrChange w:id="226" w:author="Max Lindmark" w:date="2019-09-24T15:41:00Z">
            <w:rPr>
              <w:rFonts w:eastAsiaTheme="minorEastAsia" w:cstheme="minorHAnsi"/>
              <w:highlight w:val="yellow"/>
            </w:rPr>
          </w:rPrChange>
        </w:rPr>
        <w:t xml:space="preserve"> (</w:t>
      </w:r>
      <w:r w:rsidR="009509DF" w:rsidRPr="00364D0F">
        <w:rPr>
          <w:rFonts w:eastAsiaTheme="minorEastAsia" w:cstheme="minorHAnsi"/>
          <w:color w:val="FF0000"/>
          <w:highlight w:val="yellow"/>
          <w:lang w:val="en-US"/>
          <w:rPrChange w:id="227" w:author="Max Lindmark" w:date="2019-09-24T15:41:00Z">
            <w:rPr>
              <w:rFonts w:eastAsiaTheme="minorEastAsia" w:cstheme="minorHAnsi"/>
              <w:color w:val="FF0000"/>
              <w:highlight w:val="yellow"/>
            </w:rPr>
          </w:rPrChange>
        </w:rPr>
        <w:t>FishR</w:t>
      </w:r>
      <w:r w:rsidR="009509DF" w:rsidRPr="00364D0F">
        <w:rPr>
          <w:rFonts w:eastAsiaTheme="minorEastAsia" w:cstheme="minorHAnsi"/>
          <w:highlight w:val="yellow"/>
          <w:lang w:val="en-US"/>
          <w:rPrChange w:id="228" w:author="Max Lindmark" w:date="2019-09-24T15:41:00Z">
            <w:rPr>
              <w:rFonts w:eastAsiaTheme="minorEastAsia" w:cstheme="minorHAnsi"/>
              <w:highlight w:val="yellow"/>
            </w:rPr>
          </w:rPrChange>
        </w:rPr>
        <w:t>)</w:t>
      </w:r>
      <w:r w:rsidR="0045571D" w:rsidRPr="00364D0F">
        <w:rPr>
          <w:rFonts w:eastAsiaTheme="minorEastAsia" w:cstheme="minorHAnsi"/>
          <w:highlight w:val="yellow"/>
          <w:lang w:val="en-US"/>
          <w:rPrChange w:id="229" w:author="Max Lindmark" w:date="2019-09-24T15:41:00Z">
            <w:rPr>
              <w:rFonts w:eastAsiaTheme="minorEastAsia" w:cstheme="minorHAnsi"/>
              <w:highlight w:val="yellow"/>
            </w:rPr>
          </w:rPrChange>
        </w:rPr>
        <w:t>,</w:t>
      </w:r>
      <w:r w:rsidR="00C139A9" w:rsidRPr="00364D0F">
        <w:rPr>
          <w:rFonts w:eastAsiaTheme="minorEastAsia" w:cstheme="minorHAnsi"/>
          <w:highlight w:val="yellow"/>
          <w:lang w:val="en-US"/>
          <w:rPrChange w:id="230" w:author="Max Lindmark" w:date="2019-09-24T15:41:00Z">
            <w:rPr>
              <w:rFonts w:eastAsiaTheme="minorEastAsia" w:cstheme="minorHAnsi"/>
              <w:highlight w:val="yellow"/>
            </w:rPr>
          </w:rPrChange>
        </w:rPr>
        <w:t xml:space="preserve"> and is only proportional to growth rate at 1/2</w:t>
      </w:r>
      <m:oMath>
        <m:sSub>
          <m:sSubPr>
            <m:ctrlPr>
              <w:rPr>
                <w:rFonts w:ascii="Cambria Math" w:eastAsiaTheme="minorEastAsia" w:hAnsi="Cambria Math" w:cstheme="minorHAnsi"/>
                <w:i/>
                <w:highlight w:val="yellow"/>
              </w:rPr>
            </m:ctrlPr>
          </m:sSubPr>
          <m:e>
            <m:r>
              <w:rPr>
                <w:rFonts w:ascii="Cambria Math" w:eastAsiaTheme="minorEastAsia" w:hAnsi="Cambria Math" w:cstheme="minorHAnsi"/>
                <w:highlight w:val="yellow"/>
              </w:rPr>
              <m:t>m</m:t>
            </m:r>
          </m:e>
          <m:sub>
            <m:r>
              <w:rPr>
                <w:rFonts w:ascii="Cambria Math" w:eastAsiaTheme="minorEastAsia" w:hAnsi="Cambria Math" w:cstheme="minorHAnsi"/>
                <w:highlight w:val="yellow"/>
                <w:lang w:val="en-US"/>
                <w:rPrChange w:id="231" w:author="Max Lindmark" w:date="2019-09-24T15:41:00Z">
                  <w:rPr>
                    <w:rFonts w:ascii="Cambria Math" w:eastAsiaTheme="minorEastAsia" w:hAnsi="Cambria Math" w:cstheme="minorHAnsi"/>
                    <w:highlight w:val="yellow"/>
                  </w:rPr>
                </w:rPrChange>
              </w:rPr>
              <m:t>∞</m:t>
            </m:r>
          </m:sub>
        </m:sSub>
      </m:oMath>
      <w:r w:rsidR="00387F69" w:rsidRPr="00364D0F">
        <w:rPr>
          <w:rFonts w:eastAsiaTheme="minorEastAsia" w:cstheme="minorHAnsi"/>
          <w:highlight w:val="yellow"/>
          <w:lang w:val="en-US"/>
          <w:rPrChange w:id="232" w:author="Max Lindmark" w:date="2019-09-24T15:41:00Z">
            <w:rPr>
              <w:rFonts w:eastAsiaTheme="minorEastAsia" w:cstheme="minorHAnsi"/>
              <w:highlight w:val="yellow"/>
            </w:rPr>
          </w:rPrChange>
        </w:rPr>
        <w:t xml:space="preserve"> under the assumption that anabolism and catabolism in the VBGE scale</w:t>
      </w:r>
      <w:commentRangeStart w:id="233"/>
      <w:r w:rsidR="00387F69" w:rsidRPr="00364D0F">
        <w:rPr>
          <w:rFonts w:eastAsiaTheme="minorEastAsia" w:cstheme="minorHAnsi"/>
          <w:highlight w:val="yellow"/>
          <w:lang w:val="en-US"/>
          <w:rPrChange w:id="234" w:author="Max Lindmark" w:date="2019-09-24T15:41:00Z">
            <w:rPr>
              <w:rFonts w:eastAsiaTheme="minorEastAsia" w:cstheme="minorHAnsi"/>
              <w:highlight w:val="yellow"/>
            </w:rPr>
          </w:rPrChange>
        </w:rPr>
        <w:t xml:space="preserve"> </w:t>
      </w:r>
      <w:commentRangeEnd w:id="233"/>
      <w:r w:rsidR="00FF506A">
        <w:rPr>
          <w:rStyle w:val="CommentReference"/>
        </w:rPr>
        <w:commentReference w:id="233"/>
      </w:r>
      <w:r w:rsidR="00387F69" w:rsidRPr="00364D0F">
        <w:rPr>
          <w:rFonts w:eastAsiaTheme="minorEastAsia" w:cstheme="minorHAnsi"/>
          <w:highlight w:val="yellow"/>
          <w:lang w:val="en-US"/>
          <w:rPrChange w:id="235" w:author="Max Lindmark" w:date="2019-09-24T15:41:00Z">
            <w:rPr>
              <w:rFonts w:eastAsiaTheme="minorEastAsia" w:cstheme="minorHAnsi"/>
              <w:highlight w:val="yellow"/>
            </w:rPr>
          </w:rPrChange>
        </w:rPr>
        <w:t>as 2/3 and 1, respectively</w:t>
      </w:r>
      <w:r w:rsidR="00A84BE8" w:rsidRPr="00364D0F">
        <w:rPr>
          <w:rFonts w:eastAsiaTheme="minorEastAsia" w:cstheme="minorHAnsi"/>
          <w:highlight w:val="yellow"/>
          <w:lang w:val="en-US"/>
          <w:rPrChange w:id="236" w:author="Max Lindmark" w:date="2019-09-24T15:41:00Z">
            <w:rPr>
              <w:rFonts w:eastAsiaTheme="minorEastAsia" w:cstheme="minorHAnsi"/>
              <w:highlight w:val="yellow"/>
            </w:rPr>
          </w:rPrChange>
        </w:rPr>
        <w:t xml:space="preserve"> </w:t>
      </w:r>
      <w:r w:rsidR="00A84BE8" w:rsidRPr="0047451D">
        <w:rPr>
          <w:rFonts w:eastAsiaTheme="minorEastAsia" w:cstheme="minorHAnsi"/>
          <w:highlight w:val="yellow"/>
        </w:rPr>
        <w:fldChar w:fldCharType="begin"/>
      </w:r>
      <w:r w:rsidR="00A84BE8" w:rsidRPr="00364D0F">
        <w:rPr>
          <w:rFonts w:eastAsiaTheme="minorEastAsia" w:cstheme="minorHAnsi"/>
          <w:highlight w:val="yellow"/>
          <w:lang w:val="en-US"/>
          <w:rPrChange w:id="237" w:author="Max Lindmark" w:date="2019-09-24T15:41:00Z">
            <w:rPr>
              <w:rFonts w:eastAsiaTheme="minorEastAsia" w:cstheme="minorHAnsi"/>
              <w:highlight w:val="yellow"/>
            </w:rPr>
          </w:rPrChange>
        </w:rPr>
        <w:instrText xml:space="preserve"> ADDIN ZOTERO_ITEM CSL_CITATION {"citationID":"oMDMls3W","properties":{"formattedCitation":"(Sibly {\\i{}et al.} 2015)","plainCitation":"(Sibly et al. 2015)","noteIndex":0},"citationItems":[{"id":523,"uris":["http://zotero.org/users/local/FTg3Qpza/items/7TWHEM4Q"],"uri":["http://zotero.org/users/local/FTg3Qpza/items/7TWHEM4Q"],"itemData":{"id":523,"type":"article-journal","title":"Fundamental insights into ontogenetic growth from theory and fish","container-title":"Proceedings of the National Academy of Sciences, USA","page":"13934–13939","volume":"112","issue":"45","author":[{"family":"Sibly","given":"R M"},{"family":"Baker","given":"J"},{"family":"Grady","given":"J M"},{"family":"Luna","given":"S M"},{"family":"Kodric-Brown","given":"A"},{"family":"Venditti","given":"C"},{"family":"Brown","given":"J H"}],"issued":{"date-parts":[["2015"]]}}}],"schema":"https://github.com/citation-style-language/schema/raw/master/csl-citation.json"} </w:instrText>
      </w:r>
      <w:r w:rsidR="00A84BE8" w:rsidRPr="0047451D">
        <w:rPr>
          <w:rFonts w:eastAsiaTheme="minorEastAsia" w:cstheme="minorHAnsi"/>
          <w:highlight w:val="yellow"/>
        </w:rPr>
        <w:fldChar w:fldCharType="separate"/>
      </w:r>
      <w:r w:rsidR="00A84BE8" w:rsidRPr="00364D0F">
        <w:rPr>
          <w:rFonts w:cstheme="minorHAnsi"/>
          <w:highlight w:val="yellow"/>
          <w:lang w:val="en-US"/>
          <w:rPrChange w:id="238" w:author="Max Lindmark" w:date="2019-09-24T15:41:00Z">
            <w:rPr>
              <w:rFonts w:cstheme="minorHAnsi"/>
              <w:highlight w:val="yellow"/>
            </w:rPr>
          </w:rPrChange>
        </w:rPr>
        <w:t xml:space="preserve">(Sibly </w:t>
      </w:r>
      <w:r w:rsidR="00A84BE8" w:rsidRPr="00364D0F">
        <w:rPr>
          <w:rFonts w:cstheme="minorHAnsi"/>
          <w:i/>
          <w:iCs/>
          <w:highlight w:val="yellow"/>
          <w:lang w:val="en-US"/>
          <w:rPrChange w:id="239" w:author="Max Lindmark" w:date="2019-09-24T15:41:00Z">
            <w:rPr>
              <w:rFonts w:cstheme="minorHAnsi"/>
              <w:i/>
              <w:iCs/>
              <w:highlight w:val="yellow"/>
            </w:rPr>
          </w:rPrChange>
        </w:rPr>
        <w:t>et al.</w:t>
      </w:r>
      <w:r w:rsidR="00A84BE8" w:rsidRPr="00364D0F">
        <w:rPr>
          <w:rFonts w:cstheme="minorHAnsi"/>
          <w:highlight w:val="yellow"/>
          <w:lang w:val="en-US"/>
          <w:rPrChange w:id="240" w:author="Max Lindmark" w:date="2019-09-24T15:41:00Z">
            <w:rPr>
              <w:rFonts w:cstheme="minorHAnsi"/>
              <w:highlight w:val="yellow"/>
            </w:rPr>
          </w:rPrChange>
        </w:rPr>
        <w:t xml:space="preserve"> 2015)</w:t>
      </w:r>
      <w:r w:rsidR="00A84BE8" w:rsidRPr="0047451D">
        <w:rPr>
          <w:rFonts w:eastAsiaTheme="minorEastAsia" w:cstheme="minorHAnsi"/>
          <w:highlight w:val="yellow"/>
        </w:rPr>
        <w:fldChar w:fldCharType="end"/>
      </w:r>
      <w:r w:rsidR="00387F69" w:rsidRPr="00364D0F">
        <w:rPr>
          <w:rFonts w:eastAsiaTheme="minorEastAsia" w:cstheme="minorHAnsi"/>
          <w:highlight w:val="yellow"/>
          <w:lang w:val="en-US"/>
          <w:rPrChange w:id="241" w:author="Max Lindmark" w:date="2019-09-24T15:41:00Z">
            <w:rPr>
              <w:rFonts w:eastAsiaTheme="minorEastAsia" w:cstheme="minorHAnsi"/>
              <w:highlight w:val="yellow"/>
            </w:rPr>
          </w:rPrChange>
        </w:rPr>
        <w:t>.</w:t>
      </w:r>
      <w:r w:rsidR="00387F69" w:rsidRPr="00364D0F">
        <w:rPr>
          <w:rFonts w:eastAsiaTheme="minorEastAsia" w:cstheme="minorHAnsi"/>
          <w:lang w:val="en-US"/>
          <w:rPrChange w:id="242" w:author="Max Lindmark" w:date="2019-09-24T15:41:00Z">
            <w:rPr>
              <w:rFonts w:eastAsiaTheme="minorEastAsia" w:cstheme="minorHAnsi"/>
            </w:rPr>
          </w:rPrChange>
        </w:rPr>
        <w:t xml:space="preserve"> </w:t>
      </w:r>
      <w:r w:rsidR="00387F69" w:rsidRPr="00364D0F">
        <w:rPr>
          <w:rFonts w:eastAsiaTheme="minorEastAsia" w:cstheme="minorHAnsi"/>
          <w:highlight w:val="yellow"/>
          <w:lang w:val="en-US"/>
          <w:rPrChange w:id="243" w:author="Max Lindmark" w:date="2019-09-24T15:41:00Z">
            <w:rPr>
              <w:rFonts w:eastAsiaTheme="minorEastAsia" w:cstheme="minorHAnsi"/>
              <w:highlight w:val="yellow"/>
            </w:rPr>
          </w:rPrChange>
        </w:rPr>
        <w:t>This assumption has recently been question</w:t>
      </w:r>
      <w:r w:rsidR="008C7A37" w:rsidRPr="00364D0F">
        <w:rPr>
          <w:rFonts w:eastAsiaTheme="minorEastAsia" w:cstheme="minorHAnsi"/>
          <w:highlight w:val="yellow"/>
          <w:lang w:val="en-US"/>
          <w:rPrChange w:id="244" w:author="Max Lindmark" w:date="2019-09-24T15:41:00Z">
            <w:rPr>
              <w:rFonts w:eastAsiaTheme="minorEastAsia" w:cstheme="minorHAnsi"/>
              <w:highlight w:val="yellow"/>
            </w:rPr>
          </w:rPrChange>
        </w:rPr>
        <w:t>ed</w:t>
      </w:r>
      <w:r w:rsidR="00387F69" w:rsidRPr="00364D0F">
        <w:rPr>
          <w:rFonts w:eastAsiaTheme="minorEastAsia" w:cstheme="minorHAnsi"/>
          <w:highlight w:val="yellow"/>
          <w:lang w:val="en-US"/>
          <w:rPrChange w:id="245" w:author="Max Lindmark" w:date="2019-09-24T15:41:00Z">
            <w:rPr>
              <w:rFonts w:eastAsiaTheme="minorEastAsia" w:cstheme="minorHAnsi"/>
              <w:highlight w:val="yellow"/>
            </w:rPr>
          </w:rPrChange>
        </w:rPr>
        <w:t xml:space="preserve"> on physiological and evolutionary grounds </w:t>
      </w:r>
      <w:r w:rsidR="00387F69" w:rsidRPr="0047451D">
        <w:rPr>
          <w:rFonts w:eastAsiaTheme="minorEastAsia" w:cstheme="minorHAnsi"/>
          <w:highlight w:val="yellow"/>
        </w:rPr>
        <w:fldChar w:fldCharType="begin"/>
      </w:r>
      <w:r w:rsidR="00387F69" w:rsidRPr="00364D0F">
        <w:rPr>
          <w:rFonts w:eastAsiaTheme="minorEastAsia" w:cstheme="minorHAnsi"/>
          <w:highlight w:val="yellow"/>
          <w:lang w:val="en-US"/>
          <w:rPrChange w:id="246" w:author="Max Lindmark" w:date="2019-09-24T15:41:00Z">
            <w:rPr>
              <w:rFonts w:eastAsiaTheme="minorEastAsia" w:cstheme="minorHAnsi"/>
              <w:highlight w:val="yellow"/>
            </w:rPr>
          </w:rPrChange>
        </w:rPr>
        <w:instrText xml:space="preserve"> ADDIN ZOTERO_ITEM CSL_CITATION {"citationID":"IhadTpUp","properties":{"formattedCitation":"(Lefevre {\\i{}et al.} 2017, 2018; Marshall &amp; White 2018, 2019)","plainCitation":"(Lefevre et al. 2017, 2018; Marshall &amp; White 2018, 2019)","noteIndex":0},"citationItems":[{"id":1389,"uris":["http://zotero.org/users/local/FTg3Qpza/items/IM9GABE5"],"uri":["http://zotero.org/users/local/FTg3Qpza/items/IM9GABE5"],"itemData":{"id":1389,"type":"article-journal","title":"Models projecting the fate of fish populations under climate change need to be based on valid physiological mechanisms","container-title":"Global Change Biology","page":"3449-3459","volume":"23","issue":"9","source":"Crossref","abstract":"Some recent modelling papers projecting smaller </w:instrText>
      </w:r>
      <w:r w:rsidR="00387F69" w:rsidRPr="0047451D">
        <w:rPr>
          <w:rFonts w:eastAsiaTheme="minorEastAsia" w:cstheme="minorHAnsi"/>
          <w:highlight w:val="yellow"/>
        </w:rPr>
        <w:instrText>ﬁ</w:instrText>
      </w:r>
      <w:r w:rsidR="00387F69" w:rsidRPr="00364D0F">
        <w:rPr>
          <w:rFonts w:eastAsiaTheme="minorEastAsia" w:cstheme="minorHAnsi"/>
          <w:highlight w:val="yellow"/>
          <w:lang w:val="en-US"/>
          <w:rPrChange w:id="247" w:author="Max Lindmark" w:date="2019-09-24T15:41:00Z">
            <w:rPr>
              <w:rFonts w:eastAsiaTheme="minorEastAsia" w:cstheme="minorHAnsi"/>
              <w:highlight w:val="yellow"/>
            </w:rPr>
          </w:rPrChange>
        </w:rPr>
        <w:instrText xml:space="preserve">sh sizes and catches in a warmer future are based on erroneous assumptions regarding (i) the scaling of gills with body mass and (ii) the energetic cost of ‘maintenance’. Assumption (i) posits that insurmountable geometric constraints prevent respiratory surface areas from growing as fast as body volume. It is argued that these constraints explain allometric scaling of energy metabolism, whereby larger </w:instrText>
      </w:r>
      <w:r w:rsidR="00387F69" w:rsidRPr="0047451D">
        <w:rPr>
          <w:rFonts w:eastAsiaTheme="minorEastAsia" w:cstheme="minorHAnsi"/>
          <w:highlight w:val="yellow"/>
        </w:rPr>
        <w:instrText>ﬁ</w:instrText>
      </w:r>
      <w:r w:rsidR="00387F69" w:rsidRPr="00364D0F">
        <w:rPr>
          <w:rFonts w:eastAsiaTheme="minorEastAsia" w:cstheme="minorHAnsi"/>
          <w:highlight w:val="yellow"/>
          <w:lang w:val="en-US"/>
          <w:rPrChange w:id="248" w:author="Max Lindmark" w:date="2019-09-24T15:41:00Z">
            <w:rPr>
              <w:rFonts w:eastAsiaTheme="minorEastAsia" w:cstheme="minorHAnsi"/>
              <w:highlight w:val="yellow"/>
            </w:rPr>
          </w:rPrChange>
        </w:rPr>
        <w:instrText>shes have relatively lower mass-speci</w:instrText>
      </w:r>
      <w:r w:rsidR="00387F69" w:rsidRPr="0047451D">
        <w:rPr>
          <w:rFonts w:eastAsiaTheme="minorEastAsia" w:cstheme="minorHAnsi"/>
          <w:highlight w:val="yellow"/>
        </w:rPr>
        <w:instrText>ﬁ</w:instrText>
      </w:r>
      <w:r w:rsidR="00387F69" w:rsidRPr="00364D0F">
        <w:rPr>
          <w:rFonts w:eastAsiaTheme="minorEastAsia" w:cstheme="minorHAnsi"/>
          <w:highlight w:val="yellow"/>
          <w:lang w:val="en-US"/>
          <w:rPrChange w:id="249" w:author="Max Lindmark" w:date="2019-09-24T15:41:00Z">
            <w:rPr>
              <w:rFonts w:eastAsiaTheme="minorEastAsia" w:cstheme="minorHAnsi"/>
              <w:highlight w:val="yellow"/>
            </w:rPr>
          </w:rPrChange>
        </w:rPr>
        <w:instrText xml:space="preserve">c metabolic rates. Assumption (ii) concludes that when </w:instrText>
      </w:r>
      <w:r w:rsidR="00387F69" w:rsidRPr="0047451D">
        <w:rPr>
          <w:rFonts w:eastAsiaTheme="minorEastAsia" w:cstheme="minorHAnsi"/>
          <w:highlight w:val="yellow"/>
        </w:rPr>
        <w:instrText>ﬁ</w:instrText>
      </w:r>
      <w:r w:rsidR="00387F69" w:rsidRPr="00364D0F">
        <w:rPr>
          <w:rFonts w:eastAsiaTheme="minorEastAsia" w:cstheme="minorHAnsi"/>
          <w:highlight w:val="yellow"/>
          <w:lang w:val="en-US"/>
          <w:rPrChange w:id="250" w:author="Max Lindmark" w:date="2019-09-24T15:41:00Z">
            <w:rPr>
              <w:rFonts w:eastAsiaTheme="minorEastAsia" w:cstheme="minorHAnsi"/>
              <w:highlight w:val="yellow"/>
            </w:rPr>
          </w:rPrChange>
        </w:rPr>
        <w:instrText>shes reach a certain size, basal oxygen demands will not be met, because of assumption (i). We here demonstrate unequivocally, by applying accepted physiological p</w:instrText>
      </w:r>
      <w:r w:rsidR="00387F69" w:rsidRPr="0047451D">
        <w:rPr>
          <w:rFonts w:eastAsiaTheme="minorEastAsia" w:cstheme="minorHAnsi"/>
          <w:highlight w:val="yellow"/>
        </w:rPr>
        <w:instrText>rinciples with reference to the existing literature, that these assumptions are not valid. Gills are folded surfaces, where the scaling of surface area to volume is not constrained by spherical geometry. The gill surface area can, in fact, increase linearly in proportion to gill volume and body mass. We cite the large body of evidence demonstrating that respiratory surface areas in ﬁshes reﬂect metabolic needs, not vice versa, which explains the large interspeciﬁc variation in scaling of gill surface areas. Finally, we point out that future studies basing their predictions on models should incorporate factors for scaling of metabolic rate and for temperature effects on metabolism, which agree with measured values, and should account for interspeciﬁc variation in scaling and temperature effects. It is possible that some ﬁshes will become smaller in the future, but to make reliable predictions the underlying mechanisms need to be identiﬁed and sought elsewhere than in geometric constraints on gill surface area. Furthermore, to ensure that useful information is conveyed to the public and policymakers about the possible effects of climate change, it is necessary to improve communication and congruity between ﬁsh physiologists and ﬁsheries scientists.","DOI":"10.1111/gcb.13652","ISSN":"13541013","language":"en","author":[{"family":"Lefevre","given":"Sjannie"},{"family":"McKenzie","given":"David J."},{"family":"Nilsson","given":"Göran E."}],"issued":{"date-parts":[["2017",9]]}}},{"id":1386,"uris":["http://zotero.org/users/local/FTg3Qpza/items/HQ32G7SF"],"uri":["http://zotero.org/users/local/FTg3Qpza/items/HQ32G7SF"],"itemData":{"id":1386,"type":"article-journal","title":"In modelling effects of global warming, invalid assumptions lead to unrealistic projections","container-title":"Global Change Biology","page":"553-556","volume":"24","issue":"2","source":"Crossref","DOI":"10.1111/gcb.13978","ISSN":"1354-1013, 1365-2486","language":"en","author":[{"family":"Lefevre","given":"Sjannie"},{"f</w:instrText>
      </w:r>
      <w:r w:rsidR="00387F69" w:rsidRPr="0093588F">
        <w:rPr>
          <w:rFonts w:eastAsiaTheme="minorEastAsia" w:cstheme="minorHAnsi"/>
          <w:highlight w:val="yellow"/>
          <w:lang w:val="en-US"/>
        </w:rPr>
        <w:instrText xml:space="preserve">amily":"McKenzie","given":"David J."},{"family":"Nilsson","given":"Göran E."}],"issued":{"date-parts":[["2018",2]]}}},{"id":1362,"uris":["http://zotero.org/users/local/FTg3Qpza/items/ESFFAJ5S"],"uri":["http://zotero.org/users/local/FTg3Qpza/items/ESFFAJ5S"],"itemData":{"id":1362,"type":"article-journal","title":"Have We Outgrown the Existing Models of Growth?","container-title":"Trends in Ecology &amp; Evolution","source":"Crossref","URL":"https://linkinghub.elsevier.com/retrieve/pii/S0169534718302507","DOI":"10.1016/j.tree.2018.10.005","ISSN":"01695347","language":"en","author":[{"family":"Marshall","given":"Dustin J."},{"family":"White","given":"Craig R."}],"issued":{"date-parts":[["2018",11]]},"accessed":{"date-parts":[["2018",12,14]]}}},{"id":1414,"uris":["http://zotero.org/users/local/FTg3Qpza/items/NKLD927I"],"uri":["http://zotero.org/users/local/FTg3Qpza/items/NKLD927I"],"itemData":{"id":1414,"type":"article-journal","title":"Aquatic Life History Trajectories Are Shaped by Selection, Not Oxygen Limitation","container-title":"Trends in Ecology &amp; Evolution","source":"Crossref","URL":"https://linkinghub.elsevier.com/retrieve/pii/S0169534718303070","DOI":"10.1016/j.tree.2018.12.015","ISSN":"01695347","language":"en","author":[{"family":"Marshall","given":"Dustin J."},{"family":"White","given":"Craig R."}],"issued":{"date-parts":[["2019",1]]},"accessed":{"date-parts":[["2019",1,29]]}}}],"schema":"https://github.com/citation-style-language/schema/raw/master/csl-citation.json"} </w:instrText>
      </w:r>
      <w:r w:rsidR="00387F69" w:rsidRPr="0047451D">
        <w:rPr>
          <w:rFonts w:eastAsiaTheme="minorEastAsia" w:cstheme="minorHAnsi"/>
          <w:highlight w:val="yellow"/>
        </w:rPr>
        <w:fldChar w:fldCharType="separate"/>
      </w:r>
      <w:r w:rsidR="00387F69" w:rsidRPr="0093588F">
        <w:rPr>
          <w:rFonts w:cstheme="minorHAnsi"/>
          <w:highlight w:val="yellow"/>
          <w:lang w:val="en-US"/>
        </w:rPr>
        <w:t xml:space="preserve">(Lefevre </w:t>
      </w:r>
      <w:r w:rsidR="00387F69" w:rsidRPr="0093588F">
        <w:rPr>
          <w:rFonts w:cstheme="minorHAnsi"/>
          <w:i/>
          <w:iCs/>
          <w:highlight w:val="yellow"/>
          <w:lang w:val="en-US"/>
        </w:rPr>
        <w:t>et al.</w:t>
      </w:r>
      <w:r w:rsidR="00387F69" w:rsidRPr="0093588F">
        <w:rPr>
          <w:rFonts w:cstheme="minorHAnsi"/>
          <w:highlight w:val="yellow"/>
          <w:lang w:val="en-US"/>
        </w:rPr>
        <w:t xml:space="preserve"> 2017, 2018; Marshall &amp; White 2018, 2019)</w:t>
      </w:r>
      <w:r w:rsidR="00387F69" w:rsidRPr="0047451D">
        <w:rPr>
          <w:rFonts w:eastAsiaTheme="minorEastAsia" w:cstheme="minorHAnsi"/>
          <w:highlight w:val="yellow"/>
        </w:rPr>
        <w:fldChar w:fldCharType="end"/>
      </w:r>
      <w:r w:rsidR="00E47596" w:rsidRPr="0093588F">
        <w:rPr>
          <w:rFonts w:eastAsiaTheme="minorEastAsia" w:cstheme="minorHAnsi"/>
          <w:highlight w:val="yellow"/>
          <w:lang w:val="en-US"/>
        </w:rPr>
        <w:t>.</w:t>
      </w:r>
      <w:r w:rsidR="00E47596" w:rsidRPr="0093588F">
        <w:rPr>
          <w:rFonts w:eastAsiaTheme="minorEastAsia" w:cstheme="minorHAnsi"/>
          <w:lang w:val="en-US"/>
        </w:rPr>
        <w:t xml:space="preserve"> </w:t>
      </w:r>
      <w:r w:rsidR="002E04C9" w:rsidRPr="00364D0F">
        <w:rPr>
          <w:rFonts w:eastAsiaTheme="minorEastAsia" w:cstheme="minorHAnsi"/>
          <w:highlight w:val="yellow"/>
          <w:lang w:val="en-US"/>
          <w:rPrChange w:id="251" w:author="Max Lindmark" w:date="2019-09-24T15:41:00Z">
            <w:rPr>
              <w:rFonts w:eastAsiaTheme="minorEastAsia" w:cstheme="minorHAnsi"/>
              <w:highlight w:val="yellow"/>
            </w:rPr>
          </w:rPrChange>
        </w:rPr>
        <w:t>In addition</w:t>
      </w:r>
      <w:r w:rsidR="00E47596" w:rsidRPr="00364D0F">
        <w:rPr>
          <w:rFonts w:eastAsiaTheme="minorEastAsia" w:cstheme="minorHAnsi"/>
          <w:highlight w:val="yellow"/>
          <w:lang w:val="en-US"/>
          <w:rPrChange w:id="252" w:author="Max Lindmark" w:date="2019-09-24T15:41:00Z">
            <w:rPr>
              <w:rFonts w:eastAsiaTheme="minorEastAsia" w:cstheme="minorHAnsi"/>
              <w:highlight w:val="yellow"/>
            </w:rPr>
          </w:rPrChange>
        </w:rPr>
        <w:t xml:space="preserve">, </w:t>
      </w:r>
      <m:oMath>
        <m:r>
          <w:rPr>
            <w:rFonts w:ascii="Cambria Math" w:eastAsiaTheme="minorEastAsia" w:hAnsi="Cambria Math" w:cstheme="minorHAnsi"/>
            <w:highlight w:val="yellow"/>
          </w:rPr>
          <m:t>K</m:t>
        </m:r>
      </m:oMath>
      <w:r w:rsidR="00E47596" w:rsidRPr="00364D0F">
        <w:rPr>
          <w:rFonts w:eastAsiaTheme="minorEastAsia" w:cstheme="minorHAnsi"/>
          <w:highlight w:val="yellow"/>
          <w:lang w:val="en-US"/>
          <w:rPrChange w:id="253" w:author="Max Lindmark" w:date="2019-09-24T15:41:00Z">
            <w:rPr>
              <w:rFonts w:eastAsiaTheme="minorEastAsia" w:cstheme="minorHAnsi"/>
              <w:highlight w:val="yellow"/>
            </w:rPr>
          </w:rPrChange>
        </w:rPr>
        <w:t xml:space="preserve"> is in this case one of three parameters describing ontogenetic growth rates in the VBGE and is therefore not independent from estimates of with asymptotic size, </w:t>
      </w:r>
      <m:oMath>
        <m:sSub>
          <m:sSubPr>
            <m:ctrlPr>
              <w:rPr>
                <w:rFonts w:ascii="Cambria Math" w:eastAsiaTheme="minorEastAsia" w:hAnsi="Cambria Math" w:cstheme="minorHAnsi"/>
                <w:i/>
                <w:highlight w:val="yellow"/>
              </w:rPr>
            </m:ctrlPr>
          </m:sSubPr>
          <m:e>
            <m:r>
              <w:rPr>
                <w:rFonts w:ascii="Cambria Math" w:eastAsiaTheme="minorEastAsia" w:hAnsi="Cambria Math" w:cstheme="minorHAnsi"/>
                <w:highlight w:val="yellow"/>
              </w:rPr>
              <m:t>L</m:t>
            </m:r>
          </m:e>
          <m:sub>
            <m:r>
              <w:rPr>
                <w:rFonts w:ascii="Cambria Math" w:eastAsiaTheme="minorEastAsia" w:hAnsi="Cambria Math" w:cstheme="minorHAnsi"/>
                <w:highlight w:val="yellow"/>
                <w:lang w:val="en-US"/>
                <w:rPrChange w:id="254" w:author="Max Lindmark" w:date="2019-09-24T15:41:00Z">
                  <w:rPr>
                    <w:rFonts w:ascii="Cambria Math" w:eastAsiaTheme="minorEastAsia" w:hAnsi="Cambria Math" w:cstheme="minorHAnsi"/>
                    <w:highlight w:val="yellow"/>
                  </w:rPr>
                </w:rPrChange>
              </w:rPr>
              <m:t>∞</m:t>
            </m:r>
          </m:sub>
        </m:sSub>
      </m:oMath>
      <w:r w:rsidR="00E47596" w:rsidRPr="00364D0F">
        <w:rPr>
          <w:rFonts w:eastAsiaTheme="minorEastAsia" w:cstheme="minorHAnsi"/>
          <w:highlight w:val="yellow"/>
          <w:lang w:val="en-US"/>
          <w:rPrChange w:id="255" w:author="Max Lindmark" w:date="2019-09-24T15:41:00Z">
            <w:rPr>
              <w:rFonts w:eastAsiaTheme="minorEastAsia" w:cstheme="minorHAnsi"/>
              <w:highlight w:val="yellow"/>
            </w:rPr>
          </w:rPrChange>
        </w:rPr>
        <w:t xml:space="preserve"> </w:t>
      </w:r>
      <w:r w:rsidR="00E47596" w:rsidRPr="0047451D">
        <w:rPr>
          <w:rFonts w:eastAsiaTheme="minorEastAsia" w:cstheme="minorHAnsi"/>
          <w:highlight w:val="yellow"/>
        </w:rPr>
        <w:fldChar w:fldCharType="begin"/>
      </w:r>
      <w:r w:rsidR="00E47596" w:rsidRPr="00364D0F">
        <w:rPr>
          <w:rFonts w:eastAsiaTheme="minorEastAsia" w:cstheme="minorHAnsi"/>
          <w:highlight w:val="yellow"/>
          <w:lang w:val="en-US"/>
          <w:rPrChange w:id="256" w:author="Max Lindmark" w:date="2019-09-24T15:41:00Z">
            <w:rPr>
              <w:rFonts w:eastAsiaTheme="minorEastAsia" w:cstheme="minorHAnsi"/>
              <w:highlight w:val="yellow"/>
            </w:rPr>
          </w:rPrChange>
        </w:rPr>
        <w:instrText xml:space="preserve"> ADDIN ZOTERO_ITEM CSL_CITATION {"citationID":"FThspfzS","properties":{"formattedCitation":"(Pauly 1979)","plainCitation":"(Pauly 1979)","noteIndex":0},"citationItems":[{"id":252,"uris":["http://zotero.org/users/local/FTg3Qpza/items/HM7472TP"],"uri":["http://zotero.org/users/local/FTg3Qpza/items/HM7472TP"],"itemData":{"id":252,"type":"article-journal","title":"Gill size and temperature as governing factors in fish growth: a generalization of von Bertalanffy's growth formula","author":[{"family":"Pauly","given":"D"}],"issued":{"date-parts":[["1979"]]}}}],"schema":"https://github.com/citation-style-language/schema/raw/master/csl-citation.json"} </w:instrText>
      </w:r>
      <w:r w:rsidR="00E47596" w:rsidRPr="0047451D">
        <w:rPr>
          <w:rFonts w:eastAsiaTheme="minorEastAsia" w:cstheme="minorHAnsi"/>
          <w:highlight w:val="yellow"/>
        </w:rPr>
        <w:fldChar w:fldCharType="separate"/>
      </w:r>
      <w:r w:rsidR="00E47596" w:rsidRPr="00364D0F">
        <w:rPr>
          <w:rFonts w:cstheme="minorHAnsi"/>
          <w:highlight w:val="yellow"/>
          <w:lang w:val="en-US"/>
          <w:rPrChange w:id="257" w:author="Max Lindmark" w:date="2019-09-24T15:41:00Z">
            <w:rPr>
              <w:rFonts w:cstheme="minorHAnsi"/>
              <w:highlight w:val="yellow"/>
            </w:rPr>
          </w:rPrChange>
        </w:rPr>
        <w:t>(Pauly 1979)</w:t>
      </w:r>
      <w:r w:rsidR="00E47596" w:rsidRPr="0047451D">
        <w:rPr>
          <w:rFonts w:eastAsiaTheme="minorEastAsia" w:cstheme="minorHAnsi"/>
          <w:highlight w:val="yellow"/>
        </w:rPr>
        <w:fldChar w:fldCharType="end"/>
      </w:r>
      <w:r w:rsidR="00E47596" w:rsidRPr="00364D0F">
        <w:rPr>
          <w:rFonts w:eastAsiaTheme="minorEastAsia" w:cstheme="minorHAnsi"/>
          <w:highlight w:val="yellow"/>
          <w:lang w:val="en-US"/>
          <w:rPrChange w:id="258" w:author="Max Lindmark" w:date="2019-09-24T15:41:00Z">
            <w:rPr>
              <w:rFonts w:eastAsiaTheme="minorEastAsia" w:cstheme="minorHAnsi"/>
              <w:highlight w:val="yellow"/>
            </w:rPr>
          </w:rPrChange>
        </w:rPr>
        <w:t>.</w:t>
      </w:r>
      <w:r w:rsidR="00D241A2" w:rsidRPr="00364D0F">
        <w:rPr>
          <w:rFonts w:eastAsiaTheme="minorEastAsia" w:cstheme="minorHAnsi"/>
          <w:lang w:val="en-US"/>
          <w:rPrChange w:id="259" w:author="Max Lindmark" w:date="2019-09-24T15:41:00Z">
            <w:rPr>
              <w:rFonts w:eastAsiaTheme="minorEastAsia" w:cstheme="minorHAnsi"/>
            </w:rPr>
          </w:rPrChange>
        </w:rPr>
        <w:t xml:space="preserve"> </w:t>
      </w:r>
      <w:r w:rsidR="002555F5" w:rsidRPr="00364D0F">
        <w:rPr>
          <w:rFonts w:eastAsiaTheme="minorEastAsia" w:cstheme="minorHAnsi"/>
          <w:lang w:val="en-US"/>
          <w:rPrChange w:id="260" w:author="Max Lindmark" w:date="2019-09-24T15:41:00Z">
            <w:rPr>
              <w:rFonts w:eastAsiaTheme="minorEastAsia" w:cstheme="minorHAnsi"/>
            </w:rPr>
          </w:rPrChange>
        </w:rPr>
        <w:t xml:space="preserve">This warrants more </w:t>
      </w:r>
      <w:r w:rsidR="00F72B43" w:rsidRPr="00364D0F">
        <w:rPr>
          <w:rFonts w:eastAsiaTheme="minorEastAsia" w:cstheme="minorHAnsi"/>
          <w:lang w:val="en-US"/>
          <w:rPrChange w:id="261" w:author="Max Lindmark" w:date="2019-09-24T15:41:00Z">
            <w:rPr>
              <w:rFonts w:eastAsiaTheme="minorEastAsia" w:cstheme="minorHAnsi"/>
            </w:rPr>
          </w:rPrChange>
        </w:rPr>
        <w:t xml:space="preserve">research </w:t>
      </w:r>
      <w:r w:rsidR="002555F5" w:rsidRPr="00364D0F">
        <w:rPr>
          <w:rFonts w:eastAsiaTheme="minorEastAsia" w:cstheme="minorHAnsi"/>
          <w:lang w:val="en-US"/>
          <w:rPrChange w:id="262" w:author="Max Lindmark" w:date="2019-09-24T15:41:00Z">
            <w:rPr>
              <w:rFonts w:eastAsiaTheme="minorEastAsia" w:cstheme="minorHAnsi"/>
            </w:rPr>
          </w:rPrChange>
        </w:rPr>
        <w:t>on characterizing growth rates over ontogeny</w:t>
      </w:r>
      <w:r w:rsidR="00EE644C" w:rsidRPr="00364D0F">
        <w:rPr>
          <w:rFonts w:eastAsiaTheme="minorEastAsia" w:cstheme="minorHAnsi"/>
          <w:lang w:val="en-US"/>
          <w:rPrChange w:id="263" w:author="Max Lindmark" w:date="2019-09-24T15:41:00Z">
            <w:rPr>
              <w:rFonts w:eastAsiaTheme="minorEastAsia" w:cstheme="minorHAnsi"/>
            </w:rPr>
          </w:rPrChange>
        </w:rPr>
        <w:t xml:space="preserve"> rather than single growth parameters</w:t>
      </w:r>
      <w:r w:rsidR="00CE63B5" w:rsidRPr="00364D0F">
        <w:rPr>
          <w:rFonts w:eastAsiaTheme="minorEastAsia" w:cstheme="minorHAnsi"/>
          <w:lang w:val="en-US"/>
          <w:rPrChange w:id="264" w:author="Max Lindmark" w:date="2019-09-24T15:41:00Z">
            <w:rPr>
              <w:rFonts w:eastAsiaTheme="minorEastAsia" w:cstheme="minorHAnsi"/>
            </w:rPr>
          </w:rPrChange>
        </w:rPr>
        <w:t xml:space="preserve"> when possible</w:t>
      </w:r>
      <w:commentRangeStart w:id="265"/>
      <w:r w:rsidR="002555F5" w:rsidRPr="00364D0F">
        <w:rPr>
          <w:rFonts w:eastAsiaTheme="minorEastAsia" w:cstheme="minorHAnsi"/>
          <w:lang w:val="en-US"/>
          <w:rPrChange w:id="266" w:author="Max Lindmark" w:date="2019-09-24T15:41:00Z">
            <w:rPr>
              <w:rFonts w:eastAsiaTheme="minorEastAsia" w:cstheme="minorHAnsi"/>
            </w:rPr>
          </w:rPrChange>
        </w:rPr>
        <w:t xml:space="preserve">. </w:t>
      </w:r>
      <w:commentRangeEnd w:id="265"/>
      <w:r w:rsidR="0047451D">
        <w:rPr>
          <w:rStyle w:val="CommentReference"/>
        </w:rPr>
        <w:commentReference w:id="265"/>
      </w:r>
    </w:p>
    <w:p w14:paraId="77554E97" w14:textId="52AB4F88" w:rsidR="002E04C9" w:rsidRPr="00364D0F" w:rsidRDefault="002E04C9" w:rsidP="00F57C6A">
      <w:pPr>
        <w:spacing w:line="480" w:lineRule="auto"/>
        <w:ind w:firstLine="284"/>
        <w:contextualSpacing/>
        <w:jc w:val="both"/>
        <w:rPr>
          <w:rFonts w:eastAsiaTheme="minorEastAsia" w:cstheme="minorHAnsi"/>
          <w:lang w:val="en-US"/>
          <w:rPrChange w:id="267" w:author="Max Lindmark" w:date="2019-09-24T15:41:00Z">
            <w:rPr>
              <w:rFonts w:eastAsiaTheme="minorEastAsia" w:cstheme="minorHAnsi"/>
            </w:rPr>
          </w:rPrChange>
        </w:rPr>
      </w:pPr>
      <w:commentRangeStart w:id="268"/>
      <w:r w:rsidRPr="00364D0F">
        <w:rPr>
          <w:rFonts w:eastAsiaTheme="minorEastAsia" w:cstheme="minorHAnsi"/>
          <w:lang w:val="en-US"/>
          <w:rPrChange w:id="269" w:author="Max Lindmark" w:date="2019-09-24T15:41:00Z">
            <w:rPr>
              <w:rFonts w:eastAsiaTheme="minorEastAsia" w:cstheme="minorHAnsi"/>
            </w:rPr>
          </w:rPrChange>
        </w:rPr>
        <w:t>Moreover</w:t>
      </w:r>
      <w:r w:rsidR="00811382" w:rsidRPr="00364D0F">
        <w:rPr>
          <w:rFonts w:eastAsiaTheme="minorEastAsia" w:cstheme="minorHAnsi"/>
          <w:lang w:val="en-US"/>
          <w:rPrChange w:id="270" w:author="Max Lindmark" w:date="2019-09-24T15:41:00Z">
            <w:rPr>
              <w:rFonts w:eastAsiaTheme="minorEastAsia" w:cstheme="minorHAnsi"/>
            </w:rPr>
          </w:rPrChange>
        </w:rPr>
        <w:t xml:space="preserve">, </w:t>
      </w:r>
      <w:r w:rsidR="00FD4E01" w:rsidRPr="00364D0F">
        <w:rPr>
          <w:rFonts w:eastAsiaTheme="minorEastAsia" w:cstheme="minorHAnsi"/>
          <w:lang w:val="en-US"/>
          <w:rPrChange w:id="271" w:author="Max Lindmark" w:date="2019-09-24T15:41:00Z">
            <w:rPr>
              <w:rFonts w:eastAsiaTheme="minorEastAsia" w:cstheme="minorHAnsi"/>
            </w:rPr>
          </w:rPrChange>
        </w:rPr>
        <w:t xml:space="preserve">the effect of temperature on growth </w:t>
      </w:r>
      <w:r w:rsidR="0021135B" w:rsidRPr="00364D0F">
        <w:rPr>
          <w:rFonts w:eastAsiaTheme="minorEastAsia" w:cstheme="minorHAnsi"/>
          <w:lang w:val="en-US"/>
          <w:rPrChange w:id="272" w:author="Max Lindmark" w:date="2019-09-24T15:41:00Z">
            <w:rPr>
              <w:rFonts w:eastAsiaTheme="minorEastAsia" w:cstheme="minorHAnsi"/>
            </w:rPr>
          </w:rPrChange>
        </w:rPr>
        <w:t>(</w:t>
      </w:r>
      <w:r w:rsidR="00310A10" w:rsidRPr="00364D0F">
        <w:rPr>
          <w:rFonts w:eastAsiaTheme="minorEastAsia" w:cstheme="minorHAnsi"/>
          <w:lang w:val="en-US"/>
          <w:rPrChange w:id="273" w:author="Max Lindmark" w:date="2019-09-24T15:41:00Z">
            <w:rPr>
              <w:rFonts w:eastAsiaTheme="minorEastAsia" w:cstheme="minorHAnsi"/>
            </w:rPr>
          </w:rPrChange>
        </w:rPr>
        <w:t xml:space="preserve">e.g. </w:t>
      </w:r>
      <m:oMath>
        <m:r>
          <w:rPr>
            <w:rFonts w:ascii="Cambria Math" w:eastAsiaTheme="minorEastAsia" w:hAnsi="Cambria Math" w:cstheme="minorHAnsi"/>
          </w:rPr>
          <m:t>K</m:t>
        </m:r>
      </m:oMath>
      <w:r w:rsidR="00310A10" w:rsidRPr="00364D0F">
        <w:rPr>
          <w:rFonts w:eastAsiaTheme="minorEastAsia" w:cstheme="minorHAnsi"/>
          <w:lang w:val="en-US"/>
          <w:rPrChange w:id="274" w:author="Max Lindmark" w:date="2019-09-24T15:41:00Z">
            <w:rPr>
              <w:rFonts w:eastAsiaTheme="minorEastAsia" w:cstheme="minorHAnsi"/>
            </w:rPr>
          </w:rPrChange>
        </w:rPr>
        <w:t xml:space="preserve"> </w:t>
      </w:r>
      <w:r w:rsidR="00310A10" w:rsidRPr="00364D0F">
        <w:rPr>
          <w:rFonts w:eastAsiaTheme="minorEastAsia" w:cstheme="minorHAnsi"/>
          <w:lang w:val="en-US"/>
        </w:rPr>
        <w:t>or any other parameter related to growth performance</w:t>
      </w:r>
      <w:r w:rsidR="0021135B" w:rsidRPr="00364D0F">
        <w:rPr>
          <w:rFonts w:eastAsiaTheme="minorEastAsia" w:cstheme="minorHAnsi"/>
          <w:lang w:val="en-US"/>
        </w:rPr>
        <w:t xml:space="preserve">) </w:t>
      </w:r>
      <w:r w:rsidR="00FD4E01" w:rsidRPr="00364D0F">
        <w:rPr>
          <w:rFonts w:eastAsiaTheme="minorEastAsia" w:cstheme="minorHAnsi"/>
          <w:lang w:val="en-US"/>
        </w:rPr>
        <w:t xml:space="preserve">is often </w:t>
      </w:r>
      <w:r w:rsidR="00391E63" w:rsidRPr="00364D0F">
        <w:rPr>
          <w:rFonts w:eastAsiaTheme="minorEastAsia" w:cstheme="minorHAnsi"/>
          <w:lang w:val="en-US"/>
        </w:rPr>
        <w:t>inferred</w:t>
      </w:r>
      <w:r w:rsidR="00FD4E01" w:rsidRPr="00364D0F">
        <w:rPr>
          <w:rFonts w:eastAsiaTheme="minorEastAsia" w:cstheme="minorHAnsi"/>
          <w:lang w:val="en-US"/>
        </w:rPr>
        <w:t xml:space="preserve"> </w:t>
      </w:r>
      <w:r w:rsidR="00391E63" w:rsidRPr="00364D0F">
        <w:rPr>
          <w:rFonts w:eastAsiaTheme="minorEastAsia" w:cstheme="minorHAnsi"/>
          <w:lang w:val="en-US"/>
        </w:rPr>
        <w:t xml:space="preserve">from </w:t>
      </w:r>
      <w:r w:rsidR="00B11120" w:rsidRPr="00364D0F">
        <w:rPr>
          <w:rFonts w:eastAsiaTheme="minorEastAsia" w:cstheme="minorHAnsi"/>
          <w:lang w:val="en-US"/>
        </w:rPr>
        <w:t xml:space="preserve">measurements across </w:t>
      </w:r>
      <w:r w:rsidR="006D7E73" w:rsidRPr="00364D0F">
        <w:rPr>
          <w:rFonts w:eastAsiaTheme="minorEastAsia" w:cstheme="minorHAnsi"/>
          <w:lang w:val="en-US"/>
        </w:rPr>
        <w:t xml:space="preserve">gradients of </w:t>
      </w:r>
      <w:r w:rsidR="00FD4E01" w:rsidRPr="00364D0F">
        <w:rPr>
          <w:rFonts w:eastAsiaTheme="minorEastAsia" w:cstheme="minorHAnsi"/>
          <w:lang w:val="en-US"/>
        </w:rPr>
        <w:t>environmental temperatures</w:t>
      </w:r>
      <w:r w:rsidR="00E51752" w:rsidRPr="00364D0F">
        <w:rPr>
          <w:rFonts w:eastAsiaTheme="minorEastAsia" w:cstheme="minorHAnsi"/>
          <w:lang w:val="en-US"/>
        </w:rPr>
        <w:t xml:space="preserve">. </w:t>
      </w:r>
      <w:r w:rsidR="004A0B54" w:rsidRPr="00364D0F">
        <w:rPr>
          <w:rFonts w:eastAsiaTheme="minorEastAsia" w:cstheme="minorHAnsi"/>
          <w:lang w:val="en-US"/>
          <w:rPrChange w:id="275" w:author="Max Lindmark" w:date="2019-09-24T15:41:00Z">
            <w:rPr>
              <w:rFonts w:eastAsiaTheme="minorEastAsia" w:cstheme="minorHAnsi"/>
            </w:rPr>
          </w:rPrChange>
        </w:rPr>
        <w:t xml:space="preserve">The response to warming </w:t>
      </w:r>
      <w:r w:rsidR="00925A06" w:rsidRPr="00364D0F">
        <w:rPr>
          <w:rFonts w:eastAsiaTheme="minorEastAsia" w:cstheme="minorHAnsi"/>
          <w:lang w:val="en-US"/>
          <w:rPrChange w:id="276" w:author="Max Lindmark" w:date="2019-09-24T15:41:00Z">
            <w:rPr>
              <w:rFonts w:eastAsiaTheme="minorEastAsia" w:cstheme="minorHAnsi"/>
            </w:rPr>
          </w:rPrChange>
        </w:rPr>
        <w:t xml:space="preserve">over time </w:t>
      </w:r>
      <w:r w:rsidR="004A0B54" w:rsidRPr="00364D0F">
        <w:rPr>
          <w:rFonts w:eastAsiaTheme="minorEastAsia" w:cstheme="minorHAnsi"/>
          <w:lang w:val="en-US"/>
          <w:rPrChange w:id="277" w:author="Max Lindmark" w:date="2019-09-24T15:41:00Z">
            <w:rPr>
              <w:rFonts w:eastAsiaTheme="minorEastAsia" w:cstheme="minorHAnsi"/>
            </w:rPr>
          </w:rPrChange>
        </w:rPr>
        <w:t>of a single population is assumed to follow the same pattern as that found along the thermal gradient over a snapshot in time.</w:t>
      </w:r>
      <w:commentRangeStart w:id="278"/>
      <w:r w:rsidR="004A0B54" w:rsidRPr="00364D0F">
        <w:rPr>
          <w:rFonts w:eastAsiaTheme="minorEastAsia" w:cstheme="minorHAnsi"/>
          <w:lang w:val="en-US"/>
          <w:rPrChange w:id="279" w:author="Max Lindmark" w:date="2019-09-24T15:41:00Z">
            <w:rPr>
              <w:rFonts w:eastAsiaTheme="minorEastAsia" w:cstheme="minorHAnsi"/>
            </w:rPr>
          </w:rPrChange>
        </w:rPr>
        <w:t xml:space="preserve"> </w:t>
      </w:r>
      <w:commentRangeEnd w:id="268"/>
      <w:r w:rsidR="00390462">
        <w:rPr>
          <w:rStyle w:val="CommentReference"/>
        </w:rPr>
        <w:commentReference w:id="268"/>
      </w:r>
      <w:commentRangeEnd w:id="278"/>
      <w:r w:rsidR="004C62A6">
        <w:rPr>
          <w:rStyle w:val="CommentReference"/>
        </w:rPr>
        <w:commentReference w:id="278"/>
      </w:r>
      <w:r w:rsidR="00E51752" w:rsidRPr="00364D0F">
        <w:rPr>
          <w:rFonts w:eastAsiaTheme="minorEastAsia" w:cstheme="minorHAnsi"/>
          <w:lang w:val="en-US"/>
          <w:rPrChange w:id="280" w:author="Max Lindmark" w:date="2019-09-24T15:41:00Z">
            <w:rPr>
              <w:rFonts w:eastAsiaTheme="minorEastAsia" w:cstheme="minorHAnsi"/>
            </w:rPr>
          </w:rPrChange>
        </w:rPr>
        <w:t xml:space="preserve">The </w:t>
      </w:r>
      <w:r w:rsidR="00FD4E01" w:rsidRPr="00364D0F">
        <w:rPr>
          <w:rFonts w:eastAsiaTheme="minorEastAsia" w:cstheme="minorHAnsi"/>
          <w:lang w:val="en-US"/>
          <w:rPrChange w:id="281" w:author="Max Lindmark" w:date="2019-09-24T15:41:00Z">
            <w:rPr>
              <w:rFonts w:eastAsiaTheme="minorEastAsia" w:cstheme="minorHAnsi"/>
            </w:rPr>
          </w:rPrChange>
        </w:rPr>
        <w:t xml:space="preserve">benefit of this </w:t>
      </w:r>
      <w:r w:rsidR="000608D1" w:rsidRPr="00364D0F">
        <w:rPr>
          <w:rFonts w:eastAsiaTheme="minorEastAsia" w:cstheme="minorHAnsi"/>
          <w:lang w:val="en-US"/>
          <w:rPrChange w:id="282" w:author="Max Lindmark" w:date="2019-09-24T15:41:00Z">
            <w:rPr>
              <w:rFonts w:eastAsiaTheme="minorEastAsia" w:cstheme="minorHAnsi"/>
            </w:rPr>
          </w:rPrChange>
        </w:rPr>
        <w:t>assumption</w:t>
      </w:r>
      <w:r w:rsidR="00FD4E01" w:rsidRPr="00364D0F">
        <w:rPr>
          <w:rFonts w:eastAsiaTheme="minorEastAsia" w:cstheme="minorHAnsi"/>
          <w:lang w:val="en-US"/>
          <w:rPrChange w:id="283" w:author="Max Lindmark" w:date="2019-09-24T15:41:00Z">
            <w:rPr>
              <w:rFonts w:eastAsiaTheme="minorEastAsia" w:cstheme="minorHAnsi"/>
            </w:rPr>
          </w:rPrChange>
        </w:rPr>
        <w:t xml:space="preserve"> is that one can use the large amounts of data available on databases such as Fishbase</w:t>
      </w:r>
      <w:r w:rsidR="00136D7F" w:rsidRPr="00364D0F">
        <w:rPr>
          <w:rFonts w:eastAsiaTheme="minorEastAsia" w:cstheme="minorHAnsi"/>
          <w:lang w:val="en-US"/>
          <w:rPrChange w:id="284" w:author="Max Lindmark" w:date="2019-09-24T15:41:00Z">
            <w:rPr>
              <w:rFonts w:eastAsiaTheme="minorEastAsia" w:cstheme="minorHAnsi"/>
            </w:rPr>
          </w:rPrChange>
        </w:rPr>
        <w:t xml:space="preserve">. </w:t>
      </w:r>
      <w:r w:rsidR="004E21F7" w:rsidRPr="00364D0F">
        <w:rPr>
          <w:rFonts w:eastAsiaTheme="minorEastAsia" w:cstheme="minorHAnsi"/>
          <w:lang w:val="en-US"/>
          <w:rPrChange w:id="285" w:author="Max Lindmark" w:date="2019-09-24T15:41:00Z">
            <w:rPr>
              <w:rFonts w:eastAsiaTheme="minorEastAsia" w:cstheme="minorHAnsi"/>
            </w:rPr>
          </w:rPrChange>
        </w:rPr>
        <w:t xml:space="preserve">Using </w:t>
      </w:r>
      <w:r w:rsidR="00136D7F" w:rsidRPr="00364D0F">
        <w:rPr>
          <w:rFonts w:eastAsiaTheme="minorEastAsia" w:cstheme="minorHAnsi"/>
          <w:lang w:val="en-US"/>
          <w:rPrChange w:id="286" w:author="Max Lindmark" w:date="2019-09-24T15:41:00Z">
            <w:rPr>
              <w:rFonts w:eastAsiaTheme="minorEastAsia" w:cstheme="minorHAnsi"/>
            </w:rPr>
          </w:rPrChange>
        </w:rPr>
        <w:t xml:space="preserve">this approach, </w:t>
      </w:r>
      <w:r w:rsidR="00136D7F" w:rsidRPr="00DD2263">
        <w:rPr>
          <w:rFonts w:eastAsiaTheme="minorEastAsia" w:cstheme="minorHAnsi"/>
        </w:rPr>
        <w:fldChar w:fldCharType="begin"/>
      </w:r>
      <w:r w:rsidR="00136D7F" w:rsidRPr="00364D0F">
        <w:rPr>
          <w:rFonts w:eastAsiaTheme="minorEastAsia" w:cstheme="minorHAnsi"/>
          <w:lang w:val="en-US"/>
          <w:rPrChange w:id="287" w:author="Max Lindmark" w:date="2019-09-24T15:41:00Z">
            <w:rPr>
              <w:rFonts w:eastAsiaTheme="minorEastAsia" w:cstheme="minorHAnsi"/>
            </w:rPr>
          </w:rPrChange>
        </w:rPr>
        <w:instrText xml:space="preserve"> ADDIN ZOTERO_ITEM CSL_CITATION {"citationID":"OgI5YgmZ","properties":{"formattedCitation":"(Barneche &amp; Allen 2018)","plainCitation":"(Barneche &amp; Allen 2018)","noteIndex":0},"citationItems":[{"id":1183,"uris":["http://zotero.org/users/local/FTg3Qpza/items/VWTW4QRN"],"uri":["http://zotero.org/users/local/FTg3Qpza/items/VWTW4QRN"],"itemData":{"id":1183,"type":"article-journal","title":"The energetics of fish growth and how it constrains food-web trophic structure","container-title":"Ecology Letters","page":"836-844","volume":"21","issue":"6","source":"Crossref","abstract":"The allocation of metabolic energy to growth fundamentally in</w:instrText>
      </w:r>
      <w:r w:rsidR="00136D7F" w:rsidRPr="00DD2263">
        <w:rPr>
          <w:rFonts w:eastAsiaTheme="minorEastAsia" w:cstheme="minorHAnsi"/>
        </w:rPr>
        <w:instrText>ﬂ</w:instrText>
      </w:r>
      <w:r w:rsidR="00136D7F" w:rsidRPr="00364D0F">
        <w:rPr>
          <w:rFonts w:eastAsiaTheme="minorEastAsia" w:cstheme="minorHAnsi"/>
          <w:lang w:val="en-US"/>
          <w:rPrChange w:id="288" w:author="Max Lindmark" w:date="2019-09-24T15:41:00Z">
            <w:rPr>
              <w:rFonts w:eastAsiaTheme="minorEastAsia" w:cstheme="minorHAnsi"/>
            </w:rPr>
          </w:rPrChange>
        </w:rPr>
        <w:instrText xml:space="preserve">uences all levels of biological organisation. Here we use a </w:instrText>
      </w:r>
      <w:r w:rsidR="00136D7F" w:rsidRPr="00DD2263">
        <w:rPr>
          <w:rFonts w:eastAsiaTheme="minorEastAsia" w:cstheme="minorHAnsi"/>
        </w:rPr>
        <w:instrText>ﬁ</w:instrText>
      </w:r>
      <w:r w:rsidR="00136D7F" w:rsidRPr="00364D0F">
        <w:rPr>
          <w:rFonts w:eastAsiaTheme="minorEastAsia" w:cstheme="minorHAnsi"/>
          <w:lang w:val="en-US"/>
          <w:rPrChange w:id="289" w:author="Max Lindmark" w:date="2019-09-24T15:41:00Z">
            <w:rPr>
              <w:rFonts w:eastAsiaTheme="minorEastAsia" w:cstheme="minorHAnsi"/>
            </w:rPr>
          </w:rPrChange>
        </w:rPr>
        <w:instrText xml:space="preserve">rst-principles theoretical model to characterise the energetics of </w:instrText>
      </w:r>
      <w:r w:rsidR="00136D7F" w:rsidRPr="00DD2263">
        <w:rPr>
          <w:rFonts w:eastAsiaTheme="minorEastAsia" w:cstheme="minorHAnsi"/>
        </w:rPr>
        <w:instrText>ﬁ</w:instrText>
      </w:r>
      <w:r w:rsidR="00136D7F" w:rsidRPr="00364D0F">
        <w:rPr>
          <w:rFonts w:eastAsiaTheme="minorEastAsia" w:cstheme="minorHAnsi"/>
          <w:lang w:val="en-US"/>
          <w:rPrChange w:id="290" w:author="Max Lindmark" w:date="2019-09-24T15:41:00Z">
            <w:rPr>
              <w:rFonts w:eastAsiaTheme="minorEastAsia" w:cstheme="minorHAnsi"/>
            </w:rPr>
          </w:rPrChange>
        </w:rPr>
        <w:instrText xml:space="preserve">sh growth at distinct ontogenetic stages and in distinct thermal regimes. Empirically, we show that the mass scaling of growth rates follows that of metabolic rate, and is somewhat steeper at earlier ontogenetic stages. We also demonstrate that the cost of growth, Em, varies substantially among </w:instrText>
      </w:r>
      <w:r w:rsidR="00136D7F" w:rsidRPr="00DD2263">
        <w:rPr>
          <w:rFonts w:eastAsiaTheme="minorEastAsia" w:cstheme="minorHAnsi"/>
        </w:rPr>
        <w:instrText>ﬁ</w:instrText>
      </w:r>
      <w:r w:rsidR="00136D7F" w:rsidRPr="00364D0F">
        <w:rPr>
          <w:rFonts w:eastAsiaTheme="minorEastAsia" w:cstheme="minorHAnsi"/>
          <w:lang w:val="en-US"/>
          <w:rPrChange w:id="291" w:author="Max Lindmark" w:date="2019-09-24T15:41:00Z">
            <w:rPr>
              <w:rFonts w:eastAsiaTheme="minorEastAsia" w:cstheme="minorHAnsi"/>
            </w:rPr>
          </w:rPrChange>
        </w:rPr>
        <w:instrText>shes, and that it may increase with temperature, trophic level and level of activity. Theoretically, we show that Em is a primary determinant of the ef</w:instrText>
      </w:r>
      <w:r w:rsidR="00136D7F" w:rsidRPr="00DD2263">
        <w:rPr>
          <w:rFonts w:eastAsiaTheme="minorEastAsia" w:cstheme="minorHAnsi"/>
        </w:rPr>
        <w:instrText>ﬁ</w:instrText>
      </w:r>
      <w:r w:rsidR="00136D7F" w:rsidRPr="00364D0F">
        <w:rPr>
          <w:rFonts w:eastAsiaTheme="minorEastAsia" w:cstheme="minorHAnsi"/>
          <w:lang w:val="en-US"/>
          <w:rPrChange w:id="292" w:author="Max Lindmark" w:date="2019-09-24T15:41:00Z">
            <w:rPr>
              <w:rFonts w:eastAsiaTheme="minorEastAsia" w:cstheme="minorHAnsi"/>
            </w:rPr>
          </w:rPrChange>
        </w:rPr>
        <w:instrText>ciency of energy transfer across trophic levels, and that energy is transferred more ef</w:instrText>
      </w:r>
      <w:r w:rsidR="00136D7F" w:rsidRPr="00DD2263">
        <w:rPr>
          <w:rFonts w:eastAsiaTheme="minorEastAsia" w:cstheme="minorHAnsi"/>
        </w:rPr>
        <w:instrText>ﬁ</w:instrText>
      </w:r>
      <w:r w:rsidR="00136D7F" w:rsidRPr="00364D0F">
        <w:rPr>
          <w:rFonts w:eastAsiaTheme="minorEastAsia" w:cstheme="minorHAnsi"/>
          <w:lang w:val="en-US"/>
          <w:rPrChange w:id="293" w:author="Max Lindmark" w:date="2019-09-24T15:41:00Z">
            <w:rPr>
              <w:rFonts w:eastAsiaTheme="minorEastAsia" w:cstheme="minorHAnsi"/>
            </w:rPr>
          </w:rPrChange>
        </w:rPr>
        <w:instrText xml:space="preserve">ciently between trophic levels if the prey are young and sedentary. Overall, our study demonstrates the importance of characterising the energetics of individual growth in order to understand constraints on the structure of food webs and ecosystems.","DOI":"10.1111/ele.12947","ISSN":"1461023X","language":"en","author":[{"family":"Barneche","given":"Diego R."},{"family":"Allen","given":"Andrew P."}],"editor":[{"family":"Mumby","given":"Peter"}],"issued":{"date-parts":[["2018",6]]}}}],"schema":"https://github.com/citation-style-language/schema/raw/master/csl-citation.json"} </w:instrText>
      </w:r>
      <w:r w:rsidR="00136D7F" w:rsidRPr="00DD2263">
        <w:rPr>
          <w:rFonts w:eastAsiaTheme="minorEastAsia" w:cstheme="minorHAnsi"/>
        </w:rPr>
        <w:fldChar w:fldCharType="separate"/>
      </w:r>
      <w:r w:rsidR="00136D7F" w:rsidRPr="00364D0F">
        <w:rPr>
          <w:rFonts w:cstheme="minorHAnsi"/>
          <w:lang w:val="en-US"/>
          <w:rPrChange w:id="294" w:author="Max Lindmark" w:date="2019-09-24T15:41:00Z">
            <w:rPr>
              <w:rFonts w:cstheme="minorHAnsi"/>
            </w:rPr>
          </w:rPrChange>
        </w:rPr>
        <w:t>(Barneche &amp; Allen 2018)</w:t>
      </w:r>
      <w:r w:rsidR="00136D7F" w:rsidRPr="00DD2263">
        <w:rPr>
          <w:rFonts w:eastAsiaTheme="minorEastAsia" w:cstheme="minorHAnsi"/>
        </w:rPr>
        <w:fldChar w:fldCharType="end"/>
      </w:r>
      <w:r w:rsidR="00136D7F" w:rsidRPr="00364D0F">
        <w:rPr>
          <w:rFonts w:eastAsiaTheme="minorEastAsia" w:cstheme="minorHAnsi"/>
          <w:lang w:val="en-US"/>
          <w:rPrChange w:id="295" w:author="Max Lindmark" w:date="2019-09-24T15:41:00Z">
            <w:rPr>
              <w:rFonts w:eastAsiaTheme="minorEastAsia" w:cstheme="minorHAnsi"/>
            </w:rPr>
          </w:rPrChange>
        </w:rPr>
        <w:t xml:space="preserve"> showed that the </w:t>
      </w:r>
      <w:r w:rsidR="008F1100" w:rsidRPr="00364D0F">
        <w:rPr>
          <w:rFonts w:eastAsiaTheme="minorEastAsia" w:cstheme="minorHAnsi"/>
          <w:lang w:val="en-US"/>
          <w:rPrChange w:id="296" w:author="Max Lindmark" w:date="2019-09-24T15:41:00Z">
            <w:rPr>
              <w:rFonts w:eastAsiaTheme="minorEastAsia" w:cstheme="minorHAnsi"/>
            </w:rPr>
          </w:rPrChange>
        </w:rPr>
        <w:t>cost of growth</w:t>
      </w:r>
      <w:r w:rsidR="004D7D76" w:rsidRPr="00364D0F">
        <w:rPr>
          <w:rFonts w:eastAsiaTheme="minorEastAsia" w:cstheme="minorHAnsi"/>
          <w:lang w:val="en-US"/>
          <w:rPrChange w:id="297" w:author="Max Lindmark" w:date="2019-09-24T15:41:00Z">
            <w:rPr>
              <w:rFonts w:eastAsiaTheme="minorEastAsia" w:cstheme="minorHAnsi"/>
            </w:rPr>
          </w:rPrChange>
        </w:rPr>
        <w:t xml:space="preserve"> – the</w:t>
      </w:r>
      <w:r w:rsidR="008F1100" w:rsidRPr="00364D0F">
        <w:rPr>
          <w:rFonts w:eastAsiaTheme="minorEastAsia" w:cstheme="minorHAnsi"/>
          <w:lang w:val="en-US"/>
          <w:rPrChange w:id="298" w:author="Max Lindmark" w:date="2019-09-24T15:41:00Z">
            <w:rPr>
              <w:rFonts w:eastAsiaTheme="minorEastAsia" w:cstheme="minorHAnsi"/>
            </w:rPr>
          </w:rPrChange>
        </w:rPr>
        <w:t xml:space="preserve"> energy needed to produce one unit of biomass</w:t>
      </w:r>
      <w:r w:rsidR="004D7D76" w:rsidRPr="00364D0F">
        <w:rPr>
          <w:rFonts w:eastAsiaTheme="minorEastAsia" w:cstheme="minorHAnsi"/>
          <w:lang w:val="en-US"/>
          <w:rPrChange w:id="299" w:author="Max Lindmark" w:date="2019-09-24T15:41:00Z">
            <w:rPr>
              <w:rFonts w:eastAsiaTheme="minorEastAsia" w:cstheme="minorHAnsi"/>
            </w:rPr>
          </w:rPrChange>
        </w:rPr>
        <w:t xml:space="preserve"> – </w:t>
      </w:r>
      <w:r w:rsidR="008F1100" w:rsidRPr="00364D0F">
        <w:rPr>
          <w:rFonts w:eastAsiaTheme="minorEastAsia" w:cstheme="minorHAnsi"/>
          <w:lang w:val="en-US"/>
          <w:rPrChange w:id="300" w:author="Max Lindmark" w:date="2019-09-24T15:41:00Z">
            <w:rPr>
              <w:rFonts w:eastAsiaTheme="minorEastAsia" w:cstheme="minorHAnsi"/>
            </w:rPr>
          </w:rPrChange>
        </w:rPr>
        <w:t xml:space="preserve">could increase with warming, with potential consequences for energy transfer efficiency across trophic </w:t>
      </w:r>
      <w:r w:rsidR="008F1100" w:rsidRPr="00364D0F">
        <w:rPr>
          <w:rFonts w:eastAsiaTheme="minorEastAsia" w:cstheme="minorHAnsi"/>
          <w:lang w:val="en-US"/>
          <w:rPrChange w:id="301" w:author="Max Lindmark" w:date="2019-09-24T15:41:00Z">
            <w:rPr>
              <w:rFonts w:eastAsiaTheme="minorEastAsia" w:cstheme="minorHAnsi"/>
            </w:rPr>
          </w:rPrChange>
        </w:rPr>
        <w:lastRenderedPageBreak/>
        <w:t>levels (Barneche &amp; Allen 2018).</w:t>
      </w:r>
      <w:r w:rsidR="00A242C2" w:rsidRPr="00364D0F">
        <w:rPr>
          <w:rFonts w:eastAsiaTheme="minorEastAsia" w:cstheme="minorHAnsi"/>
          <w:lang w:val="en-US"/>
          <w:rPrChange w:id="302" w:author="Max Lindmark" w:date="2019-09-24T15:41:00Z">
            <w:rPr>
              <w:rFonts w:eastAsiaTheme="minorEastAsia" w:cstheme="minorHAnsi"/>
            </w:rPr>
          </w:rPrChange>
        </w:rPr>
        <w:t xml:space="preserve"> </w:t>
      </w:r>
      <w:r w:rsidR="000A7FAD" w:rsidRPr="00364D0F">
        <w:rPr>
          <w:rFonts w:eastAsiaTheme="minorEastAsia" w:cstheme="minorHAnsi"/>
          <w:lang w:val="en-US"/>
          <w:rPrChange w:id="303" w:author="Max Lindmark" w:date="2019-09-24T15:41:00Z">
            <w:rPr>
              <w:rFonts w:eastAsiaTheme="minorEastAsia" w:cstheme="minorHAnsi"/>
            </w:rPr>
          </w:rPrChange>
        </w:rPr>
        <w:t xml:space="preserve">Increasing costs of growth with warming was later also </w:t>
      </w:r>
      <w:r w:rsidR="00136D7F" w:rsidRPr="00364D0F">
        <w:rPr>
          <w:rFonts w:eastAsiaTheme="minorEastAsia" w:cstheme="minorHAnsi"/>
          <w:lang w:val="en-US"/>
          <w:rPrChange w:id="304" w:author="Max Lindmark" w:date="2019-09-24T15:41:00Z">
            <w:rPr>
              <w:rFonts w:eastAsiaTheme="minorEastAsia" w:cstheme="minorHAnsi"/>
            </w:rPr>
          </w:rPrChange>
        </w:rPr>
        <w:t xml:space="preserve">found in an </w:t>
      </w:r>
      <w:r w:rsidR="00697102" w:rsidRPr="00364D0F">
        <w:rPr>
          <w:rFonts w:eastAsiaTheme="minorEastAsia" w:cstheme="minorHAnsi"/>
          <w:lang w:val="en-US"/>
          <w:rPrChange w:id="305" w:author="Max Lindmark" w:date="2019-09-24T15:41:00Z">
            <w:rPr>
              <w:rFonts w:eastAsiaTheme="minorEastAsia" w:cstheme="minorHAnsi"/>
            </w:rPr>
          </w:rPrChange>
        </w:rPr>
        <w:t xml:space="preserve">detailed </w:t>
      </w:r>
      <w:r w:rsidR="00136D7F" w:rsidRPr="00364D0F">
        <w:rPr>
          <w:rFonts w:eastAsiaTheme="minorEastAsia" w:cstheme="minorHAnsi"/>
          <w:lang w:val="en-US"/>
          <w:rPrChange w:id="306" w:author="Max Lindmark" w:date="2019-09-24T15:41:00Z">
            <w:rPr>
              <w:rFonts w:eastAsiaTheme="minorEastAsia" w:cstheme="minorHAnsi"/>
            </w:rPr>
          </w:rPrChange>
        </w:rPr>
        <w:t>experimental study tracking growth over ontogeny</w:t>
      </w:r>
      <w:r w:rsidR="00A242C2" w:rsidRPr="00364D0F">
        <w:rPr>
          <w:rFonts w:eastAsiaTheme="minorEastAsia" w:cstheme="minorHAnsi"/>
          <w:lang w:val="en-US"/>
          <w:rPrChange w:id="307" w:author="Max Lindmark" w:date="2019-09-24T15:41:00Z">
            <w:rPr>
              <w:rFonts w:eastAsiaTheme="minorEastAsia" w:cstheme="minorHAnsi"/>
            </w:rPr>
          </w:rPrChange>
        </w:rPr>
        <w:t xml:space="preserve"> </w:t>
      </w:r>
      <w:r w:rsidR="00A242C2" w:rsidRPr="00DD2263">
        <w:rPr>
          <w:rFonts w:eastAsiaTheme="minorEastAsia" w:cstheme="minorHAnsi"/>
        </w:rPr>
        <w:fldChar w:fldCharType="begin"/>
      </w:r>
      <w:r w:rsidR="000E214D" w:rsidRPr="00364D0F">
        <w:rPr>
          <w:rFonts w:eastAsiaTheme="minorEastAsia" w:cstheme="minorHAnsi"/>
          <w:lang w:val="en-US"/>
          <w:rPrChange w:id="308" w:author="Max Lindmark" w:date="2019-09-24T15:41:00Z">
            <w:rPr>
              <w:rFonts w:eastAsiaTheme="minorEastAsia" w:cstheme="minorHAnsi"/>
            </w:rPr>
          </w:rPrChange>
        </w:rPr>
        <w:instrText xml:space="preserve"> ADDIN ZOTERO_ITEM CSL_CITATION {"citationID":"1TDptxCU","properties":{"formattedCitation":"(Barneche {\\i{}et al.} 2019)","plainCitation":"(Barneche et al. 2019)","noteIndex":0},"citationItems":[{"id":1542,"uris":["http://zotero.org/users/local/FTg3Qpza/items/Y392ZER2"],"uri":["http://zotero.org/users/local/FTg3Qpza/items/Y392ZER2"],"itemData":{"id":1542,"type":"article-journal","title":"Warming increases the cost of growth in a model vertebrate","container-title":"Functional Ecology","page":"1256-1266","volume":"33","issue":"7","source":"Crossref","DOI":"10.1111/1365-2435.13348","ISSN":"0269-8463, 1365-2435","language":"en","author":[{"family":"Barneche","given":"Diego R."},{"family":"Jahn","given":"Miki"},{"family":"Seebacher","given":"Frank"}],"editor":[{"family":"Smallegange","given":"Isabel"}],"issued":{"date-parts":[["2019",5,18]]}}}],"schema":"https://github.com/citation-style-language/schema/raw/master/csl-citation.json"} </w:instrText>
      </w:r>
      <w:r w:rsidR="00A242C2" w:rsidRPr="00DD2263">
        <w:rPr>
          <w:rFonts w:eastAsiaTheme="minorEastAsia" w:cstheme="minorHAnsi"/>
        </w:rPr>
        <w:fldChar w:fldCharType="separate"/>
      </w:r>
      <w:r w:rsidR="00A242C2" w:rsidRPr="00364D0F">
        <w:rPr>
          <w:rFonts w:cstheme="minorHAnsi"/>
          <w:lang w:val="en-US"/>
          <w:rPrChange w:id="309" w:author="Max Lindmark" w:date="2019-09-24T15:41:00Z">
            <w:rPr>
              <w:rFonts w:cstheme="minorHAnsi"/>
            </w:rPr>
          </w:rPrChange>
        </w:rPr>
        <w:t xml:space="preserve">(Barneche </w:t>
      </w:r>
      <w:r w:rsidR="00A242C2" w:rsidRPr="00364D0F">
        <w:rPr>
          <w:rFonts w:cstheme="minorHAnsi"/>
          <w:i/>
          <w:iCs/>
          <w:lang w:val="en-US"/>
          <w:rPrChange w:id="310" w:author="Max Lindmark" w:date="2019-09-24T15:41:00Z">
            <w:rPr>
              <w:rFonts w:cstheme="minorHAnsi"/>
              <w:i/>
              <w:iCs/>
            </w:rPr>
          </w:rPrChange>
        </w:rPr>
        <w:t>et al.</w:t>
      </w:r>
      <w:r w:rsidR="00A242C2" w:rsidRPr="00364D0F">
        <w:rPr>
          <w:rFonts w:cstheme="minorHAnsi"/>
          <w:lang w:val="en-US"/>
          <w:rPrChange w:id="311" w:author="Max Lindmark" w:date="2019-09-24T15:41:00Z">
            <w:rPr>
              <w:rFonts w:cstheme="minorHAnsi"/>
            </w:rPr>
          </w:rPrChange>
        </w:rPr>
        <w:t xml:space="preserve"> 2019)</w:t>
      </w:r>
      <w:r w:rsidR="00A242C2" w:rsidRPr="00DD2263">
        <w:rPr>
          <w:rFonts w:eastAsiaTheme="minorEastAsia" w:cstheme="minorHAnsi"/>
        </w:rPr>
        <w:fldChar w:fldCharType="end"/>
      </w:r>
      <w:r w:rsidR="008E1802" w:rsidRPr="00364D0F">
        <w:rPr>
          <w:rFonts w:eastAsiaTheme="minorEastAsia" w:cstheme="minorHAnsi"/>
          <w:lang w:val="en-US"/>
          <w:rPrChange w:id="312" w:author="Max Lindmark" w:date="2019-09-24T15:41:00Z">
            <w:rPr>
              <w:rFonts w:eastAsiaTheme="minorEastAsia" w:cstheme="minorHAnsi"/>
            </w:rPr>
          </w:rPrChange>
        </w:rPr>
        <w:t>. However</w:t>
      </w:r>
      <w:r w:rsidR="006916DD" w:rsidRPr="00364D0F">
        <w:rPr>
          <w:rFonts w:eastAsiaTheme="minorEastAsia" w:cstheme="minorHAnsi"/>
          <w:lang w:val="en-US"/>
          <w:rPrChange w:id="313" w:author="Max Lindmark" w:date="2019-09-24T15:41:00Z">
            <w:rPr>
              <w:rFonts w:eastAsiaTheme="minorEastAsia" w:cstheme="minorHAnsi"/>
            </w:rPr>
          </w:rPrChange>
        </w:rPr>
        <w:t xml:space="preserve">, </w:t>
      </w:r>
      <w:r w:rsidR="0046670A" w:rsidRPr="00364D0F">
        <w:rPr>
          <w:rFonts w:eastAsiaTheme="minorEastAsia" w:cstheme="minorHAnsi"/>
          <w:lang w:val="en-US"/>
          <w:rPrChange w:id="314" w:author="Max Lindmark" w:date="2019-09-24T15:41:00Z">
            <w:rPr>
              <w:rFonts w:eastAsiaTheme="minorEastAsia" w:cstheme="minorHAnsi"/>
            </w:rPr>
          </w:rPrChange>
        </w:rPr>
        <w:t xml:space="preserve">in general, </w:t>
      </w:r>
      <w:r w:rsidR="006916DD" w:rsidRPr="00364D0F">
        <w:rPr>
          <w:rFonts w:eastAsiaTheme="minorEastAsia" w:cstheme="minorHAnsi"/>
          <w:lang w:val="en-US"/>
          <w:rPrChange w:id="315" w:author="Max Lindmark" w:date="2019-09-24T15:41:00Z">
            <w:rPr>
              <w:rFonts w:eastAsiaTheme="minorEastAsia" w:cstheme="minorHAnsi"/>
            </w:rPr>
          </w:rPrChange>
        </w:rPr>
        <w:t xml:space="preserve">it </w:t>
      </w:r>
      <w:r w:rsidR="00FD4E01" w:rsidRPr="00364D0F">
        <w:rPr>
          <w:rFonts w:eastAsiaTheme="minorEastAsia" w:cstheme="minorHAnsi"/>
          <w:lang w:val="en-US"/>
          <w:rPrChange w:id="316" w:author="Max Lindmark" w:date="2019-09-24T15:41:00Z">
            <w:rPr>
              <w:rFonts w:eastAsiaTheme="minorEastAsia" w:cstheme="minorHAnsi"/>
            </w:rPr>
          </w:rPrChange>
        </w:rPr>
        <w:t xml:space="preserve">is still unknown how well </w:t>
      </w:r>
      <w:r w:rsidR="00F30308" w:rsidRPr="00364D0F">
        <w:rPr>
          <w:rFonts w:eastAsiaTheme="minorEastAsia" w:cstheme="minorHAnsi"/>
          <w:lang w:val="en-US"/>
          <w:rPrChange w:id="317" w:author="Max Lindmark" w:date="2019-09-24T15:41:00Z">
            <w:rPr>
              <w:rFonts w:eastAsiaTheme="minorEastAsia" w:cstheme="minorHAnsi"/>
            </w:rPr>
          </w:rPrChange>
        </w:rPr>
        <w:t>spatial temperature-patterns match response</w:t>
      </w:r>
      <w:r w:rsidR="0046670A" w:rsidRPr="00364D0F">
        <w:rPr>
          <w:rFonts w:eastAsiaTheme="minorEastAsia" w:cstheme="minorHAnsi"/>
          <w:lang w:val="en-US"/>
          <w:rPrChange w:id="318" w:author="Max Lindmark" w:date="2019-09-24T15:41:00Z">
            <w:rPr>
              <w:rFonts w:eastAsiaTheme="minorEastAsia" w:cstheme="minorHAnsi"/>
            </w:rPr>
          </w:rPrChange>
        </w:rPr>
        <w:t>s</w:t>
      </w:r>
      <w:r w:rsidR="00F30308" w:rsidRPr="00364D0F">
        <w:rPr>
          <w:rFonts w:eastAsiaTheme="minorEastAsia" w:cstheme="minorHAnsi"/>
          <w:lang w:val="en-US"/>
          <w:rPrChange w:id="319" w:author="Max Lindmark" w:date="2019-09-24T15:41:00Z">
            <w:rPr>
              <w:rFonts w:eastAsiaTheme="minorEastAsia" w:cstheme="minorHAnsi"/>
            </w:rPr>
          </w:rPrChange>
        </w:rPr>
        <w:t xml:space="preserve"> to warming over time. </w:t>
      </w:r>
      <w:r w:rsidR="008E1802" w:rsidRPr="00364D0F">
        <w:rPr>
          <w:rFonts w:eastAsiaTheme="minorEastAsia" w:cstheme="minorHAnsi"/>
          <w:lang w:val="en-US"/>
          <w:rPrChange w:id="320" w:author="Max Lindmark" w:date="2019-09-24T15:41:00Z">
            <w:rPr>
              <w:rFonts w:eastAsiaTheme="minorEastAsia" w:cstheme="minorHAnsi"/>
            </w:rPr>
          </w:rPrChange>
        </w:rPr>
        <w:t xml:space="preserve">The main difference </w:t>
      </w:r>
      <w:r w:rsidR="0018483B" w:rsidRPr="00364D0F">
        <w:rPr>
          <w:rFonts w:eastAsiaTheme="minorEastAsia" w:cstheme="minorHAnsi"/>
          <w:lang w:val="en-US"/>
          <w:rPrChange w:id="321" w:author="Max Lindmark" w:date="2019-09-24T15:41:00Z">
            <w:rPr>
              <w:rFonts w:eastAsiaTheme="minorEastAsia" w:cstheme="minorHAnsi"/>
            </w:rPr>
          </w:rPrChange>
        </w:rPr>
        <w:t xml:space="preserve">between the two effects of temperature is that </w:t>
      </w:r>
      <w:r w:rsidR="008E1802" w:rsidRPr="00364D0F">
        <w:rPr>
          <w:rFonts w:eastAsiaTheme="minorEastAsia" w:cstheme="minorHAnsi"/>
          <w:lang w:val="en-US"/>
          <w:rPrChange w:id="322" w:author="Max Lindmark" w:date="2019-09-24T15:41:00Z">
            <w:rPr>
              <w:rFonts w:eastAsiaTheme="minorEastAsia" w:cstheme="minorHAnsi"/>
            </w:rPr>
          </w:rPrChange>
        </w:rPr>
        <w:t>average habitat temperatures rarely exceed optimum temperatures</w:t>
      </w:r>
      <w:r w:rsidR="00384D5B" w:rsidRPr="00364D0F">
        <w:rPr>
          <w:rFonts w:eastAsiaTheme="minorEastAsia" w:cstheme="minorHAnsi"/>
          <w:lang w:val="en-US"/>
          <w:rPrChange w:id="323" w:author="Max Lindmark" w:date="2019-09-24T15:41:00Z">
            <w:rPr>
              <w:rFonts w:eastAsiaTheme="minorEastAsia" w:cstheme="minorHAnsi"/>
            </w:rPr>
          </w:rPrChange>
        </w:rPr>
        <w:t xml:space="preserve"> and the response along a spatial gradient is rarely unimodal</w:t>
      </w:r>
      <w:r w:rsidR="008E1802" w:rsidRPr="00364D0F">
        <w:rPr>
          <w:rFonts w:eastAsiaTheme="minorEastAsia" w:cstheme="minorHAnsi"/>
          <w:lang w:val="en-US"/>
          <w:rPrChange w:id="324" w:author="Max Lindmark" w:date="2019-09-24T15:41:00Z">
            <w:rPr>
              <w:rFonts w:eastAsiaTheme="minorEastAsia" w:cstheme="minorHAnsi"/>
            </w:rPr>
          </w:rPrChange>
        </w:rPr>
        <w:t xml:space="preserve">. Therefore, average field growth rates across populations of a species is not necessarily the same as the average growth rates </w:t>
      </w:r>
      <w:r w:rsidR="007C3BBF" w:rsidRPr="00364D0F">
        <w:rPr>
          <w:rFonts w:eastAsiaTheme="minorEastAsia" w:cstheme="minorHAnsi"/>
          <w:lang w:val="en-US"/>
          <w:rPrChange w:id="325" w:author="Max Lindmark" w:date="2019-09-24T15:41:00Z">
            <w:rPr>
              <w:rFonts w:eastAsiaTheme="minorEastAsia" w:cstheme="minorHAnsi"/>
            </w:rPr>
          </w:rPrChange>
        </w:rPr>
        <w:t>within a population experiencing warming over time</w:t>
      </w:r>
      <w:r w:rsidR="006B5158" w:rsidRPr="00364D0F">
        <w:rPr>
          <w:rFonts w:eastAsiaTheme="minorEastAsia" w:cstheme="minorHAnsi"/>
          <w:lang w:val="en-US"/>
          <w:rPrChange w:id="326" w:author="Max Lindmark" w:date="2019-09-24T15:41:00Z">
            <w:rPr>
              <w:rFonts w:eastAsiaTheme="minorEastAsia" w:cstheme="minorHAnsi"/>
            </w:rPr>
          </w:rPrChange>
        </w:rPr>
        <w:t xml:space="preserve">, </w:t>
      </w:r>
      <w:r w:rsidR="009B2655" w:rsidRPr="00364D0F">
        <w:rPr>
          <w:rFonts w:eastAsiaTheme="minorEastAsia" w:cstheme="minorHAnsi"/>
          <w:lang w:val="en-US"/>
          <w:rPrChange w:id="327" w:author="Max Lindmark" w:date="2019-09-24T15:41:00Z">
            <w:rPr>
              <w:rFonts w:eastAsiaTheme="minorEastAsia" w:cstheme="minorHAnsi"/>
            </w:rPr>
          </w:rPrChange>
        </w:rPr>
        <w:t xml:space="preserve">as </w:t>
      </w:r>
      <w:r w:rsidR="006B5158" w:rsidRPr="00364D0F">
        <w:rPr>
          <w:rFonts w:eastAsiaTheme="minorEastAsia" w:cstheme="minorHAnsi"/>
          <w:lang w:val="en-US"/>
          <w:rPrChange w:id="328" w:author="Max Lindmark" w:date="2019-09-24T15:41:00Z">
            <w:rPr>
              <w:rFonts w:eastAsiaTheme="minorEastAsia" w:cstheme="minorHAnsi"/>
            </w:rPr>
          </w:rPrChange>
        </w:rPr>
        <w:t>the inferred thermal performance curves may have different shapes</w:t>
      </w:r>
      <w:r w:rsidR="007C3BBF" w:rsidRPr="00364D0F">
        <w:rPr>
          <w:rFonts w:eastAsiaTheme="minorEastAsia" w:cstheme="minorHAnsi"/>
          <w:lang w:val="en-US"/>
          <w:rPrChange w:id="329" w:author="Max Lindmark" w:date="2019-09-24T15:41:00Z">
            <w:rPr>
              <w:rFonts w:eastAsiaTheme="minorEastAsia" w:cstheme="minorHAnsi"/>
            </w:rPr>
          </w:rPrChange>
        </w:rPr>
        <w:t>.</w:t>
      </w:r>
      <w:r w:rsidR="00621AD4" w:rsidRPr="00364D0F">
        <w:rPr>
          <w:rFonts w:eastAsiaTheme="minorEastAsia" w:cstheme="minorHAnsi"/>
          <w:lang w:val="en-US"/>
          <w:rPrChange w:id="330" w:author="Max Lindmark" w:date="2019-09-24T15:41:00Z">
            <w:rPr>
              <w:rFonts w:eastAsiaTheme="minorEastAsia" w:cstheme="minorHAnsi"/>
            </w:rPr>
          </w:rPrChange>
        </w:rPr>
        <w:t xml:space="preserve"> </w:t>
      </w:r>
      <w:r w:rsidR="004A3987" w:rsidRPr="00364D0F">
        <w:rPr>
          <w:rFonts w:eastAsiaTheme="minorEastAsia" w:cstheme="minorHAnsi"/>
          <w:lang w:val="en-US"/>
          <w:rPrChange w:id="331" w:author="Max Lindmark" w:date="2019-09-24T15:41:00Z">
            <w:rPr>
              <w:rFonts w:eastAsiaTheme="minorEastAsia" w:cstheme="minorHAnsi"/>
            </w:rPr>
          </w:rPrChange>
        </w:rPr>
        <w:t xml:space="preserve">The latter might however be more relevant in the context of global warming. </w:t>
      </w:r>
      <w:r w:rsidR="0045571D" w:rsidRPr="00364D0F">
        <w:rPr>
          <w:rFonts w:eastAsiaTheme="minorEastAsia" w:cstheme="minorHAnsi"/>
          <w:color w:val="FF0000"/>
          <w:lang w:val="en-US"/>
          <w:rPrChange w:id="332" w:author="Max Lindmark" w:date="2019-09-24T15:41:00Z">
            <w:rPr>
              <w:rFonts w:eastAsiaTheme="minorEastAsia" w:cstheme="minorHAnsi"/>
              <w:color w:val="FF0000"/>
            </w:rPr>
          </w:rPrChange>
        </w:rPr>
        <w:t>Better exemplify unknown about T_opt being size dep (cite morita) and exponent being constant in this section.</w:t>
      </w:r>
    </w:p>
    <w:p w14:paraId="03E4C7C5" w14:textId="7E4326F2" w:rsidR="00C26C97" w:rsidRPr="00364D0F" w:rsidRDefault="00035088" w:rsidP="002E04C9">
      <w:pPr>
        <w:spacing w:line="480" w:lineRule="auto"/>
        <w:ind w:firstLine="284"/>
        <w:contextualSpacing/>
        <w:jc w:val="both"/>
        <w:rPr>
          <w:rFonts w:eastAsiaTheme="minorEastAsia" w:cstheme="minorHAnsi"/>
          <w:lang w:val="en-US"/>
        </w:rPr>
      </w:pPr>
      <w:r w:rsidRPr="00364D0F">
        <w:rPr>
          <w:rFonts w:eastAsiaTheme="minorEastAsia" w:cstheme="minorHAnsi"/>
          <w:lang w:val="en-US"/>
          <w:rPrChange w:id="333" w:author="Max Lindmark" w:date="2019-09-24T15:41:00Z">
            <w:rPr>
              <w:rFonts w:eastAsiaTheme="minorEastAsia" w:cstheme="minorHAnsi"/>
            </w:rPr>
          </w:rPrChange>
        </w:rPr>
        <w:t xml:space="preserve">Another potential issue </w:t>
      </w:r>
      <w:r w:rsidR="00872EE1" w:rsidRPr="00364D0F">
        <w:rPr>
          <w:rFonts w:eastAsiaTheme="minorEastAsia" w:cstheme="minorHAnsi"/>
          <w:lang w:val="en-US"/>
          <w:rPrChange w:id="334" w:author="Max Lindmark" w:date="2019-09-24T15:41:00Z">
            <w:rPr>
              <w:rFonts w:eastAsiaTheme="minorEastAsia" w:cstheme="minorHAnsi"/>
            </w:rPr>
          </w:rPrChange>
        </w:rPr>
        <w:t xml:space="preserve">that </w:t>
      </w:r>
      <w:r w:rsidR="00A11769" w:rsidRPr="00364D0F">
        <w:rPr>
          <w:rFonts w:eastAsiaTheme="minorEastAsia" w:cstheme="minorHAnsi"/>
          <w:lang w:val="en-US"/>
          <w:rPrChange w:id="335" w:author="Max Lindmark" w:date="2019-09-24T15:41:00Z">
            <w:rPr>
              <w:rFonts w:eastAsiaTheme="minorEastAsia" w:cstheme="minorHAnsi"/>
            </w:rPr>
          </w:rPrChange>
        </w:rPr>
        <w:t>limits our understanding of how body growth rates scale</w:t>
      </w:r>
      <w:commentRangeStart w:id="336"/>
      <w:r w:rsidR="00A11769" w:rsidRPr="00364D0F">
        <w:rPr>
          <w:rFonts w:eastAsiaTheme="minorEastAsia" w:cstheme="minorHAnsi"/>
          <w:lang w:val="en-US"/>
          <w:rPrChange w:id="337" w:author="Max Lindmark" w:date="2019-09-24T15:41:00Z">
            <w:rPr>
              <w:rFonts w:eastAsiaTheme="minorEastAsia" w:cstheme="minorHAnsi"/>
            </w:rPr>
          </w:rPrChange>
        </w:rPr>
        <w:t xml:space="preserve"> </w:t>
      </w:r>
      <w:commentRangeEnd w:id="336"/>
      <w:r w:rsidR="00FE7981">
        <w:rPr>
          <w:rStyle w:val="CommentReference"/>
        </w:rPr>
        <w:commentReference w:id="336"/>
      </w:r>
      <w:r w:rsidR="00A11769" w:rsidRPr="00364D0F">
        <w:rPr>
          <w:rFonts w:eastAsiaTheme="minorEastAsia" w:cstheme="minorHAnsi"/>
          <w:lang w:val="en-US"/>
          <w:rPrChange w:id="338" w:author="Max Lindmark" w:date="2019-09-24T15:41:00Z">
            <w:rPr>
              <w:rFonts w:eastAsiaTheme="minorEastAsia" w:cstheme="minorHAnsi"/>
            </w:rPr>
          </w:rPrChange>
        </w:rPr>
        <w:t xml:space="preserve">is that </w:t>
      </w:r>
      <w:r w:rsidR="00366F98" w:rsidRPr="00364D0F">
        <w:rPr>
          <w:rFonts w:eastAsiaTheme="minorEastAsia" w:cstheme="minorHAnsi"/>
          <w:lang w:val="en-US"/>
          <w:rPrChange w:id="339" w:author="Max Lindmark" w:date="2019-09-24T15:41:00Z">
            <w:rPr>
              <w:rFonts w:eastAsiaTheme="minorEastAsia" w:cstheme="minorHAnsi"/>
            </w:rPr>
          </w:rPrChange>
        </w:rPr>
        <w:t xml:space="preserve">the effects of temperature and body mass are </w:t>
      </w:r>
      <w:r w:rsidR="00806782" w:rsidRPr="00364D0F">
        <w:rPr>
          <w:rFonts w:eastAsiaTheme="minorEastAsia" w:cstheme="minorHAnsi"/>
          <w:lang w:val="en-US"/>
          <w:rPrChange w:id="340" w:author="Max Lindmark" w:date="2019-09-24T15:41:00Z">
            <w:rPr>
              <w:rFonts w:eastAsiaTheme="minorEastAsia" w:cstheme="minorHAnsi"/>
            </w:rPr>
          </w:rPrChange>
        </w:rPr>
        <w:t xml:space="preserve">commonly </w:t>
      </w:r>
      <w:r w:rsidR="00366F98" w:rsidRPr="00364D0F">
        <w:rPr>
          <w:rFonts w:eastAsiaTheme="minorEastAsia" w:cstheme="minorHAnsi"/>
          <w:lang w:val="en-US"/>
          <w:rPrChange w:id="341" w:author="Max Lindmark" w:date="2019-09-24T15:41:00Z">
            <w:rPr>
              <w:rFonts w:eastAsiaTheme="minorEastAsia" w:cstheme="minorHAnsi"/>
            </w:rPr>
          </w:rPrChange>
        </w:rPr>
        <w:t>assumed to be independent</w:t>
      </w:r>
      <w:r w:rsidR="00806782" w:rsidRPr="00364D0F">
        <w:rPr>
          <w:rFonts w:eastAsiaTheme="minorEastAsia" w:cstheme="minorHAnsi"/>
          <w:lang w:val="en-US"/>
          <w:rPrChange w:id="342" w:author="Max Lindmark" w:date="2019-09-24T15:41:00Z">
            <w:rPr>
              <w:rFonts w:eastAsiaTheme="minorEastAsia" w:cstheme="minorHAnsi"/>
            </w:rPr>
          </w:rPrChange>
        </w:rPr>
        <w:t xml:space="preserve"> </w:t>
      </w:r>
      <w:r w:rsidR="00477551" w:rsidRPr="00DD2263">
        <w:rPr>
          <w:rFonts w:eastAsiaTheme="minorEastAsia" w:cstheme="minorHAnsi"/>
        </w:rPr>
        <w:fldChar w:fldCharType="begin"/>
      </w:r>
      <w:r w:rsidR="00975497" w:rsidRPr="00364D0F">
        <w:rPr>
          <w:rFonts w:eastAsiaTheme="minorEastAsia" w:cstheme="minorHAnsi"/>
          <w:lang w:val="en-US"/>
          <w:rPrChange w:id="343" w:author="Max Lindmark" w:date="2019-09-24T15:41:00Z">
            <w:rPr>
              <w:rFonts w:eastAsiaTheme="minorEastAsia" w:cstheme="minorHAnsi"/>
            </w:rPr>
          </w:rPrChange>
        </w:rPr>
        <w:instrText xml:space="preserve"> ADDIN ZOTERO_ITEM CSL_CITATION {"citationID":"v61XyEmV","properties":{"formattedCitation":"(Zuo {\\i{}et al.} 2012; Sibly {\\i{}et al.} 2015)","plainCitation":"(Zuo et al. 2012; Sibly et al. 2015)","noteIndex":0},"citationItems":[{"id":790,"uris":["http://zotero.org/users/local/FTg3Qpza/items/QSDEU9UC"],"uri":["http://zotero.org/users/local/FTg3Qpza/items/QSDEU9UC"],"itemData":{"id":790,"type":"article-journal","title":"A general model for effects of temperature on ectotherm ontogenetic growth and development","container-title":"Proceedings of the Royal Society of London B: Biological Sciences","page":"1840–1846","volume":"279","issue":"1734","abstract":"The temperature size rule (TSR) is the tendency for ectotherms to develop faster but mature at smaller body sizes at higher temperatures. It can be explained by a simple model in which the rate of growth or biomass accumulation and the rate of development have different temperature dependence. The model accounts for both TSR and the less frequently observed reverse-TSR, predicts the fraction of energy allocated to maintenance and synthesis over the course of development, and also predicts that less total energy is expended when developing at warmer temperatures for TSR and vice versa for reverse-TSR. It has important implications for effects of climate change on ectothermic animals.","DOI":"10.1098/rspb.2011.2000","note":"PMID: 22130604","author":[{"family":"Zuo","given":"W"},{"family":"Moses","given":"M E"},{"family":"West","given":"G B"},{"family":"Hou","given":"C"},{"family":"Brown","given":"J H"}],"issued":{"date-parts":[["2012"]]}}},{"id":523,"uris":["http://zotero.org/users/local/FTg3Qpza/items/7TWHEM4Q"],"uri":["http://zotero.org/users/local/FTg3Qpza/items/7TWHEM4Q"],"itemData":{"id":523,"type":"article-journal","title":"Fundamental insights into ontogenetic growth from theory and fish","container-title":"Proceedings of the National Academy of Sciences, USA","page":"13934–13939","volume":"112","issue":"45","author":[{"family":"Sibly","given":"R M"},{"family":"Baker","given":"J"},{"family":"Grady","given":"J M"},{"family":"Luna","given":"S M"},{"family":"Kodric-Brown","given":"A"},{"family":"Venditti","given":"C"},{"family":"Brown","given":"J H"}],"issued":{"date-parts":[["2015"]]}}}],"schema":"https://github.com/citation-style-language/schema/raw/master/csl-citation.json"} </w:instrText>
      </w:r>
      <w:r w:rsidR="00477551" w:rsidRPr="00DD2263">
        <w:rPr>
          <w:rFonts w:eastAsiaTheme="minorEastAsia" w:cstheme="minorHAnsi"/>
        </w:rPr>
        <w:fldChar w:fldCharType="separate"/>
      </w:r>
      <w:r w:rsidR="00A82F71" w:rsidRPr="00364D0F">
        <w:rPr>
          <w:rFonts w:cstheme="minorHAnsi"/>
          <w:lang w:val="en-US"/>
          <w:rPrChange w:id="344" w:author="Max Lindmark" w:date="2019-09-24T15:41:00Z">
            <w:rPr>
              <w:rFonts w:cstheme="minorHAnsi"/>
            </w:rPr>
          </w:rPrChange>
        </w:rPr>
        <w:t xml:space="preserve">(Zuo </w:t>
      </w:r>
      <w:r w:rsidR="00A82F71" w:rsidRPr="00364D0F">
        <w:rPr>
          <w:rFonts w:cstheme="minorHAnsi"/>
          <w:i/>
          <w:iCs/>
          <w:lang w:val="en-US"/>
          <w:rPrChange w:id="345" w:author="Max Lindmark" w:date="2019-09-24T15:41:00Z">
            <w:rPr>
              <w:rFonts w:cstheme="minorHAnsi"/>
              <w:i/>
              <w:iCs/>
            </w:rPr>
          </w:rPrChange>
        </w:rPr>
        <w:t>et al.</w:t>
      </w:r>
      <w:r w:rsidR="00A82F71" w:rsidRPr="00364D0F">
        <w:rPr>
          <w:rFonts w:cstheme="minorHAnsi"/>
          <w:lang w:val="en-US"/>
          <w:rPrChange w:id="346" w:author="Max Lindmark" w:date="2019-09-24T15:41:00Z">
            <w:rPr>
              <w:rFonts w:cstheme="minorHAnsi"/>
            </w:rPr>
          </w:rPrChange>
        </w:rPr>
        <w:t xml:space="preserve"> 2012; Sibly </w:t>
      </w:r>
      <w:r w:rsidR="00A82F71" w:rsidRPr="00364D0F">
        <w:rPr>
          <w:rFonts w:cstheme="minorHAnsi"/>
          <w:i/>
          <w:iCs/>
          <w:lang w:val="en-US"/>
          <w:rPrChange w:id="347" w:author="Max Lindmark" w:date="2019-09-24T15:41:00Z">
            <w:rPr>
              <w:rFonts w:cstheme="minorHAnsi"/>
              <w:i/>
              <w:iCs/>
            </w:rPr>
          </w:rPrChange>
        </w:rPr>
        <w:t>et al.</w:t>
      </w:r>
      <w:r w:rsidR="00A82F71" w:rsidRPr="00364D0F">
        <w:rPr>
          <w:rFonts w:cstheme="minorHAnsi"/>
          <w:lang w:val="en-US"/>
          <w:rPrChange w:id="348" w:author="Max Lindmark" w:date="2019-09-24T15:41:00Z">
            <w:rPr>
              <w:rFonts w:cstheme="minorHAnsi"/>
            </w:rPr>
          </w:rPrChange>
        </w:rPr>
        <w:t xml:space="preserve"> 2015)</w:t>
      </w:r>
      <w:r w:rsidR="00477551" w:rsidRPr="00DD2263">
        <w:rPr>
          <w:rFonts w:eastAsiaTheme="minorEastAsia" w:cstheme="minorHAnsi"/>
        </w:rPr>
        <w:fldChar w:fldCharType="end"/>
      </w:r>
      <w:r w:rsidR="00DB1CEB" w:rsidRPr="00364D0F">
        <w:rPr>
          <w:rFonts w:eastAsiaTheme="minorEastAsia" w:cstheme="minorHAnsi"/>
          <w:lang w:val="en-US"/>
          <w:rPrChange w:id="349" w:author="Max Lindmark" w:date="2019-09-24T15:41:00Z">
            <w:rPr>
              <w:rFonts w:eastAsiaTheme="minorEastAsia" w:cstheme="minorHAnsi"/>
            </w:rPr>
          </w:rPrChange>
        </w:rPr>
        <w:t>. This could lead to biases when normalizing rates to a sp</w:t>
      </w:r>
      <w:r w:rsidR="00806782" w:rsidRPr="00364D0F">
        <w:rPr>
          <w:rFonts w:eastAsiaTheme="minorEastAsia" w:cstheme="minorHAnsi"/>
          <w:lang w:val="en-US"/>
          <w:rPrChange w:id="350" w:author="Max Lindmark" w:date="2019-09-24T15:41:00Z">
            <w:rPr>
              <w:rFonts w:eastAsiaTheme="minorEastAsia" w:cstheme="minorHAnsi"/>
            </w:rPr>
          </w:rPrChange>
        </w:rPr>
        <w:t>ecific body mass or temperature</w:t>
      </w:r>
      <w:r w:rsidR="00DB1CEB" w:rsidRPr="00364D0F">
        <w:rPr>
          <w:rFonts w:eastAsiaTheme="minorEastAsia" w:cstheme="minorHAnsi"/>
          <w:lang w:val="en-US"/>
          <w:rPrChange w:id="351" w:author="Max Lindmark" w:date="2019-09-24T15:41:00Z">
            <w:rPr>
              <w:rFonts w:eastAsiaTheme="minorEastAsia" w:cstheme="minorHAnsi"/>
            </w:rPr>
          </w:rPrChange>
        </w:rPr>
        <w:t xml:space="preserve"> if</w:t>
      </w:r>
      <w:r w:rsidR="00A82F71" w:rsidRPr="00364D0F">
        <w:rPr>
          <w:rFonts w:eastAsiaTheme="minorEastAsia" w:cstheme="minorHAnsi"/>
          <w:lang w:val="en-US"/>
          <w:rPrChange w:id="352" w:author="Max Lindmark" w:date="2019-09-24T15:41:00Z">
            <w:rPr>
              <w:rFonts w:eastAsiaTheme="minorEastAsia" w:cstheme="minorHAnsi"/>
            </w:rPr>
          </w:rPrChange>
        </w:rPr>
        <w:t xml:space="preserve"> </w:t>
      </w:r>
      <w:r w:rsidR="00DB1CEB" w:rsidRPr="00364D0F">
        <w:rPr>
          <w:rFonts w:eastAsiaTheme="minorEastAsia" w:cstheme="minorHAnsi"/>
          <w:lang w:val="en-US"/>
          <w:rPrChange w:id="353" w:author="Max Lindmark" w:date="2019-09-24T15:41:00Z">
            <w:rPr>
              <w:rFonts w:eastAsiaTheme="minorEastAsia" w:cstheme="minorHAnsi"/>
            </w:rPr>
          </w:rPrChange>
        </w:rPr>
        <w:t xml:space="preserve">the </w:t>
      </w:r>
      <w:r w:rsidR="0065034E" w:rsidRPr="00364D0F">
        <w:rPr>
          <w:rFonts w:eastAsiaTheme="minorEastAsia" w:cstheme="minorHAnsi"/>
          <w:lang w:val="en-US"/>
          <w:rPrChange w:id="354" w:author="Max Lindmark" w:date="2019-09-24T15:41:00Z">
            <w:rPr>
              <w:rFonts w:eastAsiaTheme="minorEastAsia" w:cstheme="minorHAnsi"/>
            </w:rPr>
          </w:rPrChange>
        </w:rPr>
        <w:t>effect of body size</w:t>
      </w:r>
      <w:r w:rsidR="00DB1CEB" w:rsidRPr="00364D0F">
        <w:rPr>
          <w:rFonts w:eastAsiaTheme="minorEastAsia" w:cstheme="minorHAnsi"/>
          <w:lang w:val="en-US"/>
          <w:rPrChange w:id="355" w:author="Max Lindmark" w:date="2019-09-24T15:41:00Z">
            <w:rPr>
              <w:rFonts w:eastAsiaTheme="minorEastAsia" w:cstheme="minorHAnsi"/>
            </w:rPr>
          </w:rPrChange>
        </w:rPr>
        <w:t xml:space="preserve"> </w:t>
      </w:r>
      <w:r w:rsidR="00806782" w:rsidRPr="00364D0F">
        <w:rPr>
          <w:rFonts w:eastAsiaTheme="minorEastAsia" w:cstheme="minorHAnsi"/>
          <w:lang w:val="en-US"/>
          <w:rPrChange w:id="356" w:author="Max Lindmark" w:date="2019-09-24T15:41:00Z">
            <w:rPr>
              <w:rFonts w:eastAsiaTheme="minorEastAsia" w:cstheme="minorHAnsi"/>
            </w:rPr>
          </w:rPrChange>
        </w:rPr>
        <w:t>is</w:t>
      </w:r>
      <w:r w:rsidR="00DB1CEB" w:rsidRPr="00364D0F">
        <w:rPr>
          <w:rFonts w:eastAsiaTheme="minorEastAsia" w:cstheme="minorHAnsi"/>
          <w:lang w:val="en-US"/>
          <w:rPrChange w:id="357" w:author="Max Lindmark" w:date="2019-09-24T15:41:00Z">
            <w:rPr>
              <w:rFonts w:eastAsiaTheme="minorEastAsia" w:cstheme="minorHAnsi"/>
            </w:rPr>
          </w:rPrChange>
        </w:rPr>
        <w:t xml:space="preserve"> not identical at different temperatures</w:t>
      </w:r>
      <w:r w:rsidR="00A82F71" w:rsidRPr="00364D0F">
        <w:rPr>
          <w:rFonts w:eastAsiaTheme="minorEastAsia" w:cstheme="minorHAnsi"/>
          <w:lang w:val="en-US"/>
          <w:rPrChange w:id="358" w:author="Max Lindmark" w:date="2019-09-24T15:41:00Z">
            <w:rPr>
              <w:rFonts w:eastAsiaTheme="minorEastAsia" w:cstheme="minorHAnsi"/>
            </w:rPr>
          </w:rPrChange>
        </w:rPr>
        <w:t>.</w:t>
      </w:r>
      <w:r w:rsidR="00BF7AD0" w:rsidRPr="00364D0F">
        <w:rPr>
          <w:rFonts w:eastAsiaTheme="minorEastAsia" w:cstheme="minorHAnsi"/>
          <w:lang w:val="en-US"/>
          <w:rPrChange w:id="359" w:author="Max Lindmark" w:date="2019-09-24T15:41:00Z">
            <w:rPr>
              <w:rFonts w:eastAsiaTheme="minorEastAsia" w:cstheme="minorHAnsi"/>
            </w:rPr>
          </w:rPrChange>
        </w:rPr>
        <w:t xml:space="preserve"> </w:t>
      </w:r>
      <w:r w:rsidR="005F077D" w:rsidRPr="00364D0F">
        <w:rPr>
          <w:rFonts w:eastAsiaTheme="minorEastAsia" w:cstheme="minorHAnsi"/>
          <w:lang w:val="en-US"/>
          <w:rPrChange w:id="360" w:author="Max Lindmark" w:date="2019-09-24T15:41:00Z">
            <w:rPr>
              <w:rFonts w:eastAsiaTheme="minorEastAsia" w:cstheme="minorHAnsi"/>
            </w:rPr>
          </w:rPrChange>
        </w:rPr>
        <w:t xml:space="preserve">In fact, interactions between </w:t>
      </w:r>
      <w:r w:rsidR="00216C3A" w:rsidRPr="00364D0F">
        <w:rPr>
          <w:rFonts w:eastAsiaTheme="minorEastAsia" w:cstheme="minorHAnsi"/>
          <w:lang w:val="en-US"/>
          <w:rPrChange w:id="361" w:author="Max Lindmark" w:date="2019-09-24T15:41:00Z">
            <w:rPr>
              <w:rFonts w:eastAsiaTheme="minorEastAsia" w:cstheme="minorHAnsi"/>
            </w:rPr>
          </w:rPrChange>
        </w:rPr>
        <w:t xml:space="preserve">temperature and mass </w:t>
      </w:r>
      <w:r w:rsidR="0045571D" w:rsidRPr="00364D0F">
        <w:rPr>
          <w:rFonts w:eastAsiaTheme="minorEastAsia" w:cstheme="minorHAnsi"/>
          <w:lang w:val="en-US"/>
          <w:rPrChange w:id="362" w:author="Max Lindmark" w:date="2019-09-24T15:41:00Z">
            <w:rPr>
              <w:rFonts w:eastAsiaTheme="minorEastAsia" w:cstheme="minorHAnsi"/>
            </w:rPr>
          </w:rPrChange>
        </w:rPr>
        <w:t>are fairly common in the literature</w:t>
      </w:r>
      <w:r w:rsidR="00A825A7" w:rsidRPr="00364D0F">
        <w:rPr>
          <w:rFonts w:eastAsiaTheme="minorEastAsia" w:cstheme="minorHAnsi"/>
          <w:lang w:val="en-US"/>
          <w:rPrChange w:id="363" w:author="Max Lindmark" w:date="2019-09-24T15:41:00Z">
            <w:rPr>
              <w:rFonts w:eastAsiaTheme="minorEastAsia" w:cstheme="minorHAnsi"/>
            </w:rPr>
          </w:rPrChange>
        </w:rPr>
        <w:t xml:space="preserve">. For instance, </w:t>
      </w:r>
      <w:r w:rsidR="0045571D" w:rsidRPr="00364D0F">
        <w:rPr>
          <w:rFonts w:eastAsiaTheme="minorEastAsia" w:cstheme="minorHAnsi"/>
          <w:lang w:val="en-US"/>
          <w:rPrChange w:id="364" w:author="Max Lindmark" w:date="2019-09-24T15:41:00Z">
            <w:rPr>
              <w:rFonts w:eastAsiaTheme="minorEastAsia" w:cstheme="minorHAnsi"/>
            </w:rPr>
          </w:rPrChange>
        </w:rPr>
        <w:t xml:space="preserve">temperature-dependent mass-scaling exponents and the related finding of declines in optimum growth temperature with mass </w:t>
      </w:r>
      <w:r w:rsidR="0041423D" w:rsidRPr="00364D0F">
        <w:rPr>
          <w:rFonts w:eastAsiaTheme="minorEastAsia" w:cstheme="minorHAnsi"/>
          <w:lang w:val="en-US"/>
          <w:rPrChange w:id="365" w:author="Max Lindmark" w:date="2019-09-24T15:41:00Z">
            <w:rPr>
              <w:rFonts w:eastAsiaTheme="minorEastAsia" w:cstheme="minorHAnsi"/>
            </w:rPr>
          </w:rPrChange>
        </w:rPr>
        <w:t xml:space="preserve">have </w:t>
      </w:r>
      <w:r w:rsidR="00216C3A" w:rsidRPr="00364D0F">
        <w:rPr>
          <w:rFonts w:eastAsiaTheme="minorEastAsia" w:cstheme="minorHAnsi"/>
          <w:lang w:val="en-US"/>
          <w:rPrChange w:id="366" w:author="Max Lindmark" w:date="2019-09-24T15:41:00Z">
            <w:rPr>
              <w:rFonts w:eastAsiaTheme="minorEastAsia" w:cstheme="minorHAnsi"/>
            </w:rPr>
          </w:rPrChange>
        </w:rPr>
        <w:t xml:space="preserve">been found </w:t>
      </w:r>
      <w:r w:rsidR="00A27A06" w:rsidRPr="00364D0F">
        <w:rPr>
          <w:rFonts w:eastAsiaTheme="minorEastAsia" w:cstheme="minorHAnsi"/>
          <w:lang w:val="en-US"/>
          <w:rPrChange w:id="367" w:author="Max Lindmark" w:date="2019-09-24T15:41:00Z">
            <w:rPr>
              <w:rFonts w:eastAsiaTheme="minorEastAsia" w:cstheme="minorHAnsi"/>
            </w:rPr>
          </w:rPrChange>
        </w:rPr>
        <w:t>in experiments</w:t>
      </w:r>
      <w:r w:rsidR="00216C3A" w:rsidRPr="00364D0F">
        <w:rPr>
          <w:rFonts w:eastAsiaTheme="minorEastAsia" w:cstheme="minorHAnsi"/>
          <w:lang w:val="en-US"/>
          <w:rPrChange w:id="368" w:author="Max Lindmark" w:date="2019-09-24T15:41:00Z">
            <w:rPr>
              <w:rFonts w:eastAsiaTheme="minorEastAsia" w:cstheme="minorHAnsi"/>
            </w:rPr>
          </w:rPrChange>
        </w:rPr>
        <w:t xml:space="preserve"> of fish</w:t>
      </w:r>
      <w:r w:rsidR="004F7699" w:rsidRPr="00364D0F">
        <w:rPr>
          <w:rFonts w:eastAsiaTheme="minorEastAsia" w:cstheme="minorHAnsi"/>
          <w:lang w:val="en-US"/>
          <w:rPrChange w:id="369" w:author="Max Lindmark" w:date="2019-09-24T15:41:00Z">
            <w:rPr>
              <w:rFonts w:eastAsiaTheme="minorEastAsia" w:cstheme="minorHAnsi"/>
            </w:rPr>
          </w:rPrChange>
        </w:rPr>
        <w:t xml:space="preserve"> </w:t>
      </w:r>
      <w:r w:rsidR="004F7699" w:rsidRPr="00DD2263">
        <w:rPr>
          <w:rFonts w:eastAsiaTheme="minorEastAsia" w:cstheme="minorHAnsi"/>
        </w:rPr>
        <w:fldChar w:fldCharType="begin"/>
      </w:r>
      <w:r w:rsidR="004F7699" w:rsidRPr="00364D0F">
        <w:rPr>
          <w:rFonts w:eastAsiaTheme="minorEastAsia" w:cstheme="minorHAnsi"/>
          <w:lang w:val="en-US"/>
          <w:rPrChange w:id="370" w:author="Max Lindmark" w:date="2019-09-24T15:41:00Z">
            <w:rPr>
              <w:rFonts w:eastAsiaTheme="minorEastAsia" w:cstheme="minorHAnsi"/>
            </w:rPr>
          </w:rPrChange>
        </w:rPr>
        <w:instrText xml:space="preserve"> ADDIN ZOTERO_ITEM CSL_CITATION {"citationID":"9x5HPuQx","properties":{"formattedCitation":"(Fonds {\\i{}et al.} 1991; Bj\\uc0\\u246{}rnsson {\\i{}et al.} 2007; Garc\\uc0\\u237{}a Garc\\uc0\\u237{}a {\\i{}et al.} 2011)","plainCitation":"(Fonds et al. 1991; Björnsson et al. 2007; García García et al. 2011)","noteIndex":0},"citationItems":[{"id":1430,"uris":["http://zotero.org/users/local/FTg3Qpza/items/AXRI6HWG"],"uri":["http://zotero.org/users/local/FTg3Qpza/items/AXRI6HWG"],"itemData":{"id":1430,"type":"article-journal","title":"Metabolism, food consumption and growth of plaice (Pleuronectes platessa) and flounder (Platichthys flesus) in relation to fish size and temperature","container-title":"Netherlands Journal of Sea Research","page":"127-143","volume":"29","issue":"1-3","author":[{"family":"Fonds","given":"M"},{"family":"Cronie","given":"R"},{"family":"Vethaak","given":"A.D"},{"family":"Der Puyl","given":"P","non-dropping-particle":"van"}],"issued":{"date-parts":[["1991"]]}}},{"id":1630,"uris":["http://zotero.org/users/local/FTg3Qpza/items/HFRXIBLW"],"uri":["http://zotero.org/users/local/FTg3Qpza/items/HFRXIBLW"],"itemData":{"id":1630,"type":"article-journal","title":"Growth model for Atlantic cod (Gadus morhua): Effects of temperature and body weight on growth rate","container-title":"Aquaculture"</w:instrText>
      </w:r>
      <w:r w:rsidR="004F7699" w:rsidRPr="00DD2263">
        <w:rPr>
          <w:rFonts w:eastAsiaTheme="minorEastAsia" w:cstheme="minorHAnsi"/>
        </w:rPr>
        <w:instrText>,"page":"216-226","volume":"271","issue":"1-4","source":"Crossref","abstract":"Results from several laboratory experiments showed that at each temperature there was a linear relationship between the logarithms of specific growth rate (G%/day) and body weight (W g) of Atlantic cod fed to satiation: lnG = α + βlnW. Both α and β were found to be a function of temperature (T °C): α = a + bT + cT2; β = d + eT; a = −0.7620, b = 0.3982, c = − 0.0128, d = − 0.1500, e = −0.0239. The e-parameter was altered by 10% from the laboratory value (to e = − 0.0215) to tune the model in accordance with growth rate of large cod reared in sea cages in Norway. The model predicts that the optimal temperature for growth (Topt.G) declines with body weight: Topt.G = 15.57–0.8426lnW, i.e. 15.0, 13.0, 11.1 and 9.2 °C for 2, 20, 200 and 2000 g fish, respectively. The predicted growth rates at optimal temperature (Gmax) were 7.41, 2.62, 1.02 and 0.44%/day for 2, 20, 200 and 2000 g fish, respectively. Model calculations show that 30 g cod juveniles stocked in sea cages on 15 May have reached 1.6 and 2.1 kg by the end of the second year and 4.6 and 6.3 kg by the end of the third year, in Northwest Iceland and West Norway, respectively.","DOI":"10.1016/j.aquaculture.2007.06.026","ISSN":"00448486","title-short":"Growth model for Atlantic cod (Gadus morhua)","language":"en","author":[{"family":"Björnsson","given":"Björn"},{"family":"Steinarsson","given":"Agnar"},{"family":"Árnason","given":"Tómas"}],"issued":{"date-parts":[["2007",10]]}}},{"id":1632,"uris":["http://zotero.org/users/local/FTg3Qpza/items/25QXCI7N"],"uri":["http://zotero.org/users/local/FTg3Qpza/items/25QXCI7N"],"itemData":{"id":1632,"type":"article-journal","title":"Effect of the interaction between body weight and temperature on growth and maximum daily food intake in sharpsnout sea bream (Diplodus puntazzo)","container-title":"Aquaculture International","page":"131-141","volume":"19","issue":"1","source":"Crossref","abstract":"In experimental culture conditions in tanks, the effect of weight (W: 11–452 g) and temperature (T: 14–29°C) on the growth rate (SGR, % bw day-1) and maximum daily food intake (SFR, % bw day-1) in sharpsnout sea bream (Diplodus puntazzo) was studied. The po</w:instrText>
      </w:r>
      <w:r w:rsidR="004F7699" w:rsidRPr="00364D0F">
        <w:rPr>
          <w:rFonts w:eastAsiaTheme="minorEastAsia" w:cstheme="minorHAnsi"/>
          <w:lang w:val="en-US"/>
        </w:rPr>
        <w:instrText xml:space="preserve">ssible combined effect of both independent variables (W and T) was also analyzed by multiple regression analysis, </w:instrText>
      </w:r>
      <w:r w:rsidR="004F7699" w:rsidRPr="00DD2263">
        <w:rPr>
          <w:rFonts w:eastAsiaTheme="minorEastAsia" w:cstheme="minorHAnsi"/>
        </w:rPr>
        <w:instrText>ﬁ</w:instrText>
      </w:r>
      <w:r w:rsidR="004F7699" w:rsidRPr="00364D0F">
        <w:rPr>
          <w:rFonts w:eastAsiaTheme="minorEastAsia" w:cstheme="minorHAnsi"/>
          <w:lang w:val="en-US"/>
        </w:rPr>
        <w:instrText>tting the data to the equation Ln Y = Ln a ? b Ln W ? cT ? dT2 ? eT Ln W. Both SGR and SFR, and therefore feed ef</w:instrText>
      </w:r>
      <w:r w:rsidR="004F7699" w:rsidRPr="00DD2263">
        <w:rPr>
          <w:rFonts w:eastAsiaTheme="minorEastAsia" w:cstheme="minorHAnsi"/>
        </w:rPr>
        <w:instrText>ﬁ</w:instrText>
      </w:r>
      <w:r w:rsidR="004F7699" w:rsidRPr="00364D0F">
        <w:rPr>
          <w:rFonts w:eastAsiaTheme="minorEastAsia" w:cstheme="minorHAnsi"/>
          <w:lang w:val="en-US"/>
        </w:rPr>
        <w:instrText>ciency (FE = SGR/SFR), were signi</w:instrText>
      </w:r>
      <w:r w:rsidR="004F7699" w:rsidRPr="00DD2263">
        <w:rPr>
          <w:rFonts w:eastAsiaTheme="minorEastAsia" w:cstheme="minorHAnsi"/>
        </w:rPr>
        <w:instrText>ﬁ</w:instrText>
      </w:r>
      <w:r w:rsidR="004F7699" w:rsidRPr="00364D0F">
        <w:rPr>
          <w:rFonts w:eastAsiaTheme="minorEastAsia" w:cstheme="minorHAnsi"/>
          <w:lang w:val="en-US"/>
        </w:rPr>
        <w:instrText>cantly in</w:instrText>
      </w:r>
      <w:r w:rsidR="004F7699" w:rsidRPr="00DD2263">
        <w:rPr>
          <w:rFonts w:eastAsiaTheme="minorEastAsia" w:cstheme="minorHAnsi"/>
        </w:rPr>
        <w:instrText>ﬂ</w:instrText>
      </w:r>
      <w:r w:rsidR="004F7699" w:rsidRPr="00364D0F">
        <w:rPr>
          <w:rFonts w:eastAsiaTheme="minorEastAsia" w:cstheme="minorHAnsi"/>
          <w:lang w:val="en-US"/>
        </w:rPr>
        <w:instrText xml:space="preserve">uenced by the interaction between temperature and weight and may be expressed by means of the following equations: Ln SGR = -6.1705 ? 0.5809T - 0.0087T2 - 0.0249T Ln W (R2adj = 0.949; ANOVA P \\ 0.0001); Ln SFR = -4.8257 ? 0.4425T - 0.0063T2 - 0.0163T Ln W (R2adj = 0.964; ANOVA P \\ 0.0001).The results suggest that the optimum temperature for SGR and FE (TSGRopt and TFEopt), and the temperature at which the maximum SFR (TSFRmax) is reached, decreases with body weight, in accordance with the equations: TSGRopt = 33.297 - 1.435 Ln W; TFEopt = 29.332 - 1.890 Ln W; and TSFRmax = 34.941 - 1.304 Ln W, respectively. In this way, TSGRopt is 28.4, 26.7, and 24.7°C; TSFRmax is 30.5, 28.9, and 27.1°C and TFEopt is 22.9, 20.6, and 18°C for 30, 100 and 400 g body weight, respectively.","DOI":"10.1007/s10499-010-9347-2","ISSN":"0967-6120, 1573-143X","language":"en","author":[{"family":"García García","given":"Benjamín"},{"family":"Cerezo Valverde","given":"Jesús"},{"family":"Aguado-Giménez","given":"Felipe"},{"family":"García García","given":"José"},{"family":"Hernández","given":"María D."}],"issued":{"date-parts":[["2011",2]]}}}],"schema":"https://github.com/citation-style-language/schema/raw/master/csl-citation.json"} </w:instrText>
      </w:r>
      <w:r w:rsidR="004F7699" w:rsidRPr="00DD2263">
        <w:rPr>
          <w:rFonts w:eastAsiaTheme="minorEastAsia" w:cstheme="minorHAnsi"/>
        </w:rPr>
        <w:fldChar w:fldCharType="separate"/>
      </w:r>
      <w:r w:rsidR="004F7699" w:rsidRPr="00364D0F">
        <w:rPr>
          <w:rFonts w:cstheme="minorHAnsi"/>
          <w:lang w:val="en-US"/>
        </w:rPr>
        <w:t xml:space="preserve">(Fonds </w:t>
      </w:r>
      <w:r w:rsidR="004F7699" w:rsidRPr="00364D0F">
        <w:rPr>
          <w:rFonts w:cstheme="minorHAnsi"/>
          <w:i/>
          <w:iCs/>
          <w:lang w:val="en-US"/>
        </w:rPr>
        <w:t>et al.</w:t>
      </w:r>
      <w:r w:rsidR="004F7699" w:rsidRPr="00364D0F">
        <w:rPr>
          <w:rFonts w:cstheme="minorHAnsi"/>
          <w:lang w:val="en-US"/>
        </w:rPr>
        <w:t xml:space="preserve"> 1991; Björnsson </w:t>
      </w:r>
      <w:r w:rsidR="004F7699" w:rsidRPr="00364D0F">
        <w:rPr>
          <w:rFonts w:cstheme="minorHAnsi"/>
          <w:i/>
          <w:iCs/>
          <w:lang w:val="en-US"/>
        </w:rPr>
        <w:t>et al.</w:t>
      </w:r>
      <w:r w:rsidR="004F7699" w:rsidRPr="00364D0F">
        <w:rPr>
          <w:rFonts w:cstheme="minorHAnsi"/>
          <w:lang w:val="en-US"/>
        </w:rPr>
        <w:t xml:space="preserve"> 2007; García García </w:t>
      </w:r>
      <w:r w:rsidR="004F7699" w:rsidRPr="00364D0F">
        <w:rPr>
          <w:rFonts w:cstheme="minorHAnsi"/>
          <w:i/>
          <w:iCs/>
          <w:lang w:val="en-US"/>
        </w:rPr>
        <w:t>et al.</w:t>
      </w:r>
      <w:r w:rsidR="004F7699" w:rsidRPr="00364D0F">
        <w:rPr>
          <w:rFonts w:cstheme="minorHAnsi"/>
          <w:lang w:val="en-US"/>
        </w:rPr>
        <w:t xml:space="preserve"> 2011)</w:t>
      </w:r>
      <w:r w:rsidR="004F7699" w:rsidRPr="00DD2263">
        <w:rPr>
          <w:rFonts w:eastAsiaTheme="minorEastAsia" w:cstheme="minorHAnsi"/>
        </w:rPr>
        <w:fldChar w:fldCharType="end"/>
      </w:r>
      <w:r w:rsidR="00B26D6D" w:rsidRPr="00364D0F">
        <w:rPr>
          <w:rFonts w:eastAsiaTheme="minorEastAsia" w:cstheme="minorHAnsi"/>
          <w:lang w:val="en-US"/>
        </w:rPr>
        <w:t xml:space="preserve"> and </w:t>
      </w:r>
      <w:r w:rsidR="00216C3A" w:rsidRPr="00364D0F">
        <w:rPr>
          <w:rFonts w:eastAsiaTheme="minorEastAsia" w:cstheme="minorHAnsi"/>
          <w:lang w:val="en-US"/>
        </w:rPr>
        <w:t xml:space="preserve">also in other taxa e.g. </w:t>
      </w:r>
      <w:r w:rsidR="00B26D6D" w:rsidRPr="00364D0F">
        <w:rPr>
          <w:rFonts w:eastAsiaTheme="minorEastAsia" w:cstheme="minorHAnsi"/>
          <w:lang w:val="en-US"/>
        </w:rPr>
        <w:t xml:space="preserve">molluscs </w:t>
      </w:r>
      <w:r w:rsidR="009207C5" w:rsidRPr="00364D0F">
        <w:rPr>
          <w:rFonts w:eastAsiaTheme="minorEastAsia" w:cstheme="minorHAnsi"/>
          <w:lang w:val="en-US"/>
        </w:rPr>
        <w:t xml:space="preserve">and arthropods </w:t>
      </w:r>
      <w:r w:rsidR="009207C5" w:rsidRPr="00DD2263">
        <w:rPr>
          <w:rFonts w:eastAsiaTheme="minorEastAsia" w:cstheme="minorHAnsi"/>
        </w:rPr>
        <w:fldChar w:fldCharType="begin"/>
      </w:r>
      <w:r w:rsidR="009207C5" w:rsidRPr="00364D0F">
        <w:rPr>
          <w:rFonts w:eastAsiaTheme="minorEastAsia" w:cstheme="minorHAnsi"/>
          <w:lang w:val="en-US"/>
        </w:rPr>
        <w:instrText xml:space="preserve"> ADDIN ZOTERO_ITEM CSL_CITATION {"citationID":"yTVoILyz","properties":{"formattedCitation":"(Wyban {\\i{}et al.} 1995; Heasman {\\i{}et al.} 1996; Steinarsson &amp; Imsland 2003)","plainCitation":"(Wyban et al. 1995; Heasman et al. 1996; Steinarsson &amp; Imsland 2003)","noteIndex":0},"citationItems":[{"id":1644,"uris":["http://zotero.org/users/local/FTg3Qpza/items/JGEQE4JV"],"uri":["http://zotero.org/users/local/FTg3Qpza/items/JGEQE4JV"],"itemData":{"id":1644,"type":"article-journal","title":"Temperature effects on growth, feeding rate and feed conversion of the Pacific white shrimp (Penaeus vannamei)","container-title":"Aquaculture","page":"267-279","volume":"138","issue":"1","source":"ScienceDirect","abstract":"Effects of temperature on growth, feeding rate and feed conversion ratio (FCR) of juvenile Pacific white shrimp, Penaeus vannamei (Boone), were quantified in a series of four experiments. In each of experiments 1 to 3, a single size class of shrimp was reared at three constant temperatures (23, 27, 30 °C) and at an ambient temperature control (mean 26.2 °C). In the three experiments, mean shrimp stocking sizes were 3.9, 10.8 and 16.0 g, respectively. Shrimp growth and feeding rate increased directly with temperature in each experiment, but the increases varied among the three size classes so that thermal effects on growth and feeding were size-specific</w:instrText>
      </w:r>
      <w:r w:rsidR="009207C5" w:rsidRPr="00DD2263">
        <w:rPr>
          <w:rFonts w:eastAsiaTheme="minorEastAsia" w:cstheme="minorHAnsi"/>
        </w:rPr>
        <w:instrText>. FCR of small shrimp was not different among the three test temperatures while FCR of medium-and large-sized shrimp varied with temperature. Differences in growth response among size classes was the basis for a fourth experiment, in which two size classes were grown at three temperatures. Growth and feeding rate were again directly related to temperature and varied inversely with size. FCR was primarily related to size; larger shrimp grew less efficiently. Large temperature coefficients, particularly between 23 and 27 °C, demonstrate that P. vannamei growth is extremely sensitive to small changes in temperature. These data also indicate that temperature optima (temperature of fastest growth) is size-specific and decreases as shrimp size increases. For small shrimp (&lt; 5 g), temperature optima may be greater than 30 °C while for large shrimp, the temperature optimum is about 27 °C. These findings appear consistent with the distribution of P. vannamei during its natural life history. For P. vannamei farmers, these data indicate that for all sizes reduced growth and feeding can be expected when pond temperature is below 23 °C and for large shrimp when pond temperature is 30 °C or greater.","DOI":"10.1016/0044-8486(95)00032-1","ISSN":"0044-8486","journalAbbreviation":"Aquaculture","author":[{"family":"Wyban","given":"James"},{"family":"Walsh","given":"William A."},{"family":"Godin","given":"David M."}],"issued":{"date-parts":[["1995",12,15]]}}},{"id":1642,"uris":["http://zotero.org/users/local/FTg3Qpza/items/TFEEKNVY"],"uri":["http://zotero.org/users/local/FTg3Qpza/items/TFEEKNVY"],"itemData":{"id":1642,"type":"article-journal","title":"Ontogenetic changes in optimal rearing temperatures for the commercial scallop, Pecten fumatus Reeve","container-title":"Journal of Shellfish Research","page":"627-634","volume":"15","issue":"3","source":"researchers.mq.edu.au","ISSN":"0730-8000","language":"English","author":[{"family":"Heasman","given":"Michael P."},{"family":"O'Connor","given":"Wayne A."},{"family":"Frazer","given":"Allen W. J."}],"issued":{"date-parts":[["1996"]]}}},{"id":1647,"uris":["http://zotero.org/users/local/FTg3Qpza/items/74AXUIXN"],"uri":["http://zotero.org/users/local/FTg3Qpza</w:instrText>
      </w:r>
      <w:r w:rsidR="009207C5" w:rsidRPr="0093588F">
        <w:rPr>
          <w:rFonts w:eastAsiaTheme="minorEastAsia" w:cstheme="minorHAnsi"/>
          <w:lang w:val="en-US"/>
        </w:rPr>
        <w:instrText xml:space="preserve">/items/74AXUIXN"],"itemData":{"id":1647,"type":"article-journal","title":"Size dependent variation in optimum growth temperature of red abalone (Haliotis rufescens)","container-title":"Aquaculture","page":"353-362","volume":"224","issue":"1-4","source":"Crossref","abstract":"Six size groups of red abalone Haliotis rufescens (geometric mean shell lengths: 21, 25, 33, 66, 81 and 98 mm) were reared on a macroalgal diet for 4 months at seven different temperatures between 11 and 22 jC. The results demonstrate that red abalone exhibit size dependent variation in growth potential and temperature optimum for growth. The maximum growth rate was found to have a skewed, third degree polynomial relationship with shell length, reaching a maximum of 111 Am dayÀ1 at 38 mm shell length. The temperature optimum for growth was found to have a symmetrical, concave relationship with shell length from 16 mm to maturity, reaching a peak of 17.8 jC at 44 mm shell length. The minimum grow-out time from spat to market size on an optimum temperature regime was predicted less than 2 years. The results from the present study could contribute to an increase in the potential yield from landbased abalone farming.","DOI":"10.1016/S0044-8486(03)00241-2","ISSN":"00448486","language":"en","author":[{"family":"Steinarsson","given":"Agnar"},{"family":"Imsland","given":"Albert K"}],"issued":{"date-parts":[["2003",6]]}}}],"schema":"https://github.com/citation-style-language/schema/raw/master/csl-citation.json"} </w:instrText>
      </w:r>
      <w:r w:rsidR="009207C5" w:rsidRPr="00DD2263">
        <w:rPr>
          <w:rFonts w:eastAsiaTheme="minorEastAsia" w:cstheme="minorHAnsi"/>
        </w:rPr>
        <w:fldChar w:fldCharType="separate"/>
      </w:r>
      <w:r w:rsidR="009207C5" w:rsidRPr="0093588F">
        <w:rPr>
          <w:rFonts w:cstheme="minorHAnsi"/>
          <w:lang w:val="en-US"/>
        </w:rPr>
        <w:t xml:space="preserve">(Wyban </w:t>
      </w:r>
      <w:r w:rsidR="009207C5" w:rsidRPr="0093588F">
        <w:rPr>
          <w:rFonts w:cstheme="minorHAnsi"/>
          <w:i/>
          <w:iCs/>
          <w:lang w:val="en-US"/>
        </w:rPr>
        <w:t>et al.</w:t>
      </w:r>
      <w:r w:rsidR="009207C5" w:rsidRPr="0093588F">
        <w:rPr>
          <w:rFonts w:cstheme="minorHAnsi"/>
          <w:lang w:val="en-US"/>
        </w:rPr>
        <w:t xml:space="preserve"> 1995; Heasman </w:t>
      </w:r>
      <w:r w:rsidR="009207C5" w:rsidRPr="0093588F">
        <w:rPr>
          <w:rFonts w:cstheme="minorHAnsi"/>
          <w:i/>
          <w:iCs/>
          <w:lang w:val="en-US"/>
        </w:rPr>
        <w:t>et al.</w:t>
      </w:r>
      <w:r w:rsidR="009207C5" w:rsidRPr="0093588F">
        <w:rPr>
          <w:rFonts w:cstheme="minorHAnsi"/>
          <w:lang w:val="en-US"/>
        </w:rPr>
        <w:t xml:space="preserve"> 1996; Steinarsson &amp; Imsland 2003)</w:t>
      </w:r>
      <w:r w:rsidR="009207C5" w:rsidRPr="00DD2263">
        <w:rPr>
          <w:rFonts w:eastAsiaTheme="minorEastAsia" w:cstheme="minorHAnsi"/>
        </w:rPr>
        <w:fldChar w:fldCharType="end"/>
      </w:r>
      <w:r w:rsidR="0019121C" w:rsidRPr="0093588F">
        <w:rPr>
          <w:rFonts w:eastAsiaTheme="minorEastAsia" w:cstheme="minorHAnsi"/>
          <w:lang w:val="en-US"/>
        </w:rPr>
        <w:t xml:space="preserve">. </w:t>
      </w:r>
      <w:r w:rsidR="00351117" w:rsidRPr="00364D0F">
        <w:rPr>
          <w:rFonts w:eastAsiaTheme="minorEastAsia" w:cstheme="minorHAnsi"/>
          <w:lang w:val="en-US"/>
          <w:rPrChange w:id="371" w:author="Max Lindmark" w:date="2019-09-24T15:41:00Z">
            <w:rPr>
              <w:rFonts w:eastAsiaTheme="minorEastAsia" w:cstheme="minorHAnsi"/>
            </w:rPr>
          </w:rPrChange>
        </w:rPr>
        <w:t>However, the generality of temperature-size interactions has also been questione</w:t>
      </w:r>
      <w:r w:rsidR="00CB1C04" w:rsidRPr="00364D0F">
        <w:rPr>
          <w:rFonts w:eastAsiaTheme="minorEastAsia" w:cstheme="minorHAnsi"/>
          <w:lang w:val="en-US"/>
          <w:rPrChange w:id="372" w:author="Max Lindmark" w:date="2019-09-24T15:41:00Z">
            <w:rPr>
              <w:rFonts w:eastAsiaTheme="minorEastAsia" w:cstheme="minorHAnsi"/>
            </w:rPr>
          </w:rPrChange>
        </w:rPr>
        <w:t>d</w:t>
      </w:r>
      <w:r w:rsidR="00216C3A" w:rsidRPr="00364D0F">
        <w:rPr>
          <w:rFonts w:eastAsiaTheme="minorEastAsia" w:cstheme="minorHAnsi"/>
          <w:lang w:val="en-US"/>
          <w:rPrChange w:id="373" w:author="Max Lindmark" w:date="2019-09-24T15:41:00Z">
            <w:rPr>
              <w:rFonts w:eastAsiaTheme="minorEastAsia" w:cstheme="minorHAnsi"/>
            </w:rPr>
          </w:rPrChange>
        </w:rPr>
        <w:t xml:space="preserve"> </w:t>
      </w:r>
      <w:r w:rsidR="00216C3A" w:rsidRPr="0069393E">
        <w:rPr>
          <w:rFonts w:eastAsiaTheme="minorEastAsia" w:cstheme="minorHAnsi"/>
        </w:rPr>
        <w:fldChar w:fldCharType="begin"/>
      </w:r>
      <w:r w:rsidR="00216C3A" w:rsidRPr="00364D0F">
        <w:rPr>
          <w:rFonts w:eastAsiaTheme="minorEastAsia" w:cstheme="minorHAnsi"/>
          <w:lang w:val="en-US"/>
          <w:rPrChange w:id="374" w:author="Max Lindmark" w:date="2019-09-24T15:41:00Z">
            <w:rPr>
              <w:rFonts w:eastAsiaTheme="minorEastAsia" w:cstheme="minorHAnsi"/>
            </w:rPr>
          </w:rPrChange>
        </w:rPr>
        <w:instrText xml:space="preserve"> ADDIN ZOTERO_ITEM CSL_CITATION {"citationID":"15N1ZdeF","properties":{"formattedCitation":"(Elliott &amp; Hurley 1995)","plainCitation":"(Elliott &amp; Hurley 1995)","noteIndex":0},"citationItems":[{"id":1634,"uris":["http://zotero.org/users/local/FTg3Qpza/items/R5JLMCFQ"],"uri":["http://zotero.org/users/local/FTg3Qpza/items/R5JLMCFQ"],"itemData":{"id":1634,"type":"article-journal","title":"The Functional Relationship between Body Size and Growth Rate in Fish","container-title":"Functional Ecology","page":"625","volume":"9","issue":"4","source":"Crossref","DOI":"10.2307/2390153","ISSN":"02698463","language":"en","author":[{"family":"Elliott","given":"J. M."},{"family":"Hurley","given":"M. A."}],"issued":{"date-parts":[["1995",8]]}}}],"schema":"https://github.com/citation-style-language/schema/raw/master/csl-citation.json"} </w:instrText>
      </w:r>
      <w:r w:rsidR="00216C3A" w:rsidRPr="0069393E">
        <w:rPr>
          <w:rFonts w:eastAsiaTheme="minorEastAsia" w:cstheme="minorHAnsi"/>
        </w:rPr>
        <w:fldChar w:fldCharType="separate"/>
      </w:r>
      <w:r w:rsidR="00216C3A" w:rsidRPr="00364D0F">
        <w:rPr>
          <w:rFonts w:cstheme="minorHAnsi"/>
          <w:lang w:val="en-US"/>
          <w:rPrChange w:id="375" w:author="Max Lindmark" w:date="2019-09-24T15:41:00Z">
            <w:rPr>
              <w:rFonts w:cstheme="minorHAnsi"/>
            </w:rPr>
          </w:rPrChange>
        </w:rPr>
        <w:t>(Elliott &amp; Hurley 1995)</w:t>
      </w:r>
      <w:r w:rsidR="00216C3A" w:rsidRPr="0069393E">
        <w:rPr>
          <w:rFonts w:eastAsiaTheme="minorEastAsia" w:cstheme="minorHAnsi"/>
        </w:rPr>
        <w:fldChar w:fldCharType="end"/>
      </w:r>
      <w:r w:rsidR="00CB1C04" w:rsidRPr="00364D0F">
        <w:rPr>
          <w:rFonts w:eastAsiaTheme="minorEastAsia" w:cstheme="minorHAnsi"/>
          <w:lang w:val="en-US"/>
          <w:rPrChange w:id="376" w:author="Max Lindmark" w:date="2019-09-24T15:41:00Z">
            <w:rPr>
              <w:rFonts w:eastAsiaTheme="minorEastAsia" w:cstheme="minorHAnsi"/>
            </w:rPr>
          </w:rPrChange>
        </w:rPr>
        <w:t xml:space="preserve">, and </w:t>
      </w:r>
      <w:r w:rsidR="006D4AF6" w:rsidRPr="00364D0F">
        <w:rPr>
          <w:rFonts w:eastAsiaTheme="minorEastAsia" w:cstheme="minorHAnsi"/>
          <w:lang w:val="en-US"/>
          <w:rPrChange w:id="377" w:author="Max Lindmark" w:date="2019-09-24T15:41:00Z">
            <w:rPr>
              <w:rFonts w:eastAsiaTheme="minorEastAsia" w:cstheme="minorHAnsi"/>
            </w:rPr>
          </w:rPrChange>
        </w:rPr>
        <w:t xml:space="preserve">the size-scaling exponents of specific growth rates are </w:t>
      </w:r>
      <w:r w:rsidR="00216C3A" w:rsidRPr="00364D0F">
        <w:rPr>
          <w:rFonts w:eastAsiaTheme="minorEastAsia" w:cstheme="minorHAnsi"/>
          <w:lang w:val="en-US"/>
          <w:rPrChange w:id="378" w:author="Max Lindmark" w:date="2019-09-24T15:41:00Z">
            <w:rPr>
              <w:rFonts w:eastAsiaTheme="minorEastAsia" w:cstheme="minorHAnsi"/>
            </w:rPr>
          </w:rPrChange>
        </w:rPr>
        <w:t xml:space="preserve">also </w:t>
      </w:r>
      <w:commentRangeStart w:id="379"/>
      <w:r w:rsidR="00216C3A" w:rsidRPr="00364D0F">
        <w:rPr>
          <w:rFonts w:eastAsiaTheme="minorEastAsia" w:cstheme="minorHAnsi"/>
          <w:lang w:val="en-US"/>
          <w:rPrChange w:id="380" w:author="Max Lindmark" w:date="2019-09-24T15:41:00Z">
            <w:rPr>
              <w:rFonts w:eastAsiaTheme="minorEastAsia" w:cstheme="minorHAnsi"/>
            </w:rPr>
          </w:rPrChange>
        </w:rPr>
        <w:t xml:space="preserve">often </w:t>
      </w:r>
      <w:commentRangeEnd w:id="379"/>
      <w:r w:rsidR="00772B22">
        <w:rPr>
          <w:rStyle w:val="CommentReference"/>
        </w:rPr>
        <w:commentReference w:id="379"/>
      </w:r>
      <w:r w:rsidR="00216C3A" w:rsidRPr="00364D0F">
        <w:rPr>
          <w:rFonts w:eastAsiaTheme="minorEastAsia" w:cstheme="minorHAnsi"/>
          <w:lang w:val="en-US"/>
          <w:rPrChange w:id="381" w:author="Max Lindmark" w:date="2019-09-24T15:41:00Z">
            <w:rPr>
              <w:rFonts w:eastAsiaTheme="minorEastAsia" w:cstheme="minorHAnsi"/>
            </w:rPr>
          </w:rPrChange>
        </w:rPr>
        <w:t xml:space="preserve">found </w:t>
      </w:r>
      <w:r w:rsidR="006D4AF6" w:rsidRPr="00364D0F">
        <w:rPr>
          <w:rFonts w:eastAsiaTheme="minorEastAsia" w:cstheme="minorHAnsi"/>
          <w:lang w:val="en-US"/>
          <w:rPrChange w:id="382" w:author="Max Lindmark" w:date="2019-09-24T15:41:00Z">
            <w:rPr>
              <w:rFonts w:eastAsiaTheme="minorEastAsia" w:cstheme="minorHAnsi"/>
            </w:rPr>
          </w:rPrChange>
        </w:rPr>
        <w:t xml:space="preserve">to be </w:t>
      </w:r>
      <w:r w:rsidR="00CB1C04" w:rsidRPr="00364D0F">
        <w:rPr>
          <w:rFonts w:eastAsiaTheme="minorEastAsia" w:cstheme="minorHAnsi"/>
          <w:lang w:val="en-US"/>
          <w:rPrChange w:id="383" w:author="Max Lindmark" w:date="2019-09-24T15:41:00Z">
            <w:rPr>
              <w:rFonts w:eastAsiaTheme="minorEastAsia" w:cstheme="minorHAnsi"/>
            </w:rPr>
          </w:rPrChange>
        </w:rPr>
        <w:t>constant at different temperatures</w:t>
      </w:r>
      <w:r w:rsidR="00975497" w:rsidRPr="00364D0F">
        <w:rPr>
          <w:rFonts w:eastAsiaTheme="minorEastAsia" w:cstheme="minorHAnsi"/>
          <w:lang w:val="en-US"/>
          <w:rPrChange w:id="384" w:author="Max Lindmark" w:date="2019-09-24T15:41:00Z">
            <w:rPr>
              <w:rFonts w:eastAsiaTheme="minorEastAsia" w:cstheme="minorHAnsi"/>
            </w:rPr>
          </w:rPrChange>
        </w:rPr>
        <w:t xml:space="preserve"> </w:t>
      </w:r>
      <w:r w:rsidR="00975497" w:rsidRPr="0069393E">
        <w:rPr>
          <w:rFonts w:eastAsiaTheme="minorEastAsia" w:cstheme="minorHAnsi"/>
        </w:rPr>
        <w:fldChar w:fldCharType="begin"/>
      </w:r>
      <w:r w:rsidR="00C071D8" w:rsidRPr="00364D0F">
        <w:rPr>
          <w:rFonts w:eastAsiaTheme="minorEastAsia" w:cstheme="minorHAnsi"/>
          <w:lang w:val="en-US"/>
          <w:rPrChange w:id="385" w:author="Max Lindmark" w:date="2019-09-24T15:41:00Z">
            <w:rPr>
              <w:rFonts w:eastAsiaTheme="minorEastAsia" w:cstheme="minorHAnsi"/>
            </w:rPr>
          </w:rPrChange>
        </w:rPr>
        <w:instrText xml:space="preserve"> ADDIN ZOTERO_ITEM CSL_CITATION {"citationID":"dVkVrNCk","properties":{"formattedCitation":"(Brett &amp; Shelbourn 1975)","plainCitation":"(Brett &amp; Shelbourn 1975)","noteIndex":0},"citationItems":[{"id":1648,"uris":["http://zotero.org/users/local/FTg3Qpza/items/XYT98X67"],"uri":["http://zotero.org/users/local/FTg3Qpza/items/XYT98X67"],"itemData":{"id":1648,"type":"article-journal","title":"Growth Rate of Young Sockeye Salmon, Oncorhynchus ner</w:instrText>
      </w:r>
      <w:r w:rsidR="00C071D8" w:rsidRPr="00364D0F">
        <w:rPr>
          <w:rFonts w:eastAsiaTheme="minorEastAsia" w:cstheme="minorHAnsi"/>
          <w:lang w:val="en-US"/>
        </w:rPr>
        <w:instrText xml:space="preserve">ka, in Relation to Fish Size and Ration Level","container-title":"Canadian Journal of Fisheries and Aquatic Sciences","page":"2103-2110","volume":"32","issue":"11","DOI":"10.1139/f75-248","author":[{"family":"Brett","given":"J.R"},{"family":"Shelbourn","given":"J. E"}],"issued":{"date-parts":[["1975"]]}}}],"schema":"https://github.com/citation-style-language/schema/raw/master/csl-citation.json"} </w:instrText>
      </w:r>
      <w:r w:rsidR="00975497" w:rsidRPr="0069393E">
        <w:rPr>
          <w:rFonts w:eastAsiaTheme="minorEastAsia" w:cstheme="minorHAnsi"/>
        </w:rPr>
        <w:fldChar w:fldCharType="separate"/>
      </w:r>
      <w:r w:rsidR="00C071D8" w:rsidRPr="00364D0F">
        <w:rPr>
          <w:rFonts w:cstheme="minorHAnsi"/>
          <w:lang w:val="en-US"/>
        </w:rPr>
        <w:t>(Brett &amp; Shelbourn 1975)</w:t>
      </w:r>
      <w:r w:rsidR="00975497" w:rsidRPr="0069393E">
        <w:rPr>
          <w:rFonts w:eastAsiaTheme="minorEastAsia" w:cstheme="minorHAnsi"/>
        </w:rPr>
        <w:fldChar w:fldCharType="end"/>
      </w:r>
      <w:r w:rsidR="00CB1C04" w:rsidRPr="00364D0F">
        <w:rPr>
          <w:rFonts w:eastAsiaTheme="minorEastAsia" w:cstheme="minorHAnsi"/>
          <w:lang w:val="en-US"/>
        </w:rPr>
        <w:t xml:space="preserve">. </w:t>
      </w:r>
      <w:r w:rsidR="0069393E" w:rsidRPr="00364D0F">
        <w:rPr>
          <w:rFonts w:eastAsiaTheme="minorEastAsia" w:cstheme="minorHAnsi"/>
          <w:lang w:val="en-US"/>
          <w:rPrChange w:id="386" w:author="Max Lindmark" w:date="2019-09-24T15:41:00Z">
            <w:rPr>
              <w:rFonts w:eastAsiaTheme="minorEastAsia" w:cstheme="minorHAnsi"/>
            </w:rPr>
          </w:rPrChange>
        </w:rPr>
        <w:t xml:space="preserve">Understanding </w:t>
      </w:r>
      <w:r w:rsidR="00D57AF5" w:rsidRPr="00364D0F">
        <w:rPr>
          <w:rFonts w:eastAsiaTheme="minorEastAsia" w:cstheme="minorHAnsi"/>
          <w:lang w:val="en-US"/>
          <w:rPrChange w:id="387" w:author="Max Lindmark" w:date="2019-09-24T15:41:00Z">
            <w:rPr>
              <w:rFonts w:eastAsiaTheme="minorEastAsia" w:cstheme="minorHAnsi"/>
            </w:rPr>
          </w:rPrChange>
        </w:rPr>
        <w:t xml:space="preserve">the effects of body mass for </w:t>
      </w:r>
      <w:r w:rsidR="0069393E" w:rsidRPr="00364D0F">
        <w:rPr>
          <w:rFonts w:eastAsiaTheme="minorEastAsia" w:cstheme="minorHAnsi"/>
          <w:lang w:val="en-US"/>
          <w:rPrChange w:id="388" w:author="Max Lindmark" w:date="2019-09-24T15:41:00Z">
            <w:rPr>
              <w:rFonts w:eastAsiaTheme="minorEastAsia" w:cstheme="minorHAnsi"/>
            </w:rPr>
          </w:rPrChange>
        </w:rPr>
        <w:t xml:space="preserve">growth rates </w:t>
      </w:r>
      <w:r w:rsidR="00351117" w:rsidRPr="00364D0F">
        <w:rPr>
          <w:rFonts w:eastAsiaTheme="minorEastAsia" w:cstheme="minorHAnsi"/>
          <w:lang w:val="en-US"/>
          <w:rPrChange w:id="389" w:author="Max Lindmark" w:date="2019-09-24T15:41:00Z">
            <w:rPr>
              <w:rFonts w:eastAsiaTheme="minorEastAsia" w:cstheme="minorHAnsi"/>
            </w:rPr>
          </w:rPrChange>
        </w:rPr>
        <w:t xml:space="preserve">at different temperatures </w:t>
      </w:r>
      <w:r w:rsidR="0069393E" w:rsidRPr="00364D0F">
        <w:rPr>
          <w:rFonts w:eastAsiaTheme="minorEastAsia" w:cstheme="minorHAnsi"/>
          <w:lang w:val="en-US"/>
          <w:rPrChange w:id="390" w:author="Max Lindmark" w:date="2019-09-24T15:41:00Z">
            <w:rPr>
              <w:rFonts w:eastAsiaTheme="minorEastAsia" w:cstheme="minorHAnsi"/>
            </w:rPr>
          </w:rPrChange>
        </w:rPr>
        <w:t>is important</w:t>
      </w:r>
      <w:r w:rsidR="00EB09C9" w:rsidRPr="00364D0F">
        <w:rPr>
          <w:rFonts w:eastAsiaTheme="minorEastAsia" w:cstheme="minorHAnsi"/>
          <w:lang w:val="en-US"/>
          <w:rPrChange w:id="391" w:author="Max Lindmark" w:date="2019-09-24T15:41:00Z">
            <w:rPr>
              <w:rFonts w:eastAsiaTheme="minorEastAsia" w:cstheme="minorHAnsi"/>
            </w:rPr>
          </w:rPrChange>
        </w:rPr>
        <w:t xml:space="preserve">, </w:t>
      </w:r>
      <w:r w:rsidR="0069393E" w:rsidRPr="00364D0F">
        <w:rPr>
          <w:rFonts w:eastAsiaTheme="minorEastAsia" w:cstheme="minorHAnsi"/>
          <w:lang w:val="en-US"/>
          <w:rPrChange w:id="392" w:author="Max Lindmark" w:date="2019-09-24T15:41:00Z">
            <w:rPr>
              <w:rFonts w:eastAsiaTheme="minorEastAsia" w:cstheme="minorHAnsi"/>
            </w:rPr>
          </w:rPrChange>
        </w:rPr>
        <w:t xml:space="preserve">as decreasing </w:t>
      </w:r>
      <w:r w:rsidR="00351117" w:rsidRPr="00364D0F">
        <w:rPr>
          <w:rFonts w:eastAsiaTheme="minorEastAsia" w:cstheme="minorHAnsi"/>
          <w:lang w:val="en-US"/>
          <w:rPrChange w:id="393" w:author="Max Lindmark" w:date="2019-09-24T15:41:00Z">
            <w:rPr>
              <w:rFonts w:eastAsiaTheme="minorEastAsia" w:cstheme="minorHAnsi"/>
            </w:rPr>
          </w:rPrChange>
        </w:rPr>
        <w:t xml:space="preserve">mass-scaling exponents </w:t>
      </w:r>
      <w:r w:rsidR="00595356" w:rsidRPr="00364D0F">
        <w:rPr>
          <w:rFonts w:eastAsiaTheme="minorEastAsia" w:cstheme="minorHAnsi"/>
          <w:lang w:val="en-US"/>
          <w:rPrChange w:id="394" w:author="Max Lindmark" w:date="2019-09-24T15:41:00Z">
            <w:rPr>
              <w:rFonts w:eastAsiaTheme="minorEastAsia" w:cstheme="minorHAnsi"/>
            </w:rPr>
          </w:rPrChange>
        </w:rPr>
        <w:t xml:space="preserve">with warming </w:t>
      </w:r>
      <w:r w:rsidR="00351117" w:rsidRPr="00364D0F">
        <w:rPr>
          <w:rFonts w:eastAsiaTheme="minorEastAsia" w:cstheme="minorHAnsi"/>
          <w:lang w:val="en-US"/>
          <w:rPrChange w:id="395" w:author="Max Lindmark" w:date="2019-09-24T15:41:00Z">
            <w:rPr>
              <w:rFonts w:eastAsiaTheme="minorEastAsia" w:cstheme="minorHAnsi"/>
            </w:rPr>
          </w:rPrChange>
        </w:rPr>
        <w:t>implies lower optimum-temperatures for gro</w:t>
      </w:r>
      <w:r w:rsidR="004E0FA0" w:rsidRPr="00364D0F">
        <w:rPr>
          <w:rFonts w:eastAsiaTheme="minorEastAsia" w:cstheme="minorHAnsi"/>
          <w:lang w:val="en-US"/>
          <w:rPrChange w:id="396" w:author="Max Lindmark" w:date="2019-09-24T15:41:00Z">
            <w:rPr>
              <w:rFonts w:eastAsiaTheme="minorEastAsia" w:cstheme="minorHAnsi"/>
            </w:rPr>
          </w:rPrChange>
        </w:rPr>
        <w:t>wth as individuals grow in size</w:t>
      </w:r>
      <w:r w:rsidR="00A01A2B" w:rsidRPr="00364D0F">
        <w:rPr>
          <w:rFonts w:eastAsiaTheme="minorEastAsia" w:cstheme="minorHAnsi"/>
          <w:lang w:val="en-US"/>
          <w:rPrChange w:id="397" w:author="Max Lindmark" w:date="2019-09-24T15:41:00Z">
            <w:rPr>
              <w:rFonts w:eastAsiaTheme="minorEastAsia" w:cstheme="minorHAnsi"/>
            </w:rPr>
          </w:rPrChange>
        </w:rPr>
        <w:t xml:space="preserve"> </w:t>
      </w:r>
      <w:r w:rsidR="00A01A2B">
        <w:rPr>
          <w:rFonts w:eastAsiaTheme="minorEastAsia" w:cstheme="minorHAnsi"/>
        </w:rPr>
        <w:fldChar w:fldCharType="begin"/>
      </w:r>
      <w:r w:rsidR="00A01A2B" w:rsidRPr="00364D0F">
        <w:rPr>
          <w:rFonts w:eastAsiaTheme="minorEastAsia" w:cstheme="minorHAnsi"/>
          <w:lang w:val="en-US"/>
          <w:rPrChange w:id="398" w:author="Max Lindmark" w:date="2019-09-24T15:41:00Z">
            <w:rPr>
              <w:rFonts w:eastAsiaTheme="minorEastAsia" w:cstheme="minorHAnsi"/>
            </w:rPr>
          </w:rPrChange>
        </w:rPr>
        <w:instrText xml:space="preserve"> ADDIN ZOTERO_ITEM CSL_CITATION {"citationID":"yMQOPjLl","properties":{"formattedCitation":"(Bj\\uc0\\u246{}rnsson {\\i{}et al.} 2007; Garc\\uc0\\u237{}a Garc\\uc0\\u237{}a {\\i{}et al.} 2011)","plainCitation":"(Björnsson et al. 2007; García García et al. 2011)","noteIndex":0},"citationItems":[{"id":1630,"uris":["http://zotero.org/users/local/FTg3Qpza/items/HFRXIBLW"],"uri":["http://zotero.org/users/local/FTg3Qpza/items/HFRXIBLW"],"itemData":{"id":1630,"type":"article-journal","title":"Growth model for Atlantic cod (Gadus morhua): Effects of temperature and body weight on growth rate","container-title":"Aquaculture","page":"216-226","volume":"271","issue":"1-4","source":"Crossref","abstract":"Results from several laboratory experiments showed that at each temperature there was a linear relationship between the logarithms of specific growth rate (G%/day) and body weight (W g) of Atlantic cod fed to satiation: lnG = </w:instrText>
      </w:r>
      <w:r w:rsidR="00A01A2B">
        <w:rPr>
          <w:rFonts w:eastAsiaTheme="minorEastAsia" w:cstheme="minorHAnsi"/>
        </w:rPr>
        <w:instrText>α</w:instrText>
      </w:r>
      <w:r w:rsidR="00A01A2B" w:rsidRPr="00364D0F">
        <w:rPr>
          <w:rFonts w:eastAsiaTheme="minorEastAsia" w:cstheme="minorHAnsi"/>
          <w:lang w:val="en-US"/>
          <w:rPrChange w:id="399" w:author="Max Lindmark" w:date="2019-09-24T15:41:00Z">
            <w:rPr>
              <w:rFonts w:eastAsiaTheme="minorEastAsia" w:cstheme="minorHAnsi"/>
            </w:rPr>
          </w:rPrChange>
        </w:rPr>
        <w:instrText xml:space="preserve"> + </w:instrText>
      </w:r>
      <w:r w:rsidR="00A01A2B">
        <w:rPr>
          <w:rFonts w:eastAsiaTheme="minorEastAsia" w:cstheme="minorHAnsi"/>
        </w:rPr>
        <w:instrText>β</w:instrText>
      </w:r>
      <w:r w:rsidR="00A01A2B" w:rsidRPr="00364D0F">
        <w:rPr>
          <w:rFonts w:eastAsiaTheme="minorEastAsia" w:cstheme="minorHAnsi"/>
          <w:lang w:val="en-US"/>
          <w:rPrChange w:id="400" w:author="Max Lindmark" w:date="2019-09-24T15:41:00Z">
            <w:rPr>
              <w:rFonts w:eastAsiaTheme="minorEastAsia" w:cstheme="minorHAnsi"/>
            </w:rPr>
          </w:rPrChange>
        </w:rPr>
        <w:instrText xml:space="preserve">lnW. Both </w:instrText>
      </w:r>
      <w:r w:rsidR="00A01A2B">
        <w:rPr>
          <w:rFonts w:eastAsiaTheme="minorEastAsia" w:cstheme="minorHAnsi"/>
        </w:rPr>
        <w:instrText>α</w:instrText>
      </w:r>
      <w:r w:rsidR="00A01A2B" w:rsidRPr="00364D0F">
        <w:rPr>
          <w:rFonts w:eastAsiaTheme="minorEastAsia" w:cstheme="minorHAnsi"/>
          <w:lang w:val="en-US"/>
          <w:rPrChange w:id="401" w:author="Max Lindmark" w:date="2019-09-24T15:41:00Z">
            <w:rPr>
              <w:rFonts w:eastAsiaTheme="minorEastAsia" w:cstheme="minorHAnsi"/>
            </w:rPr>
          </w:rPrChange>
        </w:rPr>
        <w:instrText xml:space="preserve"> and </w:instrText>
      </w:r>
      <w:r w:rsidR="00A01A2B">
        <w:rPr>
          <w:rFonts w:eastAsiaTheme="minorEastAsia" w:cstheme="minorHAnsi"/>
        </w:rPr>
        <w:instrText>β</w:instrText>
      </w:r>
      <w:r w:rsidR="00A01A2B" w:rsidRPr="00364D0F">
        <w:rPr>
          <w:rFonts w:eastAsiaTheme="minorEastAsia" w:cstheme="minorHAnsi"/>
          <w:lang w:val="en-US"/>
          <w:rPrChange w:id="402" w:author="Max Lindmark" w:date="2019-09-24T15:41:00Z">
            <w:rPr>
              <w:rFonts w:eastAsiaTheme="minorEastAsia" w:cstheme="minorHAnsi"/>
            </w:rPr>
          </w:rPrChange>
        </w:rPr>
        <w:instrText xml:space="preserve"> were found to be a function of temperature (T °C): </w:instrText>
      </w:r>
      <w:r w:rsidR="00A01A2B">
        <w:rPr>
          <w:rFonts w:eastAsiaTheme="minorEastAsia" w:cstheme="minorHAnsi"/>
        </w:rPr>
        <w:instrText>α</w:instrText>
      </w:r>
      <w:r w:rsidR="00A01A2B" w:rsidRPr="00364D0F">
        <w:rPr>
          <w:rFonts w:eastAsiaTheme="minorEastAsia" w:cstheme="minorHAnsi"/>
          <w:lang w:val="en-US"/>
          <w:rPrChange w:id="403" w:author="Max Lindmark" w:date="2019-09-24T15:41:00Z">
            <w:rPr>
              <w:rFonts w:eastAsiaTheme="minorEastAsia" w:cstheme="minorHAnsi"/>
            </w:rPr>
          </w:rPrChange>
        </w:rPr>
        <w:instrText xml:space="preserve"> = a + bT + cT2; </w:instrText>
      </w:r>
      <w:r w:rsidR="00A01A2B">
        <w:rPr>
          <w:rFonts w:eastAsiaTheme="minorEastAsia" w:cstheme="minorHAnsi"/>
        </w:rPr>
        <w:instrText>β</w:instrText>
      </w:r>
      <w:r w:rsidR="00A01A2B" w:rsidRPr="00364D0F">
        <w:rPr>
          <w:rFonts w:eastAsiaTheme="minorEastAsia" w:cstheme="minorHAnsi"/>
          <w:lang w:val="en-US"/>
          <w:rPrChange w:id="404" w:author="Max Lindmark" w:date="2019-09-24T15:41:00Z">
            <w:rPr>
              <w:rFonts w:eastAsiaTheme="minorEastAsia" w:cstheme="minorHAnsi"/>
            </w:rPr>
          </w:rPrChange>
        </w:rPr>
        <w:instrText xml:space="preserve"> = d + eT; a = −0.7620, b = 0.3982, c = − 0.0128, d = − 0.1500, e = −0.0239. The e-parameter was altered by 10% from the laboratory value (to e = − 0.0215) to tune the model in accordance with growth rate of large cod reared in sea cages in Norway. The model</w:instrText>
      </w:r>
      <w:r w:rsidR="00A01A2B">
        <w:rPr>
          <w:rFonts w:eastAsiaTheme="minorEastAsia" w:cstheme="minorHAnsi"/>
        </w:rPr>
        <w:instrText xml:space="preserve"> predicts that the optimal temperature for growth (Topt.G) declines with body weight: Topt.G = 15.57–0.8426lnW, i.e. 15.0, 13.0, 11.1 and 9.2 °C for 2, 20, 200 and 2000 g fish, respectively. The predicted growth rates at optimal temperature (Gmax) were 7.41, 2.62, 1.02 and 0.44%/day for 2, 20, 200 and 2000 g fish, respectively. Model calculations show that 30 g cod juveniles stocked in sea cages on 15 May have reached 1.6 and 2.1 kg by the end of the second year and 4.6 and 6.3 kg by the end of the third year, in Northwest Iceland and West Norway, respectively.","DOI":"10.1016/j.aquaculture.2007.06.026","ISSN":"00448486","title-short":"Growth model for Atlantic cod (Gadus morhua)","language":"en","author":[{"family":"Björnsson","given":"Björn"},{"family":"Steinarsson","given":"Agnar"},{"family":"Árnason","given":"Tómas"}],"issued":{"date-parts":[["2007",10]]}}},{"id":1632,"uris":["http://zotero.org/users/local/FTg3Qpza/items/25QXCI7N"],"uri":["http://zotero.org/users/local/FTg3Qpza/items/25QXCI7N"],"itemData":{"id":1632,"type":"article-journal","title":"Effect of the interaction between body weight and temperature on growth and maximum daily food intake in sharpsnout sea bream (Diplodus puntazzo)","container-title":"Aquaculture International","page":"131-141","volume":"19","issue":"1","source":"Crossref","abstract":"In experimental culture conditions in tanks, the effect of weight (W: 11–452 g) and temperature (T: 14–29°C) on the growth rate (SGR, % bw day-1) and maximum daily food intake (SFR, % bw day-1) in sharpsnout sea bream (Diplodus puntazzo) was studied. The po</w:instrText>
      </w:r>
      <w:r w:rsidR="00A01A2B" w:rsidRPr="00364D0F">
        <w:rPr>
          <w:rFonts w:eastAsiaTheme="minorEastAsia" w:cstheme="minorHAnsi"/>
          <w:lang w:val="en-US"/>
        </w:rPr>
        <w:instrText xml:space="preserve">ssible combined effect of both independent variables (W and T) was also analyzed by multiple regression analysis, </w:instrText>
      </w:r>
      <w:r w:rsidR="00A01A2B">
        <w:rPr>
          <w:rFonts w:eastAsiaTheme="minorEastAsia" w:cstheme="minorHAnsi"/>
        </w:rPr>
        <w:instrText>ﬁ</w:instrText>
      </w:r>
      <w:r w:rsidR="00A01A2B" w:rsidRPr="00364D0F">
        <w:rPr>
          <w:rFonts w:eastAsiaTheme="minorEastAsia" w:cstheme="minorHAnsi"/>
          <w:lang w:val="en-US"/>
        </w:rPr>
        <w:instrText>tting the data to the equation Ln Y = Ln a ? b Ln W ? cT ? dT2 ? eT Ln W. Both SGR and SFR, and therefore feed ef</w:instrText>
      </w:r>
      <w:r w:rsidR="00A01A2B">
        <w:rPr>
          <w:rFonts w:eastAsiaTheme="minorEastAsia" w:cstheme="minorHAnsi"/>
        </w:rPr>
        <w:instrText>ﬁ</w:instrText>
      </w:r>
      <w:r w:rsidR="00A01A2B" w:rsidRPr="00364D0F">
        <w:rPr>
          <w:rFonts w:eastAsiaTheme="minorEastAsia" w:cstheme="minorHAnsi"/>
          <w:lang w:val="en-US"/>
        </w:rPr>
        <w:instrText>ciency (FE = SGR/SFR), were signi</w:instrText>
      </w:r>
      <w:r w:rsidR="00A01A2B">
        <w:rPr>
          <w:rFonts w:eastAsiaTheme="minorEastAsia" w:cstheme="minorHAnsi"/>
        </w:rPr>
        <w:instrText>ﬁ</w:instrText>
      </w:r>
      <w:r w:rsidR="00A01A2B" w:rsidRPr="00364D0F">
        <w:rPr>
          <w:rFonts w:eastAsiaTheme="minorEastAsia" w:cstheme="minorHAnsi"/>
          <w:lang w:val="en-US"/>
        </w:rPr>
        <w:instrText>cantly in</w:instrText>
      </w:r>
      <w:r w:rsidR="00A01A2B">
        <w:rPr>
          <w:rFonts w:eastAsiaTheme="minorEastAsia" w:cstheme="minorHAnsi"/>
        </w:rPr>
        <w:instrText>ﬂ</w:instrText>
      </w:r>
      <w:r w:rsidR="00A01A2B" w:rsidRPr="00364D0F">
        <w:rPr>
          <w:rFonts w:eastAsiaTheme="minorEastAsia" w:cstheme="minorHAnsi"/>
          <w:lang w:val="en-US"/>
        </w:rPr>
        <w:instrText xml:space="preserve">uenced by the interaction between temperature and weight and may be expressed by means of the following equations: Ln SGR = -6.1705 ? 0.5809T - 0.0087T2 - 0.0249T Ln W (R2adj = 0.949; ANOVA P \\ 0.0001); Ln SFR = -4.8257 ? 0.4425T - 0.0063T2 - 0.0163T Ln W (R2adj = 0.964; ANOVA P \\ 0.0001).The results suggest that the optimum temperature for SGR and FE (TSGRopt and TFEopt), and the temperature at which the maximum SFR (TSFRmax) is reached, decreases with body weight, in accordance with the equations: TSGRopt = 33.297 - 1.435 Ln W; TFEopt = 29.332 - 1.890 Ln W; and TSFRmax = 34.941 - 1.304 Ln W, respectively. In this way, TSGRopt is 28.4, 26.7, and 24.7°C; TSFRmax is 30.5, 28.9, and 27.1°C and TFEopt is 22.9, 20.6, and 18°C for 30, 100 and 400 g body weight, respectively.","DOI":"10.1007/s10499-010-9347-2","ISSN":"0967-6120, 1573-143X","language":"en","author":[{"family":"García García","given":"Benjamín"},{"family":"Cerezo Valverde","given":"Jesús"},{"family":"Aguado-Giménez","given":"Felipe"},{"family":"García García","given":"José"},{"family":"Hernández","given":"María D."}],"issued":{"date-parts":[["2011",2]]}}}],"schema":"https://github.com/citation-style-language/schema/raw/master/csl-citation.json"} </w:instrText>
      </w:r>
      <w:r w:rsidR="00A01A2B">
        <w:rPr>
          <w:rFonts w:eastAsiaTheme="minorEastAsia" w:cstheme="minorHAnsi"/>
        </w:rPr>
        <w:fldChar w:fldCharType="separate"/>
      </w:r>
      <w:r w:rsidR="00A01A2B" w:rsidRPr="00364D0F">
        <w:rPr>
          <w:rFonts w:ascii="Times New Roman" w:hAnsi="Times New Roman" w:cs="Times New Roman"/>
          <w:lang w:val="en-US"/>
        </w:rPr>
        <w:t xml:space="preserve">(Björnsson </w:t>
      </w:r>
      <w:r w:rsidR="00A01A2B" w:rsidRPr="00364D0F">
        <w:rPr>
          <w:rFonts w:ascii="Times New Roman" w:hAnsi="Times New Roman" w:cs="Times New Roman"/>
          <w:i/>
          <w:iCs/>
          <w:lang w:val="en-US"/>
        </w:rPr>
        <w:t>et al.</w:t>
      </w:r>
      <w:r w:rsidR="00A01A2B" w:rsidRPr="00364D0F">
        <w:rPr>
          <w:rFonts w:ascii="Times New Roman" w:hAnsi="Times New Roman" w:cs="Times New Roman"/>
          <w:lang w:val="en-US"/>
        </w:rPr>
        <w:t xml:space="preserve"> 2007; García García </w:t>
      </w:r>
      <w:r w:rsidR="00A01A2B" w:rsidRPr="00364D0F">
        <w:rPr>
          <w:rFonts w:ascii="Times New Roman" w:hAnsi="Times New Roman" w:cs="Times New Roman"/>
          <w:i/>
          <w:iCs/>
          <w:lang w:val="en-US"/>
        </w:rPr>
        <w:t>et al.</w:t>
      </w:r>
      <w:r w:rsidR="00A01A2B" w:rsidRPr="00364D0F">
        <w:rPr>
          <w:rFonts w:ascii="Times New Roman" w:hAnsi="Times New Roman" w:cs="Times New Roman"/>
          <w:lang w:val="en-US"/>
        </w:rPr>
        <w:t xml:space="preserve"> 2011)</w:t>
      </w:r>
      <w:r w:rsidR="00A01A2B">
        <w:rPr>
          <w:rFonts w:eastAsiaTheme="minorEastAsia" w:cstheme="minorHAnsi"/>
        </w:rPr>
        <w:fldChar w:fldCharType="end"/>
      </w:r>
      <w:r w:rsidR="004E0FA0" w:rsidRPr="00364D0F">
        <w:rPr>
          <w:rFonts w:eastAsiaTheme="minorEastAsia" w:cstheme="minorHAnsi"/>
          <w:lang w:val="en-US"/>
        </w:rPr>
        <w:t xml:space="preserve">, and climate </w:t>
      </w:r>
      <w:r w:rsidR="00441F9C" w:rsidRPr="00364D0F">
        <w:rPr>
          <w:rFonts w:eastAsiaTheme="minorEastAsia" w:cstheme="minorHAnsi"/>
          <w:lang w:val="en-US"/>
        </w:rPr>
        <w:t xml:space="preserve">change </w:t>
      </w:r>
      <w:r w:rsidR="004E0FA0" w:rsidRPr="00364D0F">
        <w:rPr>
          <w:rFonts w:eastAsiaTheme="minorEastAsia" w:cstheme="minorHAnsi"/>
          <w:lang w:val="en-US"/>
        </w:rPr>
        <w:t xml:space="preserve">may change may push species’ to experience thermal limits </w:t>
      </w:r>
      <w:r w:rsidR="004E0FA0">
        <w:rPr>
          <w:rFonts w:eastAsiaTheme="minorEastAsia" w:cstheme="minorHAnsi"/>
        </w:rPr>
        <w:fldChar w:fldCharType="begin"/>
      </w:r>
      <w:r w:rsidR="004E0FA0" w:rsidRPr="00364D0F">
        <w:rPr>
          <w:rFonts w:eastAsiaTheme="minorEastAsia" w:cstheme="minorHAnsi"/>
          <w:lang w:val="en-US"/>
        </w:rPr>
        <w:instrText xml:space="preserve"> ADDIN ZOTERO_ITEM CSL_CITATION {"citationID":"R9G5UzKd","properties":{"formattedCitation":"(P\\uc0\\u246{}rtner &amp; Knust 2007)","plainCitation":"(Pörtner &amp; Knust 2007)","noteIndex":0},"citationItems":[{"id":1050,"uris":["http://zotero.org/users/local/FTg3Qpza/items/PQRT9GHW"],"uri":["http://zotero.org/users/local/FTg3Qpza/items/PQRT9GHW"],"itemData":{"id":1050,"type":"article-journal","title":"Climate change affects marine fishes through the oxygen limitation of thermal tolerance","container-title":"Science","page":"95–97","volume":"315","issue":"5808","author":[{"family":"Pörtner","given":"H O"},{"family":"Knust","given":"R"}],"issued":{"date-parts":[["2007"]]}}}],"schema":"https://github.com/citation-style-language/schema/raw/master/csl-citation.json"} </w:instrText>
      </w:r>
      <w:r w:rsidR="004E0FA0">
        <w:rPr>
          <w:rFonts w:eastAsiaTheme="minorEastAsia" w:cstheme="minorHAnsi"/>
        </w:rPr>
        <w:fldChar w:fldCharType="separate"/>
      </w:r>
      <w:r w:rsidR="004E0FA0" w:rsidRPr="00364D0F">
        <w:rPr>
          <w:rFonts w:ascii="Times New Roman" w:hAnsi="Times New Roman" w:cs="Times New Roman"/>
          <w:lang w:val="en-US"/>
        </w:rPr>
        <w:t>(Pörtner &amp; Knust 2007)</w:t>
      </w:r>
      <w:r w:rsidR="004E0FA0">
        <w:rPr>
          <w:rFonts w:eastAsiaTheme="minorEastAsia" w:cstheme="minorHAnsi"/>
        </w:rPr>
        <w:fldChar w:fldCharType="end"/>
      </w:r>
      <w:commentRangeStart w:id="405"/>
      <w:r w:rsidR="004E0FA0" w:rsidRPr="00364D0F">
        <w:rPr>
          <w:rFonts w:eastAsiaTheme="minorEastAsia" w:cstheme="minorHAnsi"/>
          <w:lang w:val="en-US"/>
        </w:rPr>
        <w:t>.</w:t>
      </w:r>
      <w:commentRangeEnd w:id="405"/>
      <w:r w:rsidR="00B62846">
        <w:rPr>
          <w:rStyle w:val="CommentReference"/>
        </w:rPr>
        <w:commentReference w:id="405"/>
      </w:r>
      <w:r w:rsidR="00351117" w:rsidRPr="00364D0F">
        <w:rPr>
          <w:rFonts w:eastAsiaTheme="minorEastAsia" w:cstheme="minorHAnsi"/>
          <w:lang w:val="en-US"/>
        </w:rPr>
        <w:t xml:space="preserve"> </w:t>
      </w:r>
    </w:p>
    <w:p w14:paraId="2649B16B" w14:textId="30E69DFB" w:rsidR="00D155F5" w:rsidRPr="00364D0F" w:rsidRDefault="00ED150C" w:rsidP="00F015A0">
      <w:pPr>
        <w:spacing w:line="480" w:lineRule="auto"/>
        <w:ind w:firstLine="284"/>
        <w:contextualSpacing/>
        <w:jc w:val="both"/>
        <w:rPr>
          <w:rFonts w:cstheme="minorHAnsi"/>
          <w:lang w:val="en-US"/>
          <w:rPrChange w:id="406" w:author="Max Lindmark" w:date="2019-09-24T15:41:00Z">
            <w:rPr>
              <w:rFonts w:cstheme="minorHAnsi"/>
            </w:rPr>
          </w:rPrChange>
        </w:rPr>
      </w:pPr>
      <w:r w:rsidRPr="00364D0F">
        <w:rPr>
          <w:rFonts w:eastAsiaTheme="minorEastAsia" w:cstheme="minorHAnsi"/>
          <w:lang w:val="en-US"/>
          <w:rPrChange w:id="407" w:author="Max Lindmark" w:date="2019-09-24T15:41:00Z">
            <w:rPr>
              <w:rFonts w:eastAsiaTheme="minorEastAsia" w:cstheme="minorHAnsi"/>
            </w:rPr>
          </w:rPrChange>
        </w:rPr>
        <w:t xml:space="preserve">In this study we </w:t>
      </w:r>
      <w:ins w:id="408" w:author="Jan Ohlberger" w:date="2019-09-19T11:50:00Z">
        <w:r w:rsidR="006B057B" w:rsidRPr="00364D0F">
          <w:rPr>
            <w:rFonts w:eastAsiaTheme="minorEastAsia" w:cstheme="minorHAnsi"/>
            <w:lang w:val="en-US"/>
            <w:rPrChange w:id="409" w:author="Max Lindmark" w:date="2019-09-24T15:41:00Z">
              <w:rPr>
                <w:rFonts w:eastAsiaTheme="minorEastAsia" w:cstheme="minorHAnsi"/>
              </w:rPr>
            </w:rPrChange>
          </w:rPr>
          <w:t xml:space="preserve">assess how body growth rates scale with size and temperature, including potential interactions, within species of fish. We </w:t>
        </w:r>
      </w:ins>
      <w:r w:rsidRPr="00364D0F">
        <w:rPr>
          <w:rFonts w:eastAsiaTheme="minorEastAsia" w:cstheme="minorHAnsi"/>
          <w:lang w:val="en-US"/>
          <w:rPrChange w:id="410" w:author="Max Lindmark" w:date="2019-09-24T15:41:00Z">
            <w:rPr>
              <w:rFonts w:eastAsiaTheme="minorEastAsia" w:cstheme="minorHAnsi"/>
            </w:rPr>
          </w:rPrChange>
        </w:rPr>
        <w:t>address</w:t>
      </w:r>
      <w:r w:rsidR="001C779C" w:rsidRPr="00364D0F">
        <w:rPr>
          <w:rFonts w:eastAsiaTheme="minorEastAsia" w:cstheme="minorHAnsi"/>
          <w:lang w:val="en-US"/>
          <w:rPrChange w:id="411" w:author="Max Lindmark" w:date="2019-09-24T15:41:00Z">
            <w:rPr>
              <w:rFonts w:eastAsiaTheme="minorEastAsia" w:cstheme="minorHAnsi"/>
            </w:rPr>
          </w:rPrChange>
        </w:rPr>
        <w:t xml:space="preserve"> </w:t>
      </w:r>
      <w:r w:rsidR="00420A6A" w:rsidRPr="00364D0F">
        <w:rPr>
          <w:rFonts w:eastAsiaTheme="minorEastAsia" w:cstheme="minorHAnsi"/>
          <w:lang w:val="en-US"/>
          <w:rPrChange w:id="412" w:author="Max Lindmark" w:date="2019-09-24T15:41:00Z">
            <w:rPr>
              <w:rFonts w:eastAsiaTheme="minorEastAsia" w:cstheme="minorHAnsi"/>
            </w:rPr>
          </w:rPrChange>
        </w:rPr>
        <w:t>the</w:t>
      </w:r>
      <w:del w:id="413" w:author="Jan Ohlberger" w:date="2019-09-19T11:50:00Z">
        <w:r w:rsidR="00420A6A" w:rsidRPr="00364D0F" w:rsidDel="006B057B">
          <w:rPr>
            <w:rFonts w:eastAsiaTheme="minorEastAsia" w:cstheme="minorHAnsi"/>
            <w:lang w:val="en-US"/>
            <w:rPrChange w:id="414" w:author="Max Lindmark" w:date="2019-09-24T15:41:00Z">
              <w:rPr>
                <w:rFonts w:eastAsiaTheme="minorEastAsia" w:cstheme="minorHAnsi"/>
              </w:rPr>
            </w:rPrChange>
          </w:rPr>
          <w:delText>se</w:delText>
        </w:r>
      </w:del>
      <w:r w:rsidR="00420A6A" w:rsidRPr="00364D0F">
        <w:rPr>
          <w:rFonts w:eastAsiaTheme="minorEastAsia" w:cstheme="minorHAnsi"/>
          <w:lang w:val="en-US"/>
          <w:rPrChange w:id="415" w:author="Max Lindmark" w:date="2019-09-24T15:41:00Z">
            <w:rPr>
              <w:rFonts w:eastAsiaTheme="minorEastAsia" w:cstheme="minorHAnsi"/>
            </w:rPr>
          </w:rPrChange>
        </w:rPr>
        <w:t xml:space="preserve"> </w:t>
      </w:r>
      <w:del w:id="416" w:author="Jan Ohlberger" w:date="2019-09-19T11:50:00Z">
        <w:r w:rsidR="001C779C" w:rsidRPr="00364D0F" w:rsidDel="006B057B">
          <w:rPr>
            <w:rFonts w:eastAsiaTheme="minorEastAsia" w:cstheme="minorHAnsi"/>
            <w:lang w:val="en-US"/>
            <w:rPrChange w:id="417" w:author="Max Lindmark" w:date="2019-09-24T15:41:00Z">
              <w:rPr>
                <w:rFonts w:eastAsiaTheme="minorEastAsia" w:cstheme="minorHAnsi"/>
              </w:rPr>
            </w:rPrChange>
          </w:rPr>
          <w:delText xml:space="preserve">outlined </w:delText>
        </w:r>
      </w:del>
      <w:r w:rsidR="001C779C" w:rsidRPr="00364D0F">
        <w:rPr>
          <w:rFonts w:eastAsiaTheme="minorEastAsia" w:cstheme="minorHAnsi"/>
          <w:lang w:val="en-US"/>
          <w:rPrChange w:id="418" w:author="Max Lindmark" w:date="2019-09-24T15:41:00Z">
            <w:rPr>
              <w:rFonts w:eastAsiaTheme="minorEastAsia" w:cstheme="minorHAnsi"/>
            </w:rPr>
          </w:rPrChange>
        </w:rPr>
        <w:t>knowledge gaps</w:t>
      </w:r>
      <w:ins w:id="419" w:author="Jan Ohlberger" w:date="2019-09-19T11:50:00Z">
        <w:r w:rsidR="006B057B" w:rsidRPr="00364D0F">
          <w:rPr>
            <w:rFonts w:eastAsiaTheme="minorEastAsia" w:cstheme="minorHAnsi"/>
            <w:lang w:val="en-US"/>
            <w:rPrChange w:id="420" w:author="Max Lindmark" w:date="2019-09-24T15:41:00Z">
              <w:rPr>
                <w:rFonts w:eastAsiaTheme="minorEastAsia" w:cstheme="minorHAnsi"/>
              </w:rPr>
            </w:rPrChange>
          </w:rPr>
          <w:t xml:space="preserve"> outlined above</w:t>
        </w:r>
      </w:ins>
      <w:r w:rsidR="002B3859" w:rsidRPr="00364D0F">
        <w:rPr>
          <w:rFonts w:eastAsiaTheme="minorEastAsia" w:cstheme="minorHAnsi"/>
          <w:lang w:val="en-US"/>
          <w:rPrChange w:id="421" w:author="Max Lindmark" w:date="2019-09-24T15:41:00Z">
            <w:rPr>
              <w:rFonts w:eastAsiaTheme="minorEastAsia" w:cstheme="minorHAnsi"/>
            </w:rPr>
          </w:rPrChange>
        </w:rPr>
        <w:t xml:space="preserve"> </w:t>
      </w:r>
      <w:r w:rsidR="00420A6A" w:rsidRPr="00364D0F">
        <w:rPr>
          <w:rFonts w:eastAsiaTheme="minorEastAsia" w:cstheme="minorHAnsi"/>
          <w:lang w:val="en-US"/>
          <w:rPrChange w:id="422" w:author="Max Lindmark" w:date="2019-09-24T15:41:00Z">
            <w:rPr>
              <w:rFonts w:eastAsiaTheme="minorEastAsia" w:cstheme="minorHAnsi"/>
            </w:rPr>
          </w:rPrChange>
        </w:rPr>
        <w:t>by</w:t>
      </w:r>
      <w:del w:id="423" w:author="Jan Ohlberger" w:date="2019-09-19T11:50:00Z">
        <w:r w:rsidR="00420A6A" w:rsidRPr="00364D0F" w:rsidDel="006B057B">
          <w:rPr>
            <w:rFonts w:eastAsiaTheme="minorEastAsia" w:cstheme="minorHAnsi"/>
            <w:lang w:val="en-US"/>
            <w:rPrChange w:id="424" w:author="Max Lindmark" w:date="2019-09-24T15:41:00Z">
              <w:rPr>
                <w:rFonts w:eastAsiaTheme="minorEastAsia" w:cstheme="minorHAnsi"/>
              </w:rPr>
            </w:rPrChange>
          </w:rPr>
          <w:delText xml:space="preserve"> </w:delText>
        </w:r>
        <w:r w:rsidR="002B3859" w:rsidRPr="00364D0F" w:rsidDel="006B057B">
          <w:rPr>
            <w:rFonts w:eastAsiaTheme="minorEastAsia" w:cstheme="minorHAnsi"/>
            <w:lang w:val="en-US"/>
            <w:rPrChange w:id="425" w:author="Max Lindmark" w:date="2019-09-24T15:41:00Z">
              <w:rPr>
                <w:rFonts w:eastAsiaTheme="minorEastAsia" w:cstheme="minorHAnsi"/>
              </w:rPr>
            </w:rPrChange>
          </w:rPr>
          <w:delText>(1)</w:delText>
        </w:r>
      </w:del>
      <w:r w:rsidR="002B3859" w:rsidRPr="00364D0F">
        <w:rPr>
          <w:rFonts w:eastAsiaTheme="minorEastAsia" w:cstheme="minorHAnsi"/>
          <w:lang w:val="en-US"/>
          <w:rPrChange w:id="426" w:author="Max Lindmark" w:date="2019-09-24T15:41:00Z">
            <w:rPr>
              <w:rFonts w:eastAsiaTheme="minorEastAsia" w:cstheme="minorHAnsi"/>
            </w:rPr>
          </w:rPrChange>
        </w:rPr>
        <w:t xml:space="preserve"> fitting models of actual growth rates rather than growth parameters</w:t>
      </w:r>
      <w:del w:id="427" w:author="Jan Ohlberger" w:date="2019-09-19T11:50:00Z">
        <w:r w:rsidR="002B3859" w:rsidRPr="00364D0F" w:rsidDel="006B057B">
          <w:rPr>
            <w:rFonts w:eastAsiaTheme="minorEastAsia" w:cstheme="minorHAnsi"/>
            <w:lang w:val="en-US"/>
            <w:rPrChange w:id="428" w:author="Max Lindmark" w:date="2019-09-24T15:41:00Z">
              <w:rPr>
                <w:rFonts w:eastAsiaTheme="minorEastAsia" w:cstheme="minorHAnsi"/>
              </w:rPr>
            </w:rPrChange>
          </w:rPr>
          <w:delText xml:space="preserve"> (2)</w:delText>
        </w:r>
      </w:del>
      <w:r w:rsidR="002B3859" w:rsidRPr="00364D0F">
        <w:rPr>
          <w:rFonts w:eastAsiaTheme="minorEastAsia" w:cstheme="minorHAnsi"/>
          <w:lang w:val="en-US"/>
          <w:rPrChange w:id="429" w:author="Max Lindmark" w:date="2019-09-24T15:41:00Z">
            <w:rPr>
              <w:rFonts w:eastAsiaTheme="minorEastAsia" w:cstheme="minorHAnsi"/>
            </w:rPr>
          </w:rPrChange>
        </w:rPr>
        <w:t xml:space="preserve"> using </w:t>
      </w:r>
      <w:r w:rsidR="00945B60" w:rsidRPr="00364D0F">
        <w:rPr>
          <w:rFonts w:eastAsiaTheme="minorEastAsia" w:cstheme="minorHAnsi"/>
          <w:lang w:val="en-US"/>
          <w:rPrChange w:id="430" w:author="Max Lindmark" w:date="2019-09-24T15:41:00Z">
            <w:rPr>
              <w:rFonts w:eastAsiaTheme="minorEastAsia" w:cstheme="minorHAnsi"/>
            </w:rPr>
          </w:rPrChange>
        </w:rPr>
        <w:t xml:space="preserve">a </w:t>
      </w:r>
      <w:r w:rsidR="002C6178" w:rsidRPr="00364D0F">
        <w:rPr>
          <w:rFonts w:eastAsiaTheme="minorEastAsia" w:cstheme="minorHAnsi"/>
          <w:lang w:val="en-US"/>
          <w:rPrChange w:id="431" w:author="Max Lindmark" w:date="2019-09-24T15:41:00Z">
            <w:rPr>
              <w:rFonts w:eastAsiaTheme="minorEastAsia" w:cstheme="minorHAnsi"/>
            </w:rPr>
          </w:rPrChange>
        </w:rPr>
        <w:t xml:space="preserve">compiled dataset of fish growth </w:t>
      </w:r>
      <w:r w:rsidR="002B3859" w:rsidRPr="00364D0F">
        <w:rPr>
          <w:rFonts w:eastAsiaTheme="minorEastAsia" w:cstheme="minorHAnsi"/>
          <w:lang w:val="en-US"/>
          <w:rPrChange w:id="432" w:author="Max Lindmark" w:date="2019-09-24T15:41:00Z">
            <w:rPr>
              <w:rFonts w:eastAsiaTheme="minorEastAsia" w:cstheme="minorHAnsi"/>
            </w:rPr>
          </w:rPrChange>
        </w:rPr>
        <w:t>exper</w:t>
      </w:r>
      <w:r w:rsidR="002C6178" w:rsidRPr="00364D0F">
        <w:rPr>
          <w:rFonts w:eastAsiaTheme="minorEastAsia" w:cstheme="minorHAnsi"/>
          <w:lang w:val="en-US"/>
          <w:rPrChange w:id="433" w:author="Max Lindmark" w:date="2019-09-24T15:41:00Z">
            <w:rPr>
              <w:rFonts w:eastAsiaTheme="minorEastAsia" w:cstheme="minorHAnsi"/>
            </w:rPr>
          </w:rPrChange>
        </w:rPr>
        <w:t xml:space="preserve">iments </w:t>
      </w:r>
      <w:r w:rsidR="002B3859" w:rsidRPr="00364D0F">
        <w:rPr>
          <w:rFonts w:eastAsiaTheme="minorEastAsia" w:cstheme="minorHAnsi"/>
          <w:lang w:val="en-US"/>
          <w:rPrChange w:id="434" w:author="Max Lindmark" w:date="2019-09-24T15:41:00Z">
            <w:rPr>
              <w:rFonts w:eastAsiaTheme="minorEastAsia" w:cstheme="minorHAnsi"/>
            </w:rPr>
          </w:rPrChange>
        </w:rPr>
        <w:lastRenderedPageBreak/>
        <w:t>were temperature is a treatment</w:t>
      </w:r>
      <w:del w:id="435" w:author="Jan Ohlberger" w:date="2019-09-19T11:50:00Z">
        <w:r w:rsidR="002B3859" w:rsidRPr="00364D0F" w:rsidDel="006B057B">
          <w:rPr>
            <w:rFonts w:eastAsiaTheme="minorEastAsia" w:cstheme="minorHAnsi"/>
            <w:lang w:val="en-US"/>
            <w:rPrChange w:id="436" w:author="Max Lindmark" w:date="2019-09-24T15:41:00Z">
              <w:rPr>
                <w:rFonts w:eastAsiaTheme="minorEastAsia" w:cstheme="minorHAnsi"/>
              </w:rPr>
            </w:rPrChange>
          </w:rPr>
          <w:delText xml:space="preserve"> (3)</w:delText>
        </w:r>
      </w:del>
      <w:r w:rsidR="002B3859" w:rsidRPr="00364D0F">
        <w:rPr>
          <w:rFonts w:eastAsiaTheme="minorEastAsia" w:cstheme="minorHAnsi"/>
          <w:lang w:val="en-US"/>
          <w:rPrChange w:id="437" w:author="Max Lindmark" w:date="2019-09-24T15:41:00Z">
            <w:rPr>
              <w:rFonts w:eastAsiaTheme="minorEastAsia" w:cstheme="minorHAnsi"/>
            </w:rPr>
          </w:rPrChange>
        </w:rPr>
        <w:t xml:space="preserve"> </w:t>
      </w:r>
      <w:r w:rsidR="003B7DD1" w:rsidRPr="00364D0F">
        <w:rPr>
          <w:rFonts w:eastAsiaTheme="minorEastAsia" w:cstheme="minorHAnsi"/>
          <w:lang w:val="en-US"/>
          <w:rPrChange w:id="438" w:author="Max Lindmark" w:date="2019-09-24T15:41:00Z">
            <w:rPr>
              <w:rFonts w:eastAsiaTheme="minorEastAsia" w:cstheme="minorHAnsi"/>
            </w:rPr>
          </w:rPrChange>
        </w:rPr>
        <w:t>across different size groups within species</w:t>
      </w:r>
      <w:commentRangeStart w:id="439"/>
      <w:del w:id="440" w:author="Jan Ohlberger" w:date="2019-09-19T11:50:00Z">
        <w:r w:rsidR="003B7DD1" w:rsidRPr="00364D0F" w:rsidDel="006B057B">
          <w:rPr>
            <w:rFonts w:eastAsiaTheme="minorEastAsia" w:cstheme="minorHAnsi"/>
            <w:lang w:val="en-US"/>
            <w:rPrChange w:id="441" w:author="Max Lindmark" w:date="2019-09-24T15:41:00Z">
              <w:rPr>
                <w:rFonts w:eastAsiaTheme="minorEastAsia" w:cstheme="minorHAnsi"/>
              </w:rPr>
            </w:rPrChange>
          </w:rPr>
          <w:delText>, in order to</w:delText>
        </w:r>
      </w:del>
      <w:del w:id="442" w:author="Jan Ohlberger" w:date="2019-09-19T11:49:00Z">
        <w:r w:rsidR="003B7DD1" w:rsidRPr="00364D0F" w:rsidDel="006B057B">
          <w:rPr>
            <w:rFonts w:eastAsiaTheme="minorEastAsia" w:cstheme="minorHAnsi"/>
            <w:lang w:val="en-US"/>
            <w:rPrChange w:id="443" w:author="Max Lindmark" w:date="2019-09-24T15:41:00Z">
              <w:rPr>
                <w:rFonts w:eastAsiaTheme="minorEastAsia" w:cstheme="minorHAnsi"/>
              </w:rPr>
            </w:rPrChange>
          </w:rPr>
          <w:delText xml:space="preserve"> assess how body growth rates scale with size and temperature, including potential interactions, within species of fish</w:delText>
        </w:r>
      </w:del>
      <w:r w:rsidR="003B7DD1" w:rsidRPr="00364D0F">
        <w:rPr>
          <w:rFonts w:eastAsiaTheme="minorEastAsia" w:cstheme="minorHAnsi"/>
          <w:lang w:val="en-US"/>
          <w:rPrChange w:id="444" w:author="Max Lindmark" w:date="2019-09-24T15:41:00Z">
            <w:rPr>
              <w:rFonts w:eastAsiaTheme="minorEastAsia" w:cstheme="minorHAnsi"/>
            </w:rPr>
          </w:rPrChange>
        </w:rPr>
        <w:t>.</w:t>
      </w:r>
      <w:commentRangeEnd w:id="439"/>
      <w:r w:rsidR="006B057B">
        <w:rPr>
          <w:rStyle w:val="CommentReference"/>
        </w:rPr>
        <w:commentReference w:id="439"/>
      </w:r>
      <w:r w:rsidR="008E2963" w:rsidRPr="00364D0F">
        <w:rPr>
          <w:rFonts w:eastAsiaTheme="minorEastAsia" w:cstheme="minorHAnsi"/>
          <w:lang w:val="en-US"/>
          <w:rPrChange w:id="445" w:author="Max Lindmark" w:date="2019-09-24T15:41:00Z">
            <w:rPr>
              <w:rFonts w:eastAsiaTheme="minorEastAsia" w:cstheme="minorHAnsi"/>
            </w:rPr>
          </w:rPrChange>
        </w:rPr>
        <w:t xml:space="preserve"> We compiled our data set by </w:t>
      </w:r>
      <w:commentRangeStart w:id="446"/>
      <w:r w:rsidR="00373B3C" w:rsidRPr="00364D0F">
        <w:rPr>
          <w:rFonts w:eastAsiaTheme="minorEastAsia" w:cstheme="minorHAnsi"/>
          <w:lang w:val="en-US"/>
          <w:rPrChange w:id="447" w:author="Max Lindmark" w:date="2019-09-24T15:41:00Z">
            <w:rPr>
              <w:rFonts w:eastAsiaTheme="minorEastAsia" w:cstheme="minorHAnsi"/>
            </w:rPr>
          </w:rPrChange>
        </w:rPr>
        <w:t>first searching</w:t>
      </w:r>
      <w:r w:rsidR="004F49D7" w:rsidRPr="00364D0F">
        <w:rPr>
          <w:rFonts w:eastAsiaTheme="minorEastAsia" w:cstheme="minorHAnsi"/>
          <w:lang w:val="en-US"/>
          <w:rPrChange w:id="448" w:author="Max Lindmark" w:date="2019-09-24T15:41:00Z">
            <w:rPr>
              <w:rFonts w:eastAsiaTheme="minorEastAsia" w:cstheme="minorHAnsi"/>
            </w:rPr>
          </w:rPrChange>
        </w:rPr>
        <w:t xml:space="preserve"> the </w:t>
      </w:r>
      <w:r w:rsidR="00D155F5" w:rsidRPr="00364D0F">
        <w:rPr>
          <w:rFonts w:eastAsiaTheme="minorEastAsia" w:cstheme="minorHAnsi"/>
          <w:lang w:val="en-US"/>
          <w:rPrChange w:id="449" w:author="Max Lindmark" w:date="2019-09-24T15:41:00Z">
            <w:rPr>
              <w:rFonts w:eastAsiaTheme="minorEastAsia" w:cstheme="minorHAnsi"/>
            </w:rPr>
          </w:rPrChange>
        </w:rPr>
        <w:t xml:space="preserve">literature </w:t>
      </w:r>
      <w:r w:rsidR="0078658E" w:rsidRPr="00364D0F">
        <w:rPr>
          <w:rFonts w:eastAsiaTheme="minorEastAsia" w:cstheme="minorHAnsi"/>
          <w:lang w:val="en-US"/>
          <w:rPrChange w:id="450" w:author="Max Lindmark" w:date="2019-09-24T15:41:00Z">
            <w:rPr>
              <w:rFonts w:eastAsiaTheme="minorEastAsia" w:cstheme="minorHAnsi"/>
            </w:rPr>
          </w:rPrChange>
        </w:rPr>
        <w:t xml:space="preserve">for </w:t>
      </w:r>
      <w:r w:rsidR="000D5251" w:rsidRPr="00364D0F">
        <w:rPr>
          <w:rFonts w:eastAsiaTheme="minorEastAsia" w:cstheme="minorHAnsi"/>
          <w:lang w:val="en-US"/>
          <w:rPrChange w:id="451" w:author="Max Lindmark" w:date="2019-09-24T15:41:00Z">
            <w:rPr>
              <w:rFonts w:eastAsiaTheme="minorEastAsia" w:cstheme="minorHAnsi"/>
            </w:rPr>
          </w:rPrChange>
        </w:rPr>
        <w:t xml:space="preserve">relevant </w:t>
      </w:r>
      <w:r w:rsidR="0078658E" w:rsidRPr="00364D0F">
        <w:rPr>
          <w:rFonts w:eastAsiaTheme="minorEastAsia" w:cstheme="minorHAnsi"/>
          <w:lang w:val="en-US"/>
          <w:rPrChange w:id="452" w:author="Max Lindmark" w:date="2019-09-24T15:41:00Z">
            <w:rPr>
              <w:rFonts w:eastAsiaTheme="minorEastAsia" w:cstheme="minorHAnsi"/>
            </w:rPr>
          </w:rPrChange>
        </w:rPr>
        <w:t xml:space="preserve">studies </w:t>
      </w:r>
      <w:r w:rsidR="00C23883" w:rsidRPr="00364D0F">
        <w:rPr>
          <w:rFonts w:eastAsiaTheme="minorEastAsia" w:cstheme="minorHAnsi"/>
          <w:lang w:val="en-US"/>
          <w:rPrChange w:id="453" w:author="Max Lindmark" w:date="2019-09-24T15:41:00Z">
            <w:rPr>
              <w:rFonts w:eastAsiaTheme="minorEastAsia" w:cstheme="minorHAnsi"/>
            </w:rPr>
          </w:rPrChange>
        </w:rPr>
        <w:t>that fulfilled our criteria</w:t>
      </w:r>
      <w:r w:rsidR="00FE4E6D" w:rsidRPr="00364D0F">
        <w:rPr>
          <w:rFonts w:eastAsiaTheme="minorEastAsia" w:cstheme="minorHAnsi"/>
          <w:lang w:val="en-US"/>
          <w:rPrChange w:id="454" w:author="Max Lindmark" w:date="2019-09-24T15:41:00Z">
            <w:rPr>
              <w:rFonts w:eastAsiaTheme="minorEastAsia" w:cstheme="minorHAnsi"/>
            </w:rPr>
          </w:rPrChange>
        </w:rPr>
        <w:t xml:space="preserve"> and then extracted data points from tables and figures</w:t>
      </w:r>
      <w:commentRangeEnd w:id="446"/>
      <w:r w:rsidR="006473E4">
        <w:rPr>
          <w:rStyle w:val="CommentReference"/>
        </w:rPr>
        <w:commentReference w:id="446"/>
      </w:r>
      <w:r w:rsidR="00FE4E6D" w:rsidRPr="00364D0F">
        <w:rPr>
          <w:rFonts w:eastAsiaTheme="minorEastAsia" w:cstheme="minorHAnsi"/>
          <w:lang w:val="en-US"/>
          <w:rPrChange w:id="455" w:author="Max Lindmark" w:date="2019-09-24T15:41:00Z">
            <w:rPr>
              <w:rFonts w:eastAsiaTheme="minorEastAsia" w:cstheme="minorHAnsi"/>
            </w:rPr>
          </w:rPrChange>
        </w:rPr>
        <w:t xml:space="preserve">. The </w:t>
      </w:r>
      <w:r w:rsidR="00497B0E" w:rsidRPr="00364D0F">
        <w:rPr>
          <w:rFonts w:eastAsiaTheme="minorEastAsia" w:cstheme="minorHAnsi"/>
          <w:lang w:val="en-US"/>
          <w:rPrChange w:id="456" w:author="Max Lindmark" w:date="2019-09-24T15:41:00Z">
            <w:rPr>
              <w:rFonts w:eastAsiaTheme="minorEastAsia" w:cstheme="minorHAnsi"/>
            </w:rPr>
          </w:rPrChange>
        </w:rPr>
        <w:t>data</w:t>
      </w:r>
      <w:r w:rsidR="00F672B6" w:rsidRPr="00364D0F">
        <w:rPr>
          <w:rFonts w:eastAsiaTheme="minorEastAsia" w:cstheme="minorHAnsi"/>
          <w:lang w:val="en-US"/>
          <w:rPrChange w:id="457" w:author="Max Lindmark" w:date="2019-09-24T15:41:00Z">
            <w:rPr>
              <w:rFonts w:eastAsiaTheme="minorEastAsia" w:cstheme="minorHAnsi"/>
            </w:rPr>
          </w:rPrChange>
        </w:rPr>
        <w:t>set</w:t>
      </w:r>
      <w:r w:rsidR="00497B0E" w:rsidRPr="00364D0F">
        <w:rPr>
          <w:rFonts w:eastAsiaTheme="minorEastAsia" w:cstheme="minorHAnsi"/>
          <w:lang w:val="en-US"/>
          <w:rPrChange w:id="458" w:author="Max Lindmark" w:date="2019-09-24T15:41:00Z">
            <w:rPr>
              <w:rFonts w:eastAsiaTheme="minorEastAsia" w:cstheme="minorHAnsi"/>
            </w:rPr>
          </w:rPrChange>
        </w:rPr>
        <w:t xml:space="preserve"> </w:t>
      </w:r>
      <w:r w:rsidR="00FE4E6D" w:rsidRPr="00364D0F">
        <w:rPr>
          <w:rFonts w:eastAsiaTheme="minorEastAsia" w:cstheme="minorHAnsi"/>
          <w:lang w:val="en-US"/>
          <w:rPrChange w:id="459" w:author="Max Lindmark" w:date="2019-09-24T15:41:00Z">
            <w:rPr>
              <w:rFonts w:eastAsiaTheme="minorEastAsia" w:cstheme="minorHAnsi"/>
            </w:rPr>
          </w:rPrChange>
        </w:rPr>
        <w:t>contains</w:t>
      </w:r>
      <w:r w:rsidR="00497B0E" w:rsidRPr="00364D0F">
        <w:rPr>
          <w:rFonts w:eastAsiaTheme="minorEastAsia" w:cstheme="minorHAnsi"/>
          <w:lang w:val="en-US"/>
          <w:rPrChange w:id="460" w:author="Max Lindmark" w:date="2019-09-24T15:41:00Z">
            <w:rPr>
              <w:rFonts w:eastAsiaTheme="minorEastAsia" w:cstheme="minorHAnsi"/>
            </w:rPr>
          </w:rPrChange>
        </w:rPr>
        <w:t xml:space="preserve"> </w:t>
      </w:r>
      <w:r w:rsidR="00E63905" w:rsidRPr="00364D0F">
        <w:rPr>
          <w:rFonts w:cstheme="minorHAnsi"/>
          <w:color w:val="FF0000"/>
          <w:lang w:val="en-US"/>
          <w:rPrChange w:id="461" w:author="Max Lindmark" w:date="2019-09-24T15:41:00Z">
            <w:rPr>
              <w:rFonts w:cstheme="minorHAnsi"/>
              <w:color w:val="FF0000"/>
            </w:rPr>
          </w:rPrChange>
        </w:rPr>
        <w:t>X</w:t>
      </w:r>
      <w:r w:rsidR="00497B0E" w:rsidRPr="00364D0F">
        <w:rPr>
          <w:rFonts w:cstheme="minorHAnsi"/>
          <w:lang w:val="en-US"/>
          <w:rPrChange w:id="462" w:author="Max Lindmark" w:date="2019-09-24T15:41:00Z">
            <w:rPr>
              <w:rFonts w:cstheme="minorHAnsi"/>
            </w:rPr>
          </w:rPrChange>
        </w:rPr>
        <w:t xml:space="preserve"> data points from </w:t>
      </w:r>
      <w:r w:rsidR="00497B0E" w:rsidRPr="00364D0F">
        <w:rPr>
          <w:rFonts w:cstheme="minorHAnsi"/>
          <w:color w:val="FF0000"/>
          <w:lang w:val="en-US"/>
          <w:rPrChange w:id="463" w:author="Max Lindmark" w:date="2019-09-24T15:41:00Z">
            <w:rPr>
              <w:rFonts w:cstheme="minorHAnsi"/>
              <w:color w:val="FF0000"/>
            </w:rPr>
          </w:rPrChange>
        </w:rPr>
        <w:t>Y</w:t>
      </w:r>
      <w:r w:rsidR="00497B0E" w:rsidRPr="00364D0F">
        <w:rPr>
          <w:rFonts w:cstheme="minorHAnsi"/>
          <w:lang w:val="en-US"/>
          <w:rPrChange w:id="464" w:author="Max Lindmark" w:date="2019-09-24T15:41:00Z">
            <w:rPr>
              <w:rFonts w:cstheme="minorHAnsi"/>
            </w:rPr>
          </w:rPrChange>
        </w:rPr>
        <w:t xml:space="preserve"> species, spanning masses </w:t>
      </w:r>
      <w:r w:rsidR="00497B0E" w:rsidRPr="00364D0F">
        <w:rPr>
          <w:rFonts w:cstheme="minorHAnsi"/>
          <w:color w:val="FF0000"/>
          <w:lang w:val="en-US"/>
          <w:rPrChange w:id="465" w:author="Max Lindmark" w:date="2019-09-24T15:41:00Z">
            <w:rPr>
              <w:rFonts w:cstheme="minorHAnsi"/>
              <w:color w:val="FF0000"/>
            </w:rPr>
          </w:rPrChange>
        </w:rPr>
        <w:t>Z</w:t>
      </w:r>
      <w:r w:rsidR="00497B0E" w:rsidRPr="00364D0F">
        <w:rPr>
          <w:rFonts w:cstheme="minorHAnsi"/>
          <w:lang w:val="en-US"/>
          <w:rPrChange w:id="466" w:author="Max Lindmark" w:date="2019-09-24T15:41:00Z">
            <w:rPr>
              <w:rFonts w:cstheme="minorHAnsi"/>
            </w:rPr>
          </w:rPrChange>
        </w:rPr>
        <w:t xml:space="preserve">, with an average of </w:t>
      </w:r>
      <w:r w:rsidR="00E63905" w:rsidRPr="00364D0F">
        <w:rPr>
          <w:rFonts w:cstheme="minorHAnsi"/>
          <w:color w:val="FF0000"/>
          <w:lang w:val="en-US"/>
          <w:rPrChange w:id="467" w:author="Max Lindmark" w:date="2019-09-24T15:41:00Z">
            <w:rPr>
              <w:rFonts w:cstheme="minorHAnsi"/>
              <w:color w:val="FF0000"/>
            </w:rPr>
          </w:rPrChange>
        </w:rPr>
        <w:t>ZZ</w:t>
      </w:r>
      <w:r w:rsidR="00497B0E" w:rsidRPr="00364D0F">
        <w:rPr>
          <w:rFonts w:cstheme="minorHAnsi"/>
          <w:lang w:val="en-US"/>
          <w:rPrChange w:id="468" w:author="Max Lindmark" w:date="2019-09-24T15:41:00Z">
            <w:rPr>
              <w:rFonts w:cstheme="minorHAnsi"/>
            </w:rPr>
          </w:rPrChange>
        </w:rPr>
        <w:t xml:space="preserve"> size-classes per species. </w:t>
      </w:r>
      <w:r w:rsidR="00F672B6" w:rsidRPr="00364D0F">
        <w:rPr>
          <w:rFonts w:cstheme="minorHAnsi"/>
          <w:lang w:val="en-US"/>
          <w:rPrChange w:id="469" w:author="Max Lindmark" w:date="2019-09-24T15:41:00Z">
            <w:rPr>
              <w:rFonts w:cstheme="minorHAnsi"/>
            </w:rPr>
          </w:rPrChange>
        </w:rPr>
        <w:t>U</w:t>
      </w:r>
      <w:r w:rsidR="00497B0E" w:rsidRPr="00364D0F">
        <w:rPr>
          <w:rFonts w:cstheme="minorHAnsi"/>
          <w:lang w:val="en-US"/>
          <w:rPrChange w:id="470" w:author="Max Lindmark" w:date="2019-09-24T15:41:00Z">
            <w:rPr>
              <w:rFonts w:cstheme="minorHAnsi"/>
            </w:rPr>
          </w:rPrChange>
        </w:rPr>
        <w:t>sing hierarchical models</w:t>
      </w:r>
      <w:r w:rsidR="00EE45A4" w:rsidRPr="00364D0F">
        <w:rPr>
          <w:rFonts w:cstheme="minorHAnsi"/>
          <w:lang w:val="en-US"/>
          <w:rPrChange w:id="471" w:author="Max Lindmark" w:date="2019-09-24T15:41:00Z">
            <w:rPr>
              <w:rFonts w:cstheme="minorHAnsi"/>
            </w:rPr>
          </w:rPrChange>
        </w:rPr>
        <w:t xml:space="preserve">, we </w:t>
      </w:r>
      <w:r w:rsidR="00E63905" w:rsidRPr="00364D0F">
        <w:rPr>
          <w:rFonts w:cstheme="minorHAnsi"/>
          <w:lang w:val="en-US"/>
          <w:rPrChange w:id="472" w:author="Max Lindmark" w:date="2019-09-24T15:41:00Z">
            <w:rPr>
              <w:rFonts w:cstheme="minorHAnsi"/>
            </w:rPr>
          </w:rPrChange>
        </w:rPr>
        <w:t xml:space="preserve">asked </w:t>
      </w:r>
      <w:r w:rsidR="00EE45A4" w:rsidRPr="00364D0F">
        <w:rPr>
          <w:rFonts w:cstheme="minorHAnsi"/>
          <w:lang w:val="en-US"/>
          <w:rPrChange w:id="473" w:author="Max Lindmark" w:date="2019-09-24T15:41:00Z">
            <w:rPr>
              <w:rFonts w:cstheme="minorHAnsi"/>
            </w:rPr>
          </w:rPrChange>
        </w:rPr>
        <w:t xml:space="preserve">the following questions: </w:t>
      </w:r>
      <w:r w:rsidR="00104C13" w:rsidRPr="00364D0F">
        <w:rPr>
          <w:rFonts w:eastAsiaTheme="minorEastAsia" w:cstheme="minorHAnsi"/>
          <w:lang w:val="en-US"/>
          <w:rPrChange w:id="474" w:author="Max Lindmark" w:date="2019-09-24T15:41:00Z">
            <w:rPr>
              <w:rFonts w:eastAsiaTheme="minorEastAsia" w:cstheme="minorHAnsi"/>
            </w:rPr>
          </w:rPrChange>
        </w:rPr>
        <w:t>i) H</w:t>
      </w:r>
      <w:r w:rsidR="00CC5F50" w:rsidRPr="00364D0F">
        <w:rPr>
          <w:rFonts w:eastAsiaTheme="minorEastAsia" w:cstheme="minorHAnsi"/>
          <w:lang w:val="en-US"/>
          <w:rPrChange w:id="475" w:author="Max Lindmark" w:date="2019-09-24T15:41:00Z">
            <w:rPr>
              <w:rFonts w:eastAsiaTheme="minorEastAsia" w:cstheme="minorHAnsi"/>
            </w:rPr>
          </w:rPrChange>
        </w:rPr>
        <w:t xml:space="preserve">ow </w:t>
      </w:r>
      <w:r w:rsidR="00EA4ECA" w:rsidRPr="00364D0F">
        <w:rPr>
          <w:rFonts w:eastAsiaTheme="minorEastAsia" w:cstheme="minorHAnsi"/>
          <w:lang w:val="en-US"/>
          <w:rPrChange w:id="476" w:author="Max Lindmark" w:date="2019-09-24T15:41:00Z">
            <w:rPr>
              <w:rFonts w:eastAsiaTheme="minorEastAsia" w:cstheme="minorHAnsi"/>
            </w:rPr>
          </w:rPrChange>
        </w:rPr>
        <w:t>do</w:t>
      </w:r>
      <w:r w:rsidR="003E3913" w:rsidRPr="00364D0F">
        <w:rPr>
          <w:rFonts w:eastAsiaTheme="minorEastAsia" w:cstheme="minorHAnsi"/>
          <w:lang w:val="en-US"/>
          <w:rPrChange w:id="477" w:author="Max Lindmark" w:date="2019-09-24T15:41:00Z">
            <w:rPr>
              <w:rFonts w:eastAsiaTheme="minorEastAsia" w:cstheme="minorHAnsi"/>
            </w:rPr>
          </w:rPrChange>
        </w:rPr>
        <w:t>es body gr</w:t>
      </w:r>
      <w:r w:rsidR="007F061C" w:rsidRPr="00364D0F">
        <w:rPr>
          <w:rFonts w:eastAsiaTheme="minorEastAsia" w:cstheme="minorHAnsi"/>
          <w:lang w:val="en-US"/>
          <w:rPrChange w:id="478" w:author="Max Lindmark" w:date="2019-09-24T15:41:00Z">
            <w:rPr>
              <w:rFonts w:eastAsiaTheme="minorEastAsia" w:cstheme="minorHAnsi"/>
            </w:rPr>
          </w:rPrChange>
        </w:rPr>
        <w:t xml:space="preserve">owth rate depend on temperature </w:t>
      </w:r>
      <w:r w:rsidR="003E3913" w:rsidRPr="00364D0F">
        <w:rPr>
          <w:rFonts w:eastAsiaTheme="minorEastAsia" w:cstheme="minorHAnsi"/>
          <w:lang w:val="en-US"/>
          <w:rPrChange w:id="479" w:author="Max Lindmark" w:date="2019-09-24T15:41:00Z">
            <w:rPr>
              <w:rFonts w:eastAsiaTheme="minorEastAsia" w:cstheme="minorHAnsi"/>
            </w:rPr>
          </w:rPrChange>
        </w:rPr>
        <w:t xml:space="preserve">and body mass </w:t>
      </w:r>
      <w:r w:rsidR="00C1756A" w:rsidRPr="00364D0F">
        <w:rPr>
          <w:rFonts w:eastAsiaTheme="minorEastAsia" w:cstheme="minorHAnsi"/>
          <w:lang w:val="en-US"/>
          <w:rPrChange w:id="480" w:author="Max Lindmark" w:date="2019-09-24T15:41:00Z">
            <w:rPr>
              <w:rFonts w:eastAsiaTheme="minorEastAsia" w:cstheme="minorHAnsi"/>
            </w:rPr>
          </w:rPrChange>
        </w:rPr>
        <w:t>within</w:t>
      </w:r>
      <w:ins w:id="481" w:author="Jan Ohlberger" w:date="2019-09-19T11:52:00Z">
        <w:r w:rsidR="00DF28C2" w:rsidRPr="00364D0F">
          <w:rPr>
            <w:rFonts w:eastAsiaTheme="minorEastAsia" w:cstheme="minorHAnsi"/>
            <w:lang w:val="en-US"/>
            <w:rPrChange w:id="482" w:author="Max Lindmark" w:date="2019-09-24T15:41:00Z">
              <w:rPr>
                <w:rFonts w:eastAsiaTheme="minorEastAsia" w:cstheme="minorHAnsi"/>
              </w:rPr>
            </w:rPrChange>
          </w:rPr>
          <w:t xml:space="preserve"> </w:t>
        </w:r>
      </w:ins>
      <w:del w:id="483" w:author="Jan Ohlberger" w:date="2019-09-19T11:52:00Z">
        <w:r w:rsidR="00C1756A" w:rsidRPr="00364D0F" w:rsidDel="00DF28C2">
          <w:rPr>
            <w:rFonts w:eastAsiaTheme="minorEastAsia" w:cstheme="minorHAnsi"/>
            <w:lang w:val="en-US"/>
            <w:rPrChange w:id="484" w:author="Max Lindmark" w:date="2019-09-24T15:41:00Z">
              <w:rPr>
                <w:rFonts w:eastAsiaTheme="minorEastAsia" w:cstheme="minorHAnsi"/>
              </w:rPr>
            </w:rPrChange>
          </w:rPr>
          <w:delText xml:space="preserve"> a typical </w:delText>
        </w:r>
      </w:del>
      <w:r w:rsidR="00C1756A" w:rsidRPr="00364D0F">
        <w:rPr>
          <w:rFonts w:eastAsiaTheme="minorEastAsia" w:cstheme="minorHAnsi"/>
          <w:lang w:val="en-US"/>
          <w:rPrChange w:id="485" w:author="Max Lindmark" w:date="2019-09-24T15:41:00Z">
            <w:rPr>
              <w:rFonts w:eastAsiaTheme="minorEastAsia" w:cstheme="minorHAnsi"/>
            </w:rPr>
          </w:rPrChange>
        </w:rPr>
        <w:t>fish</w:t>
      </w:r>
      <w:ins w:id="486" w:author="Jan Ohlberger" w:date="2019-09-19T11:52:00Z">
        <w:r w:rsidR="00DF28C2" w:rsidRPr="00364D0F">
          <w:rPr>
            <w:rFonts w:eastAsiaTheme="minorEastAsia" w:cstheme="minorHAnsi"/>
            <w:lang w:val="en-US"/>
            <w:rPrChange w:id="487" w:author="Max Lindmark" w:date="2019-09-24T15:41:00Z">
              <w:rPr>
                <w:rFonts w:eastAsiaTheme="minorEastAsia" w:cstheme="minorHAnsi"/>
              </w:rPr>
            </w:rPrChange>
          </w:rPr>
          <w:t xml:space="preserve"> species</w:t>
        </w:r>
      </w:ins>
      <w:r w:rsidR="00A410EA" w:rsidRPr="00364D0F">
        <w:rPr>
          <w:rFonts w:eastAsiaTheme="minorEastAsia" w:cstheme="minorHAnsi"/>
          <w:lang w:val="en-US"/>
          <w:rPrChange w:id="488" w:author="Max Lindmark" w:date="2019-09-24T15:41:00Z">
            <w:rPr>
              <w:rFonts w:eastAsiaTheme="minorEastAsia" w:cstheme="minorHAnsi"/>
            </w:rPr>
          </w:rPrChange>
        </w:rPr>
        <w:t>, and are the</w:t>
      </w:r>
      <w:ins w:id="489" w:author="Jan Ohlberger" w:date="2019-09-19T11:52:00Z">
        <w:r w:rsidR="00DF28C2" w:rsidRPr="00364D0F">
          <w:rPr>
            <w:rFonts w:eastAsiaTheme="minorEastAsia" w:cstheme="minorHAnsi"/>
            <w:lang w:val="en-US"/>
            <w:rPrChange w:id="490" w:author="Max Lindmark" w:date="2019-09-24T15:41:00Z">
              <w:rPr>
                <w:rFonts w:eastAsiaTheme="minorEastAsia" w:cstheme="minorHAnsi"/>
              </w:rPr>
            </w:rPrChange>
          </w:rPr>
          <w:t xml:space="preserve"> effects</w:t>
        </w:r>
      </w:ins>
      <w:del w:id="491" w:author="Jan Ohlberger" w:date="2019-09-19T11:52:00Z">
        <w:r w:rsidR="00A410EA" w:rsidRPr="00364D0F" w:rsidDel="00DF28C2">
          <w:rPr>
            <w:rFonts w:eastAsiaTheme="minorEastAsia" w:cstheme="minorHAnsi"/>
            <w:lang w:val="en-US"/>
            <w:rPrChange w:id="492" w:author="Max Lindmark" w:date="2019-09-24T15:41:00Z">
              <w:rPr>
                <w:rFonts w:eastAsiaTheme="minorEastAsia" w:cstheme="minorHAnsi"/>
              </w:rPr>
            </w:rPrChange>
          </w:rPr>
          <w:delText>y</w:delText>
        </w:r>
      </w:del>
      <w:r w:rsidR="00A410EA" w:rsidRPr="00364D0F">
        <w:rPr>
          <w:rFonts w:eastAsiaTheme="minorEastAsia" w:cstheme="minorHAnsi"/>
          <w:lang w:val="en-US"/>
          <w:rPrChange w:id="493" w:author="Max Lindmark" w:date="2019-09-24T15:41:00Z">
            <w:rPr>
              <w:rFonts w:eastAsiaTheme="minorEastAsia" w:cstheme="minorHAnsi"/>
            </w:rPr>
          </w:rPrChange>
        </w:rPr>
        <w:t xml:space="preserve"> independent</w:t>
      </w:r>
      <w:r w:rsidR="00C1756A" w:rsidRPr="00364D0F">
        <w:rPr>
          <w:rFonts w:eastAsiaTheme="minorEastAsia" w:cstheme="minorHAnsi"/>
          <w:lang w:val="en-US"/>
          <w:rPrChange w:id="494" w:author="Max Lindmark" w:date="2019-09-24T15:41:00Z">
            <w:rPr>
              <w:rFonts w:eastAsiaTheme="minorEastAsia" w:cstheme="minorHAnsi"/>
            </w:rPr>
          </w:rPrChange>
        </w:rPr>
        <w:t xml:space="preserve">? </w:t>
      </w:r>
      <w:r w:rsidR="00104C13" w:rsidRPr="00364D0F">
        <w:rPr>
          <w:rFonts w:eastAsiaTheme="minorEastAsia" w:cstheme="minorHAnsi"/>
          <w:lang w:val="en-US"/>
          <w:rPrChange w:id="495" w:author="Max Lindmark" w:date="2019-09-24T15:41:00Z">
            <w:rPr>
              <w:rFonts w:eastAsiaTheme="minorEastAsia" w:cstheme="minorHAnsi"/>
            </w:rPr>
          </w:rPrChange>
        </w:rPr>
        <w:t>ii</w:t>
      </w:r>
      <w:r w:rsidR="00CF66F4" w:rsidRPr="00364D0F">
        <w:rPr>
          <w:rFonts w:eastAsiaTheme="minorEastAsia" w:cstheme="minorHAnsi"/>
          <w:lang w:val="en-US"/>
          <w:rPrChange w:id="496" w:author="Max Lindmark" w:date="2019-09-24T15:41:00Z">
            <w:rPr>
              <w:rFonts w:eastAsiaTheme="minorEastAsia" w:cstheme="minorHAnsi"/>
            </w:rPr>
          </w:rPrChange>
        </w:rPr>
        <w:t>)</w:t>
      </w:r>
      <w:r w:rsidR="006F6E82" w:rsidRPr="00364D0F">
        <w:rPr>
          <w:rFonts w:eastAsiaTheme="minorEastAsia" w:cstheme="minorHAnsi"/>
          <w:lang w:val="en-US"/>
          <w:rPrChange w:id="497" w:author="Max Lindmark" w:date="2019-09-24T15:41:00Z">
            <w:rPr>
              <w:rFonts w:eastAsiaTheme="minorEastAsia" w:cstheme="minorHAnsi"/>
            </w:rPr>
          </w:rPrChange>
        </w:rPr>
        <w:t xml:space="preserve"> What is the effect of body size on the optimum growth temperature?</w:t>
      </w:r>
      <w:r w:rsidR="0027501B" w:rsidRPr="00364D0F">
        <w:rPr>
          <w:rFonts w:eastAsiaTheme="minorEastAsia" w:cstheme="minorHAnsi"/>
          <w:lang w:val="en-US"/>
          <w:rPrChange w:id="498" w:author="Max Lindmark" w:date="2019-09-24T15:41:00Z">
            <w:rPr>
              <w:rFonts w:eastAsiaTheme="minorEastAsia" w:cstheme="minorHAnsi"/>
            </w:rPr>
          </w:rPrChange>
        </w:rPr>
        <w:t xml:space="preserve"> </w:t>
      </w:r>
      <w:r w:rsidR="00F47E57" w:rsidRPr="00364D0F">
        <w:rPr>
          <w:rFonts w:eastAsiaTheme="minorEastAsia" w:cstheme="minorHAnsi"/>
          <w:lang w:val="en-US"/>
          <w:rPrChange w:id="499" w:author="Max Lindmark" w:date="2019-09-24T15:41:00Z">
            <w:rPr>
              <w:rFonts w:eastAsiaTheme="minorEastAsia" w:cstheme="minorHAnsi"/>
            </w:rPr>
          </w:rPrChange>
        </w:rPr>
        <w:t>W</w:t>
      </w:r>
      <w:r w:rsidR="00113EAB" w:rsidRPr="00364D0F">
        <w:rPr>
          <w:rFonts w:eastAsiaTheme="minorEastAsia" w:cstheme="minorHAnsi"/>
          <w:lang w:val="en-US"/>
          <w:rPrChange w:id="500" w:author="Max Lindmark" w:date="2019-09-24T15:41:00Z">
            <w:rPr>
              <w:rFonts w:eastAsiaTheme="minorEastAsia" w:cstheme="minorHAnsi"/>
            </w:rPr>
          </w:rPrChange>
        </w:rPr>
        <w:t>e find interaction</w:t>
      </w:r>
      <w:r w:rsidR="0002507D" w:rsidRPr="00364D0F">
        <w:rPr>
          <w:rFonts w:eastAsiaTheme="minorEastAsia" w:cstheme="minorHAnsi"/>
          <w:lang w:val="en-US"/>
          <w:rPrChange w:id="501" w:author="Max Lindmark" w:date="2019-09-24T15:41:00Z">
            <w:rPr>
              <w:rFonts w:eastAsiaTheme="minorEastAsia" w:cstheme="minorHAnsi"/>
            </w:rPr>
          </w:rPrChange>
        </w:rPr>
        <w:t>s</w:t>
      </w:r>
      <w:r w:rsidR="00113EAB" w:rsidRPr="00364D0F">
        <w:rPr>
          <w:rFonts w:eastAsiaTheme="minorEastAsia" w:cstheme="minorHAnsi"/>
          <w:lang w:val="en-US"/>
          <w:rPrChange w:id="502" w:author="Max Lindmark" w:date="2019-09-24T15:41:00Z">
            <w:rPr>
              <w:rFonts w:eastAsiaTheme="minorEastAsia" w:cstheme="minorHAnsi"/>
            </w:rPr>
          </w:rPrChange>
        </w:rPr>
        <w:t xml:space="preserve"> be</w:t>
      </w:r>
      <w:r w:rsidR="002A0AF0" w:rsidRPr="00364D0F">
        <w:rPr>
          <w:rFonts w:eastAsiaTheme="minorEastAsia" w:cstheme="minorHAnsi"/>
          <w:lang w:val="en-US"/>
          <w:rPrChange w:id="503" w:author="Max Lindmark" w:date="2019-09-24T15:41:00Z">
            <w:rPr>
              <w:rFonts w:eastAsiaTheme="minorEastAsia" w:cstheme="minorHAnsi"/>
            </w:rPr>
          </w:rPrChange>
        </w:rPr>
        <w:t xml:space="preserve">tween temperature and body size, </w:t>
      </w:r>
      <w:commentRangeStart w:id="504"/>
      <w:r w:rsidR="002A0AF0" w:rsidRPr="00364D0F">
        <w:rPr>
          <w:rFonts w:eastAsiaTheme="minorEastAsia" w:cstheme="minorHAnsi"/>
          <w:lang w:val="en-US"/>
          <w:rPrChange w:id="505" w:author="Max Lindmark" w:date="2019-09-24T15:41:00Z">
            <w:rPr>
              <w:rFonts w:eastAsiaTheme="minorEastAsia" w:cstheme="minorHAnsi"/>
            </w:rPr>
          </w:rPrChange>
        </w:rPr>
        <w:t>meaning that the positive effect of warming on growth is</w:t>
      </w:r>
      <w:r w:rsidR="00623DF2" w:rsidRPr="00364D0F">
        <w:rPr>
          <w:rFonts w:eastAsiaTheme="minorEastAsia" w:cstheme="minorHAnsi"/>
          <w:lang w:val="en-US"/>
          <w:rPrChange w:id="506" w:author="Max Lindmark" w:date="2019-09-24T15:41:00Z">
            <w:rPr>
              <w:rFonts w:eastAsiaTheme="minorEastAsia" w:cstheme="minorHAnsi"/>
            </w:rPr>
          </w:rPrChange>
        </w:rPr>
        <w:t xml:space="preserve"> largest for small individuals, and </w:t>
      </w:r>
      <w:r w:rsidR="0051006C" w:rsidRPr="00364D0F">
        <w:rPr>
          <w:rFonts w:eastAsiaTheme="minorEastAsia" w:cstheme="minorHAnsi"/>
          <w:lang w:val="en-US"/>
          <w:rPrChange w:id="507" w:author="Max Lindmark" w:date="2019-09-24T15:41:00Z">
            <w:rPr>
              <w:rFonts w:eastAsiaTheme="minorEastAsia" w:cstheme="minorHAnsi"/>
            </w:rPr>
          </w:rPrChange>
        </w:rPr>
        <w:t xml:space="preserve">clear support for declining </w:t>
      </w:r>
      <w:r w:rsidR="00305F58" w:rsidRPr="00364D0F">
        <w:rPr>
          <w:rFonts w:eastAsiaTheme="minorEastAsia" w:cstheme="minorHAnsi"/>
          <w:lang w:val="en-US"/>
          <w:rPrChange w:id="508" w:author="Max Lindmark" w:date="2019-09-24T15:41:00Z">
            <w:rPr>
              <w:rFonts w:eastAsiaTheme="minorEastAsia" w:cstheme="minorHAnsi"/>
            </w:rPr>
          </w:rPrChange>
        </w:rPr>
        <w:t>optimum temperature</w:t>
      </w:r>
      <w:r w:rsidR="0051006C" w:rsidRPr="00364D0F">
        <w:rPr>
          <w:rFonts w:eastAsiaTheme="minorEastAsia" w:cstheme="minorHAnsi"/>
          <w:lang w:val="en-US"/>
          <w:rPrChange w:id="509" w:author="Max Lindmark" w:date="2019-09-24T15:41:00Z">
            <w:rPr>
              <w:rFonts w:eastAsiaTheme="minorEastAsia" w:cstheme="minorHAnsi"/>
            </w:rPr>
          </w:rPrChange>
        </w:rPr>
        <w:t xml:space="preserve">s </w:t>
      </w:r>
      <w:r w:rsidR="00305F58" w:rsidRPr="00364D0F">
        <w:rPr>
          <w:rFonts w:eastAsiaTheme="minorEastAsia" w:cstheme="minorHAnsi"/>
          <w:lang w:val="en-US"/>
          <w:rPrChange w:id="510" w:author="Max Lindmark" w:date="2019-09-24T15:41:00Z">
            <w:rPr>
              <w:rFonts w:eastAsiaTheme="minorEastAsia" w:cstheme="minorHAnsi"/>
            </w:rPr>
          </w:rPrChange>
        </w:rPr>
        <w:t xml:space="preserve">for growth </w:t>
      </w:r>
      <w:r w:rsidR="0051006C" w:rsidRPr="00364D0F">
        <w:rPr>
          <w:rFonts w:eastAsiaTheme="minorEastAsia" w:cstheme="minorHAnsi"/>
          <w:lang w:val="en-US"/>
          <w:rPrChange w:id="511" w:author="Max Lindmark" w:date="2019-09-24T15:41:00Z">
            <w:rPr>
              <w:rFonts w:eastAsiaTheme="minorEastAsia" w:cstheme="minorHAnsi"/>
            </w:rPr>
          </w:rPrChange>
        </w:rPr>
        <w:t>as fish grow in size</w:t>
      </w:r>
      <w:r w:rsidR="008C7654" w:rsidRPr="00364D0F">
        <w:rPr>
          <w:rFonts w:eastAsiaTheme="minorEastAsia" w:cstheme="minorHAnsi"/>
          <w:lang w:val="en-US"/>
          <w:rPrChange w:id="512" w:author="Max Lindmark" w:date="2019-09-24T15:41:00Z">
            <w:rPr>
              <w:rFonts w:eastAsiaTheme="minorEastAsia" w:cstheme="minorHAnsi"/>
            </w:rPr>
          </w:rPrChange>
        </w:rPr>
        <w:t xml:space="preserve">. </w:t>
      </w:r>
      <w:commentRangeEnd w:id="504"/>
      <w:r w:rsidR="00404F82">
        <w:rPr>
          <w:rStyle w:val="CommentReference"/>
        </w:rPr>
        <w:commentReference w:id="504"/>
      </w:r>
      <w:r w:rsidR="007A79EB" w:rsidRPr="00364D0F">
        <w:rPr>
          <w:rFonts w:eastAsiaTheme="minorEastAsia" w:cstheme="minorHAnsi"/>
          <w:lang w:val="en-US"/>
          <w:rPrChange w:id="513" w:author="Max Lindmark" w:date="2019-09-24T15:41:00Z">
            <w:rPr>
              <w:rFonts w:eastAsiaTheme="minorEastAsia" w:cstheme="minorHAnsi"/>
            </w:rPr>
          </w:rPrChange>
        </w:rPr>
        <w:t xml:space="preserve">Size-dependent </w:t>
      </w:r>
      <w:r w:rsidR="00056C4C" w:rsidRPr="00364D0F">
        <w:rPr>
          <w:rFonts w:eastAsiaTheme="minorEastAsia" w:cstheme="minorHAnsi"/>
          <w:lang w:val="en-US"/>
          <w:rPrChange w:id="514" w:author="Max Lindmark" w:date="2019-09-24T15:41:00Z">
            <w:rPr>
              <w:rFonts w:eastAsiaTheme="minorEastAsia" w:cstheme="minorHAnsi"/>
            </w:rPr>
          </w:rPrChange>
        </w:rPr>
        <w:t xml:space="preserve">effects of warming on growth and reduced performance of large fish within a population </w:t>
      </w:r>
      <w:del w:id="515" w:author="Jan Ohlberger" w:date="2019-09-19T11:53:00Z">
        <w:r w:rsidR="00056C4C" w:rsidRPr="00364D0F" w:rsidDel="00404F82">
          <w:rPr>
            <w:rFonts w:eastAsiaTheme="minorEastAsia" w:cstheme="minorHAnsi"/>
            <w:lang w:val="en-US"/>
            <w:rPrChange w:id="516" w:author="Max Lindmark" w:date="2019-09-24T15:41:00Z">
              <w:rPr>
                <w:rFonts w:eastAsiaTheme="minorEastAsia" w:cstheme="minorHAnsi"/>
              </w:rPr>
            </w:rPrChange>
          </w:rPr>
          <w:delText>may have</w:delText>
        </w:r>
      </w:del>
      <w:ins w:id="517" w:author="Jan Ohlberger" w:date="2019-09-19T11:53:00Z">
        <w:r w:rsidR="00404F82" w:rsidRPr="00364D0F">
          <w:rPr>
            <w:rFonts w:eastAsiaTheme="minorEastAsia" w:cstheme="minorHAnsi"/>
            <w:lang w:val="en-US"/>
            <w:rPrChange w:id="518" w:author="Max Lindmark" w:date="2019-09-24T15:41:00Z">
              <w:rPr>
                <w:rFonts w:eastAsiaTheme="minorEastAsia" w:cstheme="minorHAnsi"/>
              </w:rPr>
            </w:rPrChange>
          </w:rPr>
          <w:t>has</w:t>
        </w:r>
      </w:ins>
      <w:r w:rsidR="00056C4C" w:rsidRPr="00364D0F">
        <w:rPr>
          <w:rFonts w:eastAsiaTheme="minorEastAsia" w:cstheme="minorHAnsi"/>
          <w:lang w:val="en-US"/>
          <w:rPrChange w:id="519" w:author="Max Lindmark" w:date="2019-09-24T15:41:00Z">
            <w:rPr>
              <w:rFonts w:eastAsiaTheme="minorEastAsia" w:cstheme="minorHAnsi"/>
            </w:rPr>
          </w:rPrChange>
        </w:rPr>
        <w:t xml:space="preserve"> implications for productivity and </w:t>
      </w:r>
      <w:r w:rsidR="008C7654" w:rsidRPr="00364D0F">
        <w:rPr>
          <w:rFonts w:eastAsiaTheme="minorEastAsia" w:cstheme="minorHAnsi"/>
          <w:lang w:val="en-US"/>
          <w:rPrChange w:id="520" w:author="Max Lindmark" w:date="2019-09-24T15:41:00Z">
            <w:rPr>
              <w:rFonts w:eastAsiaTheme="minorEastAsia" w:cstheme="minorHAnsi"/>
            </w:rPr>
          </w:rPrChange>
        </w:rPr>
        <w:t xml:space="preserve">energetic efficiency of aquatic food webs </w:t>
      </w:r>
      <w:r w:rsidR="00056C4C" w:rsidRPr="00364D0F">
        <w:rPr>
          <w:rFonts w:eastAsiaTheme="minorEastAsia" w:cstheme="minorHAnsi"/>
          <w:lang w:val="en-US"/>
          <w:rPrChange w:id="521" w:author="Max Lindmark" w:date="2019-09-24T15:41:00Z">
            <w:rPr>
              <w:rFonts w:eastAsiaTheme="minorEastAsia" w:cstheme="minorHAnsi"/>
            </w:rPr>
          </w:rPrChange>
        </w:rPr>
        <w:t>under climate warming</w:t>
      </w:r>
      <w:commentRangeStart w:id="522"/>
      <w:r w:rsidR="00056C4C" w:rsidRPr="00364D0F">
        <w:rPr>
          <w:rFonts w:eastAsiaTheme="minorEastAsia" w:cstheme="minorHAnsi"/>
          <w:lang w:val="en-US"/>
          <w:rPrChange w:id="523" w:author="Max Lindmark" w:date="2019-09-24T15:41:00Z">
            <w:rPr>
              <w:rFonts w:eastAsiaTheme="minorEastAsia" w:cstheme="minorHAnsi"/>
            </w:rPr>
          </w:rPrChange>
        </w:rPr>
        <w:t>.</w:t>
      </w:r>
      <w:commentRangeEnd w:id="522"/>
      <w:r w:rsidR="00404F82">
        <w:rPr>
          <w:rStyle w:val="CommentReference"/>
        </w:rPr>
        <w:commentReference w:id="522"/>
      </w:r>
    </w:p>
    <w:p w14:paraId="3641C483" w14:textId="77777777" w:rsidR="00F342FA" w:rsidRPr="00364D0F" w:rsidRDefault="00F342FA" w:rsidP="000E5FAF">
      <w:pPr>
        <w:spacing w:line="480" w:lineRule="auto"/>
        <w:contextualSpacing/>
        <w:jc w:val="both"/>
        <w:rPr>
          <w:rFonts w:cstheme="minorHAnsi"/>
          <w:b/>
          <w:lang w:val="en-US"/>
          <w:rPrChange w:id="524" w:author="Max Lindmark" w:date="2019-09-24T15:41:00Z">
            <w:rPr>
              <w:rFonts w:cstheme="minorHAnsi"/>
              <w:b/>
            </w:rPr>
          </w:rPrChange>
        </w:rPr>
      </w:pPr>
    </w:p>
    <w:p w14:paraId="791867EB" w14:textId="77777777" w:rsidR="000E5FAF" w:rsidRPr="00364D0F" w:rsidRDefault="000E5FAF" w:rsidP="000E5FAF">
      <w:pPr>
        <w:spacing w:line="480" w:lineRule="auto"/>
        <w:contextualSpacing/>
        <w:jc w:val="both"/>
        <w:rPr>
          <w:rFonts w:cstheme="minorHAnsi"/>
          <w:b/>
          <w:lang w:val="en-US"/>
          <w:rPrChange w:id="525" w:author="Max Lindmark" w:date="2019-09-24T15:41:00Z">
            <w:rPr>
              <w:rFonts w:cstheme="minorHAnsi"/>
              <w:b/>
            </w:rPr>
          </w:rPrChange>
        </w:rPr>
      </w:pPr>
      <w:commentRangeStart w:id="526"/>
      <w:r w:rsidRPr="00364D0F">
        <w:rPr>
          <w:rFonts w:cstheme="minorHAnsi"/>
          <w:b/>
          <w:lang w:val="en-US"/>
          <w:rPrChange w:id="527" w:author="Max Lindmark" w:date="2019-09-24T15:41:00Z">
            <w:rPr>
              <w:rFonts w:cstheme="minorHAnsi"/>
              <w:b/>
            </w:rPr>
          </w:rPrChange>
        </w:rPr>
        <w:t>Methods</w:t>
      </w:r>
      <w:commentRangeEnd w:id="526"/>
      <w:r w:rsidR="007114F8">
        <w:rPr>
          <w:rStyle w:val="CommentReference"/>
        </w:rPr>
        <w:commentReference w:id="526"/>
      </w:r>
    </w:p>
    <w:p w14:paraId="3857959D" w14:textId="77777777" w:rsidR="000E5FAF" w:rsidRPr="00364D0F" w:rsidRDefault="000E5FAF" w:rsidP="000E5FAF">
      <w:pPr>
        <w:spacing w:line="480" w:lineRule="auto"/>
        <w:contextualSpacing/>
        <w:jc w:val="both"/>
        <w:rPr>
          <w:rFonts w:cstheme="minorHAnsi"/>
          <w:i/>
          <w:lang w:val="en-US"/>
          <w:rPrChange w:id="528" w:author="Max Lindmark" w:date="2019-09-24T15:41:00Z">
            <w:rPr>
              <w:rFonts w:cstheme="minorHAnsi"/>
              <w:i/>
            </w:rPr>
          </w:rPrChange>
        </w:rPr>
      </w:pPr>
      <w:r w:rsidRPr="00364D0F">
        <w:rPr>
          <w:rFonts w:cstheme="minorHAnsi"/>
          <w:i/>
          <w:lang w:val="en-US"/>
          <w:rPrChange w:id="529" w:author="Max Lindmark" w:date="2019-09-24T15:41:00Z">
            <w:rPr>
              <w:rFonts w:cstheme="minorHAnsi"/>
              <w:i/>
            </w:rPr>
          </w:rPrChange>
        </w:rPr>
        <w:t>Data acquisition</w:t>
      </w:r>
    </w:p>
    <w:p w14:paraId="3A1CE940" w14:textId="0DBD401F" w:rsidR="009C514D" w:rsidRPr="00364D0F" w:rsidRDefault="00333071" w:rsidP="00267F8D">
      <w:pPr>
        <w:tabs>
          <w:tab w:val="center" w:pos="4513"/>
        </w:tabs>
        <w:spacing w:line="480" w:lineRule="auto"/>
        <w:contextualSpacing/>
        <w:jc w:val="both"/>
        <w:rPr>
          <w:rFonts w:eastAsiaTheme="minorEastAsia" w:cstheme="minorHAnsi"/>
          <w:color w:val="FF0000"/>
          <w:lang w:val="en-US"/>
          <w:rPrChange w:id="530" w:author="Max Lindmark" w:date="2019-09-24T15:41:00Z">
            <w:rPr>
              <w:rFonts w:eastAsiaTheme="minorEastAsia" w:cstheme="minorHAnsi"/>
              <w:color w:val="FF0000"/>
            </w:rPr>
          </w:rPrChange>
        </w:rPr>
      </w:pPr>
      <w:r w:rsidRPr="00364D0F">
        <w:rPr>
          <w:rFonts w:eastAsiaTheme="minorEastAsia"/>
          <w:lang w:val="en-US"/>
          <w:rPrChange w:id="531" w:author="Max Lindmark" w:date="2019-09-24T15:41:00Z">
            <w:rPr>
              <w:rFonts w:eastAsiaTheme="minorEastAsia"/>
            </w:rPr>
          </w:rPrChange>
        </w:rPr>
        <w:t xml:space="preserve">To </w:t>
      </w:r>
      <w:r w:rsidR="008069DD" w:rsidRPr="00364D0F">
        <w:rPr>
          <w:rFonts w:eastAsiaTheme="minorEastAsia"/>
          <w:lang w:val="en-US"/>
          <w:rPrChange w:id="532" w:author="Max Lindmark" w:date="2019-09-24T15:41:00Z">
            <w:rPr>
              <w:rFonts w:eastAsiaTheme="minorEastAsia"/>
            </w:rPr>
          </w:rPrChange>
        </w:rPr>
        <w:t xml:space="preserve">find published studies to </w:t>
      </w:r>
      <w:r w:rsidR="0000521B" w:rsidRPr="00364D0F">
        <w:rPr>
          <w:rFonts w:eastAsiaTheme="minorEastAsia"/>
          <w:lang w:val="en-US"/>
          <w:rPrChange w:id="533" w:author="Max Lindmark" w:date="2019-09-24T15:41:00Z">
            <w:rPr>
              <w:rFonts w:eastAsiaTheme="minorEastAsia"/>
            </w:rPr>
          </w:rPrChange>
        </w:rPr>
        <w:t>use data</w:t>
      </w:r>
      <w:r w:rsidR="00B724C9" w:rsidRPr="00364D0F">
        <w:rPr>
          <w:rFonts w:eastAsiaTheme="minorEastAsia"/>
          <w:lang w:val="en-US"/>
          <w:rPrChange w:id="534" w:author="Max Lindmark" w:date="2019-09-24T15:41:00Z">
            <w:rPr>
              <w:rFonts w:eastAsiaTheme="minorEastAsia"/>
            </w:rPr>
          </w:rPrChange>
        </w:rPr>
        <w:t xml:space="preserve"> from</w:t>
      </w:r>
      <w:r w:rsidR="0000521B" w:rsidRPr="00364D0F">
        <w:rPr>
          <w:rFonts w:eastAsiaTheme="minorEastAsia"/>
          <w:lang w:val="en-US"/>
          <w:rPrChange w:id="535" w:author="Max Lindmark" w:date="2019-09-24T15:41:00Z">
            <w:rPr>
              <w:rFonts w:eastAsiaTheme="minorEastAsia"/>
            </w:rPr>
          </w:rPrChange>
        </w:rPr>
        <w:t xml:space="preserve"> </w:t>
      </w:r>
      <w:r w:rsidR="00711041" w:rsidRPr="00364D0F">
        <w:rPr>
          <w:rFonts w:eastAsiaTheme="minorEastAsia"/>
          <w:lang w:val="en-US"/>
          <w:rPrChange w:id="536" w:author="Max Lindmark" w:date="2019-09-24T15:41:00Z">
            <w:rPr>
              <w:rFonts w:eastAsiaTheme="minorEastAsia"/>
            </w:rPr>
          </w:rPrChange>
        </w:rPr>
        <w:t>on body growth rates across a large enough temperature and body size range</w:t>
      </w:r>
      <w:r w:rsidR="00C90310" w:rsidRPr="00364D0F">
        <w:rPr>
          <w:rFonts w:eastAsiaTheme="minorEastAsia"/>
          <w:lang w:val="en-US"/>
          <w:rPrChange w:id="537" w:author="Max Lindmark" w:date="2019-09-24T15:41:00Z">
            <w:rPr>
              <w:rFonts w:eastAsiaTheme="minorEastAsia"/>
            </w:rPr>
          </w:rPrChange>
        </w:rPr>
        <w:t xml:space="preserve"> </w:t>
      </w:r>
      <w:r w:rsidR="0000521B" w:rsidRPr="00364D0F">
        <w:rPr>
          <w:rFonts w:eastAsiaTheme="minorEastAsia"/>
          <w:lang w:val="en-US"/>
          <w:rPrChange w:id="538" w:author="Max Lindmark" w:date="2019-09-24T15:41:00Z">
            <w:rPr>
              <w:rFonts w:eastAsiaTheme="minorEastAsia"/>
            </w:rPr>
          </w:rPrChange>
        </w:rPr>
        <w:t xml:space="preserve">we searched </w:t>
      </w:r>
      <w:r w:rsidR="00E970CE" w:rsidRPr="00364D0F">
        <w:rPr>
          <w:rFonts w:eastAsiaTheme="minorEastAsia"/>
          <w:lang w:val="en-US"/>
          <w:rPrChange w:id="539" w:author="Max Lindmark" w:date="2019-09-24T15:41:00Z">
            <w:rPr>
              <w:rFonts w:eastAsiaTheme="minorEastAsia"/>
            </w:rPr>
          </w:rPrChange>
        </w:rPr>
        <w:t>Web of Science Core Collection</w:t>
      </w:r>
      <w:r w:rsidR="00406F4F" w:rsidRPr="00364D0F">
        <w:rPr>
          <w:rFonts w:eastAsiaTheme="minorEastAsia"/>
          <w:lang w:val="en-US"/>
          <w:rPrChange w:id="540" w:author="Max Lindmark" w:date="2019-09-24T15:41:00Z">
            <w:rPr>
              <w:rFonts w:eastAsiaTheme="minorEastAsia"/>
            </w:rPr>
          </w:rPrChange>
        </w:rPr>
        <w:t xml:space="preserve"> on </w:t>
      </w:r>
      <w:r w:rsidR="00400D96" w:rsidRPr="00364D0F">
        <w:rPr>
          <w:rFonts w:eastAsiaTheme="minorEastAsia"/>
          <w:lang w:val="en-US"/>
          <w:rPrChange w:id="541" w:author="Max Lindmark" w:date="2019-09-24T15:41:00Z">
            <w:rPr>
              <w:rFonts w:eastAsiaTheme="minorEastAsia"/>
            </w:rPr>
          </w:rPrChange>
        </w:rPr>
        <w:t>22/03/19</w:t>
      </w:r>
      <w:r w:rsidR="00AE2579" w:rsidRPr="00364D0F">
        <w:rPr>
          <w:rFonts w:eastAsiaTheme="minorEastAsia"/>
          <w:lang w:val="en-US"/>
          <w:rPrChange w:id="542" w:author="Max Lindmark" w:date="2019-09-24T15:41:00Z">
            <w:rPr>
              <w:rFonts w:eastAsiaTheme="minorEastAsia"/>
            </w:rPr>
          </w:rPrChange>
        </w:rPr>
        <w:t xml:space="preserve"> with the following terms: </w:t>
      </w:r>
      <w:r w:rsidR="00645B13" w:rsidRPr="00364D0F">
        <w:rPr>
          <w:rFonts w:eastAsiaTheme="minorEastAsia"/>
          <w:lang w:val="en-US"/>
          <w:rPrChange w:id="543" w:author="Max Lindmark" w:date="2019-09-24T15:41:00Z">
            <w:rPr>
              <w:rFonts w:eastAsiaTheme="minorEastAsia"/>
            </w:rPr>
          </w:rPrChange>
        </w:rPr>
        <w:t>TOPIC: (</w:t>
      </w:r>
      <w:r w:rsidR="00645B13" w:rsidRPr="00364D0F">
        <w:rPr>
          <w:rFonts w:eastAsiaTheme="minorEastAsia"/>
          <w:i/>
          <w:lang w:val="en-US"/>
          <w:rPrChange w:id="544" w:author="Max Lindmark" w:date="2019-09-24T15:41:00Z">
            <w:rPr>
              <w:rFonts w:eastAsiaTheme="minorEastAsia"/>
              <w:i/>
            </w:rPr>
          </w:rPrChange>
        </w:rPr>
        <w:t>growth</w:t>
      </w:r>
      <w:r w:rsidR="00645B13" w:rsidRPr="00364D0F">
        <w:rPr>
          <w:rFonts w:eastAsiaTheme="minorEastAsia"/>
          <w:lang w:val="en-US"/>
          <w:rPrChange w:id="545" w:author="Max Lindmark" w:date="2019-09-24T15:41:00Z">
            <w:rPr>
              <w:rFonts w:eastAsiaTheme="minorEastAsia"/>
            </w:rPr>
          </w:rPrChange>
        </w:rPr>
        <w:t>) AND TOPIC: (</w:t>
      </w:r>
      <w:r w:rsidR="00645B13" w:rsidRPr="00364D0F">
        <w:rPr>
          <w:rFonts w:eastAsiaTheme="minorEastAsia"/>
          <w:i/>
          <w:lang w:val="en-US"/>
          <w:rPrChange w:id="546" w:author="Max Lindmark" w:date="2019-09-24T15:41:00Z">
            <w:rPr>
              <w:rFonts w:eastAsiaTheme="minorEastAsia"/>
              <w:i/>
            </w:rPr>
          </w:rPrChange>
        </w:rPr>
        <w:t>mass OR weight OR size</w:t>
      </w:r>
      <w:r w:rsidR="00645B13" w:rsidRPr="00364D0F">
        <w:rPr>
          <w:rFonts w:eastAsiaTheme="minorEastAsia"/>
          <w:lang w:val="en-US"/>
          <w:rPrChange w:id="547" w:author="Max Lindmark" w:date="2019-09-24T15:41:00Z">
            <w:rPr>
              <w:rFonts w:eastAsiaTheme="minorEastAsia"/>
            </w:rPr>
          </w:rPrChange>
        </w:rPr>
        <w:t>) AND TOPIC: (</w:t>
      </w:r>
      <w:r w:rsidR="00645B13" w:rsidRPr="00364D0F">
        <w:rPr>
          <w:rFonts w:eastAsiaTheme="minorEastAsia"/>
          <w:i/>
          <w:lang w:val="en-US"/>
          <w:rPrChange w:id="548" w:author="Max Lindmark" w:date="2019-09-24T15:41:00Z">
            <w:rPr>
              <w:rFonts w:eastAsiaTheme="minorEastAsia"/>
              <w:i/>
            </w:rPr>
          </w:rPrChange>
        </w:rPr>
        <w:t>temperature</w:t>
      </w:r>
      <w:r w:rsidR="00645B13" w:rsidRPr="00364D0F">
        <w:rPr>
          <w:rFonts w:eastAsiaTheme="minorEastAsia"/>
          <w:lang w:val="en-US"/>
          <w:rPrChange w:id="549" w:author="Max Lindmark" w:date="2019-09-24T15:41:00Z">
            <w:rPr>
              <w:rFonts w:eastAsiaTheme="minorEastAsia"/>
            </w:rPr>
          </w:rPrChange>
        </w:rPr>
        <w:t xml:space="preserve">*) AND TOPIC: </w:t>
      </w:r>
      <w:commentRangeStart w:id="550"/>
      <w:r w:rsidR="00645B13" w:rsidRPr="00364D0F">
        <w:rPr>
          <w:rFonts w:eastAsiaTheme="minorEastAsia"/>
          <w:lang w:val="en-US"/>
          <w:rPrChange w:id="551" w:author="Max Lindmark" w:date="2019-09-24T15:41:00Z">
            <w:rPr>
              <w:rFonts w:eastAsiaTheme="minorEastAsia"/>
            </w:rPr>
          </w:rPrChange>
        </w:rPr>
        <w:t>(</w:t>
      </w:r>
      <w:r w:rsidR="00645B13" w:rsidRPr="00364D0F">
        <w:rPr>
          <w:rFonts w:eastAsiaTheme="minorEastAsia"/>
          <w:i/>
          <w:lang w:val="en-US"/>
          <w:rPrChange w:id="552" w:author="Max Lindmark" w:date="2019-09-24T15:41:00Z">
            <w:rPr>
              <w:rFonts w:eastAsiaTheme="minorEastAsia"/>
              <w:i/>
            </w:rPr>
          </w:rPrChange>
        </w:rPr>
        <w:t>optim</w:t>
      </w:r>
      <w:r w:rsidR="00645B13" w:rsidRPr="00364D0F">
        <w:rPr>
          <w:rFonts w:eastAsiaTheme="minorEastAsia"/>
          <w:lang w:val="en-US"/>
          <w:rPrChange w:id="553" w:author="Max Lindmark" w:date="2019-09-24T15:41:00Z">
            <w:rPr>
              <w:rFonts w:eastAsiaTheme="minorEastAsia"/>
            </w:rPr>
          </w:rPrChange>
        </w:rPr>
        <w:t>*)</w:t>
      </w:r>
      <w:commentRangeEnd w:id="550"/>
      <w:r w:rsidR="00FD1129">
        <w:rPr>
          <w:rStyle w:val="CommentReference"/>
        </w:rPr>
        <w:commentReference w:id="550"/>
      </w:r>
      <w:r w:rsidR="00D76466" w:rsidRPr="00364D0F">
        <w:rPr>
          <w:rFonts w:eastAsiaTheme="minorEastAsia"/>
          <w:lang w:val="en-US"/>
          <w:rPrChange w:id="554" w:author="Max Lindmark" w:date="2019-09-24T15:41:00Z">
            <w:rPr>
              <w:rFonts w:eastAsiaTheme="minorEastAsia"/>
            </w:rPr>
          </w:rPrChange>
        </w:rPr>
        <w:t xml:space="preserve">. </w:t>
      </w:r>
      <w:r w:rsidR="00CA552B" w:rsidRPr="00364D0F">
        <w:rPr>
          <w:rFonts w:eastAsiaTheme="minorEastAsia"/>
          <w:lang w:val="en-US"/>
          <w:rPrChange w:id="555" w:author="Max Lindmark" w:date="2019-09-24T15:41:00Z">
            <w:rPr>
              <w:rFonts w:eastAsiaTheme="minorEastAsia"/>
            </w:rPr>
          </w:rPrChange>
        </w:rPr>
        <w:t>Further</w:t>
      </w:r>
      <w:r w:rsidR="00D76466" w:rsidRPr="00364D0F">
        <w:rPr>
          <w:rFonts w:eastAsiaTheme="minorEastAsia"/>
          <w:lang w:val="en-US"/>
          <w:rPrChange w:id="556" w:author="Max Lindmark" w:date="2019-09-24T15:41:00Z">
            <w:rPr>
              <w:rFonts w:eastAsiaTheme="minorEastAsia"/>
            </w:rPr>
          </w:rPrChange>
        </w:rPr>
        <w:t xml:space="preserve"> </w:t>
      </w:r>
      <w:r w:rsidR="00DD0136" w:rsidRPr="00364D0F">
        <w:rPr>
          <w:rFonts w:eastAsiaTheme="minorEastAsia"/>
          <w:lang w:val="en-US"/>
          <w:rPrChange w:id="557" w:author="Max Lindmark" w:date="2019-09-24T15:41:00Z">
            <w:rPr>
              <w:rFonts w:eastAsiaTheme="minorEastAsia"/>
            </w:rPr>
          </w:rPrChange>
        </w:rPr>
        <w:t xml:space="preserve">filtering by the </w:t>
      </w:r>
      <w:r w:rsidR="00D76466" w:rsidRPr="00364D0F">
        <w:rPr>
          <w:rFonts w:eastAsiaTheme="minorEastAsia"/>
          <w:lang w:val="en-US"/>
          <w:rPrChange w:id="558" w:author="Max Lindmark" w:date="2019-09-24T15:41:00Z">
            <w:rPr>
              <w:rFonts w:eastAsiaTheme="minorEastAsia"/>
            </w:rPr>
          </w:rPrChange>
        </w:rPr>
        <w:t>Web of Sci</w:t>
      </w:r>
      <w:r w:rsidR="00D03CA0" w:rsidRPr="00364D0F">
        <w:rPr>
          <w:rFonts w:eastAsiaTheme="minorEastAsia"/>
          <w:lang w:val="en-US"/>
          <w:rPrChange w:id="559" w:author="Max Lindmark" w:date="2019-09-24T15:41:00Z">
            <w:rPr>
              <w:rFonts w:eastAsiaTheme="minorEastAsia"/>
            </w:rPr>
          </w:rPrChange>
        </w:rPr>
        <w:t>ence categories ‘</w:t>
      </w:r>
      <w:r w:rsidR="00D03CA0" w:rsidRPr="00364D0F">
        <w:rPr>
          <w:rFonts w:eastAsiaTheme="minorEastAsia"/>
          <w:i/>
          <w:lang w:val="en-US"/>
          <w:rPrChange w:id="560" w:author="Max Lindmark" w:date="2019-09-24T15:41:00Z">
            <w:rPr>
              <w:rFonts w:eastAsiaTheme="minorEastAsia"/>
              <w:i/>
            </w:rPr>
          </w:rPrChange>
        </w:rPr>
        <w:t>fisheries’</w:t>
      </w:r>
      <w:r w:rsidR="00D03CA0" w:rsidRPr="00364D0F">
        <w:rPr>
          <w:rFonts w:eastAsiaTheme="minorEastAsia"/>
          <w:lang w:val="en-US"/>
          <w:rPrChange w:id="561" w:author="Max Lindmark" w:date="2019-09-24T15:41:00Z">
            <w:rPr>
              <w:rFonts w:eastAsiaTheme="minorEastAsia"/>
            </w:rPr>
          </w:rPrChange>
        </w:rPr>
        <w:t xml:space="preserve">, </w:t>
      </w:r>
      <w:r w:rsidR="00D03CA0" w:rsidRPr="00364D0F">
        <w:rPr>
          <w:rFonts w:eastAsiaTheme="minorEastAsia"/>
          <w:i/>
          <w:lang w:val="en-US"/>
          <w:rPrChange w:id="562" w:author="Max Lindmark" w:date="2019-09-24T15:41:00Z">
            <w:rPr>
              <w:rFonts w:eastAsiaTheme="minorEastAsia"/>
              <w:i/>
            </w:rPr>
          </w:rPrChange>
        </w:rPr>
        <w:t>‘marine freshwater biology’</w:t>
      </w:r>
      <w:r w:rsidR="00D03CA0" w:rsidRPr="00364D0F">
        <w:rPr>
          <w:rFonts w:eastAsiaTheme="minorEastAsia"/>
          <w:lang w:val="en-US"/>
          <w:rPrChange w:id="563" w:author="Max Lindmark" w:date="2019-09-24T15:41:00Z">
            <w:rPr>
              <w:rFonts w:eastAsiaTheme="minorEastAsia"/>
            </w:rPr>
          </w:rPrChange>
        </w:rPr>
        <w:t xml:space="preserve">, </w:t>
      </w:r>
      <w:r w:rsidR="00D03CA0" w:rsidRPr="00364D0F">
        <w:rPr>
          <w:rFonts w:eastAsiaTheme="minorEastAsia"/>
          <w:i/>
          <w:lang w:val="en-US"/>
          <w:rPrChange w:id="564" w:author="Max Lindmark" w:date="2019-09-24T15:41:00Z">
            <w:rPr>
              <w:rFonts w:eastAsiaTheme="minorEastAsia"/>
              <w:i/>
            </w:rPr>
          </w:rPrChange>
        </w:rPr>
        <w:t>‘ecology’</w:t>
      </w:r>
      <w:r w:rsidR="00D03CA0" w:rsidRPr="00364D0F">
        <w:rPr>
          <w:rFonts w:eastAsiaTheme="minorEastAsia"/>
          <w:lang w:val="en-US"/>
          <w:rPrChange w:id="565" w:author="Max Lindmark" w:date="2019-09-24T15:41:00Z">
            <w:rPr>
              <w:rFonts w:eastAsiaTheme="minorEastAsia"/>
            </w:rPr>
          </w:rPrChange>
        </w:rPr>
        <w:t xml:space="preserve">, </w:t>
      </w:r>
      <w:r w:rsidR="00D03CA0" w:rsidRPr="00364D0F">
        <w:rPr>
          <w:rFonts w:eastAsiaTheme="minorEastAsia"/>
          <w:i/>
          <w:lang w:val="en-US"/>
          <w:rPrChange w:id="566" w:author="Max Lindmark" w:date="2019-09-24T15:41:00Z">
            <w:rPr>
              <w:rFonts w:eastAsiaTheme="minorEastAsia"/>
              <w:i/>
            </w:rPr>
          </w:rPrChange>
        </w:rPr>
        <w:t>‘zoology’</w:t>
      </w:r>
      <w:r w:rsidR="00D03CA0" w:rsidRPr="00364D0F">
        <w:rPr>
          <w:rFonts w:eastAsiaTheme="minorEastAsia"/>
          <w:lang w:val="en-US"/>
          <w:rPrChange w:id="567" w:author="Max Lindmark" w:date="2019-09-24T15:41:00Z">
            <w:rPr>
              <w:rFonts w:eastAsiaTheme="minorEastAsia"/>
            </w:rPr>
          </w:rPrChange>
        </w:rPr>
        <w:t xml:space="preserve">, </w:t>
      </w:r>
      <w:r w:rsidR="00D03CA0" w:rsidRPr="00364D0F">
        <w:rPr>
          <w:rFonts w:eastAsiaTheme="minorEastAsia"/>
          <w:i/>
          <w:lang w:val="en-US"/>
          <w:rPrChange w:id="568" w:author="Max Lindmark" w:date="2019-09-24T15:41:00Z">
            <w:rPr>
              <w:rFonts w:eastAsiaTheme="minorEastAsia"/>
              <w:i/>
            </w:rPr>
          </w:rPrChange>
        </w:rPr>
        <w:t>‘biology’</w:t>
      </w:r>
      <w:r w:rsidR="00D03CA0" w:rsidRPr="00364D0F">
        <w:rPr>
          <w:rFonts w:eastAsiaTheme="minorEastAsia"/>
          <w:lang w:val="en-US"/>
          <w:rPrChange w:id="569" w:author="Max Lindmark" w:date="2019-09-24T15:41:00Z">
            <w:rPr>
              <w:rFonts w:eastAsiaTheme="minorEastAsia"/>
            </w:rPr>
          </w:rPrChange>
        </w:rPr>
        <w:t xml:space="preserve">, </w:t>
      </w:r>
      <w:r w:rsidR="00D03CA0" w:rsidRPr="00364D0F">
        <w:rPr>
          <w:rFonts w:eastAsiaTheme="minorEastAsia"/>
          <w:i/>
          <w:lang w:val="en-US"/>
          <w:rPrChange w:id="570" w:author="Max Lindmark" w:date="2019-09-24T15:41:00Z">
            <w:rPr>
              <w:rFonts w:eastAsiaTheme="minorEastAsia"/>
              <w:i/>
            </w:rPr>
          </w:rPrChange>
        </w:rPr>
        <w:t>‘limnology and physiology’</w:t>
      </w:r>
      <w:r w:rsidR="00D03CA0" w:rsidRPr="00364D0F">
        <w:rPr>
          <w:rFonts w:eastAsiaTheme="minorEastAsia"/>
          <w:lang w:val="en-US"/>
          <w:rPrChange w:id="571" w:author="Max Lindmark" w:date="2019-09-24T15:41:00Z">
            <w:rPr>
              <w:rFonts w:eastAsiaTheme="minorEastAsia"/>
            </w:rPr>
          </w:rPrChange>
        </w:rPr>
        <w:t xml:space="preserve">, </w:t>
      </w:r>
      <w:r w:rsidR="00BB2241" w:rsidRPr="00364D0F">
        <w:rPr>
          <w:rFonts w:eastAsiaTheme="minorEastAsia"/>
          <w:lang w:val="en-US"/>
          <w:rPrChange w:id="572" w:author="Max Lindmark" w:date="2019-09-24T15:41:00Z">
            <w:rPr>
              <w:rFonts w:eastAsiaTheme="minorEastAsia"/>
            </w:rPr>
          </w:rPrChange>
        </w:rPr>
        <w:t xml:space="preserve">lead to a subset of </w:t>
      </w:r>
      <w:r w:rsidR="00CA548D" w:rsidRPr="00364D0F">
        <w:rPr>
          <w:rFonts w:eastAsiaTheme="minorEastAsia"/>
          <w:lang w:val="en-US"/>
          <w:rPrChange w:id="573" w:author="Max Lindmark" w:date="2019-09-24T15:41:00Z">
            <w:rPr>
              <w:rFonts w:eastAsiaTheme="minorEastAsia"/>
            </w:rPr>
          </w:rPrChange>
        </w:rPr>
        <w:t>893</w:t>
      </w:r>
      <w:r w:rsidR="005323AA" w:rsidRPr="00364D0F">
        <w:rPr>
          <w:rFonts w:eastAsiaTheme="minorEastAsia"/>
          <w:lang w:val="en-US"/>
          <w:rPrChange w:id="574" w:author="Max Lindmark" w:date="2019-09-24T15:41:00Z">
            <w:rPr>
              <w:rFonts w:eastAsiaTheme="minorEastAsia"/>
            </w:rPr>
          </w:rPrChange>
        </w:rPr>
        <w:t xml:space="preserve"> </w:t>
      </w:r>
      <w:r w:rsidR="007459DA" w:rsidRPr="00364D0F">
        <w:rPr>
          <w:rFonts w:eastAsiaTheme="minorEastAsia"/>
          <w:lang w:val="en-US"/>
          <w:rPrChange w:id="575" w:author="Max Lindmark" w:date="2019-09-24T15:41:00Z">
            <w:rPr>
              <w:rFonts w:eastAsiaTheme="minorEastAsia"/>
            </w:rPr>
          </w:rPrChange>
        </w:rPr>
        <w:t>studies</w:t>
      </w:r>
      <w:r w:rsidR="00D76466" w:rsidRPr="00364D0F">
        <w:rPr>
          <w:rFonts w:eastAsiaTheme="minorEastAsia"/>
          <w:lang w:val="en-US"/>
          <w:rPrChange w:id="576" w:author="Max Lindmark" w:date="2019-09-24T15:41:00Z">
            <w:rPr>
              <w:rFonts w:eastAsiaTheme="minorEastAsia"/>
            </w:rPr>
          </w:rPrChange>
        </w:rPr>
        <w:t>.</w:t>
      </w:r>
      <w:r w:rsidR="006A247E" w:rsidRPr="00364D0F">
        <w:rPr>
          <w:rFonts w:eastAsiaTheme="minorEastAsia"/>
          <w:lang w:val="en-US"/>
          <w:rPrChange w:id="577" w:author="Max Lindmark" w:date="2019-09-24T15:41:00Z">
            <w:rPr>
              <w:rFonts w:eastAsiaTheme="minorEastAsia"/>
            </w:rPr>
          </w:rPrChange>
        </w:rPr>
        <w:t xml:space="preserve"> </w:t>
      </w:r>
      <w:r w:rsidR="002B1C6B" w:rsidRPr="00364D0F">
        <w:rPr>
          <w:rFonts w:eastAsiaTheme="minorEastAsia"/>
          <w:lang w:val="en-US"/>
          <w:rPrChange w:id="578" w:author="Max Lindmark" w:date="2019-09-24T15:41:00Z">
            <w:rPr>
              <w:rFonts w:eastAsiaTheme="minorEastAsia"/>
            </w:rPr>
          </w:rPrChange>
        </w:rPr>
        <w:t>First w</w:t>
      </w:r>
      <w:r w:rsidR="00EE2AD4" w:rsidRPr="00364D0F">
        <w:rPr>
          <w:rFonts w:eastAsiaTheme="minorEastAsia"/>
          <w:lang w:val="en-US"/>
          <w:rPrChange w:id="579" w:author="Max Lindmark" w:date="2019-09-24T15:41:00Z">
            <w:rPr>
              <w:rFonts w:eastAsiaTheme="minorEastAsia"/>
            </w:rPr>
          </w:rPrChange>
        </w:rPr>
        <w:t xml:space="preserve">e </w:t>
      </w:r>
      <w:r w:rsidR="001578C1" w:rsidRPr="00364D0F">
        <w:rPr>
          <w:rFonts w:eastAsiaTheme="minorEastAsia"/>
          <w:lang w:val="en-US"/>
          <w:rPrChange w:id="580" w:author="Max Lindmark" w:date="2019-09-24T15:41:00Z">
            <w:rPr>
              <w:rFonts w:eastAsiaTheme="minorEastAsia"/>
            </w:rPr>
          </w:rPrChange>
        </w:rPr>
        <w:t xml:space="preserve">manually </w:t>
      </w:r>
      <w:r w:rsidR="008955FC" w:rsidRPr="00364D0F">
        <w:rPr>
          <w:rFonts w:eastAsiaTheme="minorEastAsia"/>
          <w:lang w:val="en-US"/>
          <w:rPrChange w:id="581" w:author="Max Lindmark" w:date="2019-09-24T15:41:00Z">
            <w:rPr>
              <w:rFonts w:eastAsiaTheme="minorEastAsia"/>
            </w:rPr>
          </w:rPrChange>
        </w:rPr>
        <w:t>removed studies that</w:t>
      </w:r>
      <w:r w:rsidR="004C03B1" w:rsidRPr="00364D0F">
        <w:rPr>
          <w:rFonts w:eastAsiaTheme="minorEastAsia"/>
          <w:lang w:val="en-US"/>
          <w:rPrChange w:id="582" w:author="Max Lindmark" w:date="2019-09-24T15:41:00Z">
            <w:rPr>
              <w:rFonts w:eastAsiaTheme="minorEastAsia"/>
            </w:rPr>
          </w:rPrChange>
        </w:rPr>
        <w:t xml:space="preserve"> </w:t>
      </w:r>
      <w:r w:rsidR="008955FC" w:rsidRPr="00364D0F">
        <w:rPr>
          <w:rFonts w:eastAsiaTheme="minorEastAsia"/>
          <w:lang w:val="en-US"/>
          <w:rPrChange w:id="583" w:author="Max Lindmark" w:date="2019-09-24T15:41:00Z">
            <w:rPr>
              <w:rFonts w:eastAsiaTheme="minorEastAsia"/>
            </w:rPr>
          </w:rPrChange>
        </w:rPr>
        <w:t xml:space="preserve">did not fulfill </w:t>
      </w:r>
      <w:r w:rsidR="00207EA7" w:rsidRPr="00364D0F">
        <w:rPr>
          <w:rFonts w:eastAsiaTheme="minorEastAsia"/>
          <w:lang w:val="en-US"/>
          <w:rPrChange w:id="584" w:author="Max Lindmark" w:date="2019-09-24T15:41:00Z">
            <w:rPr>
              <w:rFonts w:eastAsiaTheme="minorEastAsia"/>
            </w:rPr>
          </w:rPrChange>
        </w:rPr>
        <w:t xml:space="preserve">all of </w:t>
      </w:r>
      <w:r w:rsidR="008955FC" w:rsidRPr="00364D0F">
        <w:rPr>
          <w:rFonts w:eastAsiaTheme="minorEastAsia"/>
          <w:lang w:val="en-US"/>
          <w:rPrChange w:id="585" w:author="Max Lindmark" w:date="2019-09-24T15:41:00Z">
            <w:rPr>
              <w:rFonts w:eastAsiaTheme="minorEastAsia"/>
            </w:rPr>
          </w:rPrChange>
        </w:rPr>
        <w:t>the following conditions</w:t>
      </w:r>
      <w:r w:rsidR="001578C1" w:rsidRPr="00364D0F">
        <w:rPr>
          <w:rFonts w:eastAsiaTheme="minorEastAsia"/>
          <w:lang w:val="en-US"/>
          <w:rPrChange w:id="586" w:author="Max Lindmark" w:date="2019-09-24T15:41:00Z">
            <w:rPr>
              <w:rFonts w:eastAsiaTheme="minorEastAsia"/>
            </w:rPr>
          </w:rPrChange>
        </w:rPr>
        <w:t xml:space="preserve">: (1) </w:t>
      </w:r>
      <w:r w:rsidR="00EE2AD4" w:rsidRPr="00364D0F">
        <w:rPr>
          <w:rFonts w:eastAsiaTheme="minorEastAsia"/>
          <w:lang w:val="en-US"/>
          <w:rPrChange w:id="587" w:author="Max Lindmark" w:date="2019-09-24T15:41:00Z">
            <w:rPr>
              <w:rFonts w:eastAsiaTheme="minorEastAsia"/>
            </w:rPr>
          </w:rPrChange>
        </w:rPr>
        <w:t>experime</w:t>
      </w:r>
      <w:r w:rsidR="001578C1" w:rsidRPr="00364D0F">
        <w:rPr>
          <w:rFonts w:eastAsiaTheme="minorEastAsia"/>
          <w:lang w:val="en-US"/>
          <w:rPrChange w:id="588" w:author="Max Lindmark" w:date="2019-09-24T15:41:00Z">
            <w:rPr>
              <w:rFonts w:eastAsiaTheme="minorEastAsia"/>
            </w:rPr>
          </w:rPrChange>
        </w:rPr>
        <w:t>nt</w:t>
      </w:r>
      <w:r w:rsidR="00781416" w:rsidRPr="00364D0F">
        <w:rPr>
          <w:rFonts w:eastAsiaTheme="minorEastAsia"/>
          <w:lang w:val="en-US"/>
          <w:rPrChange w:id="589" w:author="Max Lindmark" w:date="2019-09-24T15:41:00Z">
            <w:rPr>
              <w:rFonts w:eastAsiaTheme="minorEastAsia"/>
            </w:rPr>
          </w:rPrChange>
        </w:rPr>
        <w:t>al studies</w:t>
      </w:r>
      <w:r w:rsidR="00EE2AD4" w:rsidRPr="00364D0F">
        <w:rPr>
          <w:rFonts w:eastAsiaTheme="minorEastAsia"/>
          <w:lang w:val="en-US"/>
          <w:rPrChange w:id="590" w:author="Max Lindmark" w:date="2019-09-24T15:41:00Z">
            <w:rPr>
              <w:rFonts w:eastAsiaTheme="minorEastAsia"/>
            </w:rPr>
          </w:rPrChange>
        </w:rPr>
        <w:t>,</w:t>
      </w:r>
      <w:r w:rsidR="001578C1" w:rsidRPr="00364D0F">
        <w:rPr>
          <w:rFonts w:eastAsiaTheme="minorEastAsia"/>
          <w:lang w:val="en-US"/>
          <w:rPrChange w:id="591" w:author="Max Lindmark" w:date="2019-09-24T15:41:00Z">
            <w:rPr>
              <w:rFonts w:eastAsiaTheme="minorEastAsia"/>
            </w:rPr>
          </w:rPrChange>
        </w:rPr>
        <w:t xml:space="preserve"> (2)</w:t>
      </w:r>
      <w:r w:rsidR="00EE2AD4" w:rsidRPr="00364D0F">
        <w:rPr>
          <w:rFonts w:eastAsiaTheme="minorEastAsia"/>
          <w:lang w:val="en-US"/>
          <w:rPrChange w:id="592" w:author="Max Lindmark" w:date="2019-09-24T15:41:00Z">
            <w:rPr>
              <w:rFonts w:eastAsiaTheme="minorEastAsia"/>
            </w:rPr>
          </w:rPrChange>
        </w:rPr>
        <w:t xml:space="preserve"> fish as study organism</w:t>
      </w:r>
      <w:r w:rsidR="00A933EA" w:rsidRPr="00364D0F">
        <w:rPr>
          <w:rFonts w:eastAsiaTheme="minorEastAsia"/>
          <w:lang w:val="en-US"/>
          <w:rPrChange w:id="593" w:author="Max Lindmark" w:date="2019-09-24T15:41:00Z">
            <w:rPr>
              <w:rFonts w:eastAsiaTheme="minorEastAsia"/>
            </w:rPr>
          </w:rPrChange>
        </w:rPr>
        <w:t xml:space="preserve"> in life stages </w:t>
      </w:r>
      <w:r w:rsidR="00A82BB0" w:rsidRPr="00364D0F">
        <w:rPr>
          <w:rFonts w:eastAsiaTheme="minorEastAsia"/>
          <w:lang w:val="en-US"/>
          <w:rPrChange w:id="594" w:author="Max Lindmark" w:date="2019-09-24T15:41:00Z">
            <w:rPr>
              <w:rFonts w:eastAsiaTheme="minorEastAsia"/>
            </w:rPr>
          </w:rPrChange>
        </w:rPr>
        <w:t xml:space="preserve">older than </w:t>
      </w:r>
      <w:r w:rsidR="00A933EA" w:rsidRPr="00364D0F">
        <w:rPr>
          <w:rFonts w:eastAsiaTheme="minorEastAsia"/>
          <w:lang w:val="en-US"/>
          <w:rPrChange w:id="595" w:author="Max Lindmark" w:date="2019-09-24T15:41:00Z">
            <w:rPr>
              <w:rFonts w:eastAsiaTheme="minorEastAsia"/>
            </w:rPr>
          </w:rPrChange>
        </w:rPr>
        <w:t>larval</w:t>
      </w:r>
      <w:r w:rsidR="00506FFE" w:rsidRPr="00364D0F">
        <w:rPr>
          <w:rFonts w:eastAsiaTheme="minorEastAsia"/>
          <w:lang w:val="en-US"/>
          <w:rPrChange w:id="596" w:author="Max Lindmark" w:date="2019-09-24T15:41:00Z">
            <w:rPr>
              <w:rFonts w:eastAsiaTheme="minorEastAsia"/>
            </w:rPr>
          </w:rPrChange>
        </w:rPr>
        <w:t xml:space="preserve"> (3)</w:t>
      </w:r>
      <w:r w:rsidR="00EE2AD4" w:rsidRPr="00364D0F">
        <w:rPr>
          <w:rFonts w:eastAsiaTheme="minorEastAsia"/>
          <w:lang w:val="en-US"/>
          <w:rPrChange w:id="597" w:author="Max Lindmark" w:date="2019-09-24T15:41:00Z">
            <w:rPr>
              <w:rFonts w:eastAsiaTheme="minorEastAsia"/>
            </w:rPr>
          </w:rPrChange>
        </w:rPr>
        <w:t xml:space="preserve"> </w:t>
      </w:r>
      <w:r w:rsidR="0081174C" w:rsidRPr="00364D0F">
        <w:rPr>
          <w:rFonts w:eastAsiaTheme="minorEastAsia"/>
          <w:lang w:val="en-US"/>
          <w:rPrChange w:id="598" w:author="Max Lindmark" w:date="2019-09-24T15:41:00Z">
            <w:rPr>
              <w:rFonts w:eastAsiaTheme="minorEastAsia"/>
            </w:rPr>
          </w:rPrChange>
        </w:rPr>
        <w:t xml:space="preserve">replicates across </w:t>
      </w:r>
      <w:r w:rsidR="001D2DB0" w:rsidRPr="00364D0F">
        <w:rPr>
          <w:rFonts w:eastAsiaTheme="minorEastAsia"/>
          <w:lang w:val="en-US"/>
          <w:rPrChange w:id="599" w:author="Max Lindmark" w:date="2019-09-24T15:41:00Z">
            <w:rPr>
              <w:rFonts w:eastAsiaTheme="minorEastAsia"/>
            </w:rPr>
          </w:rPrChange>
        </w:rPr>
        <w:t xml:space="preserve">both size and temperature. </w:t>
      </w:r>
      <w:r w:rsidR="0028177F" w:rsidRPr="00364D0F">
        <w:rPr>
          <w:rFonts w:eastAsiaTheme="minorEastAsia"/>
          <w:lang w:val="en-US"/>
          <w:rPrChange w:id="600" w:author="Max Lindmark" w:date="2019-09-24T15:41:00Z">
            <w:rPr>
              <w:rFonts w:eastAsiaTheme="minorEastAsia"/>
            </w:rPr>
          </w:rPrChange>
        </w:rPr>
        <w:t xml:space="preserve">Next we evaluated the abstracts and lastly the whole paper. </w:t>
      </w:r>
      <w:r w:rsidR="00400080" w:rsidRPr="00364D0F">
        <w:rPr>
          <w:rFonts w:eastAsiaTheme="minorEastAsia"/>
          <w:lang w:val="en-US"/>
          <w:rPrChange w:id="601" w:author="Max Lindmark" w:date="2019-09-24T15:41:00Z">
            <w:rPr>
              <w:rFonts w:eastAsiaTheme="minorEastAsia"/>
            </w:rPr>
          </w:rPrChange>
        </w:rPr>
        <w:t>At this stage we also removed studies from which we could not extract (4) growth rates</w:t>
      </w:r>
      <w:r w:rsidR="00A0079E" w:rsidRPr="00364D0F">
        <w:rPr>
          <w:rFonts w:eastAsiaTheme="minorEastAsia"/>
          <w:lang w:val="en-US"/>
          <w:rPrChange w:id="602" w:author="Max Lindmark" w:date="2019-09-24T15:41:00Z">
            <w:rPr>
              <w:rFonts w:eastAsiaTheme="minorEastAsia"/>
            </w:rPr>
          </w:rPrChange>
        </w:rPr>
        <w:t xml:space="preserve">, (5) a </w:t>
      </w:r>
      <w:r w:rsidR="00B878E0" w:rsidRPr="00364D0F">
        <w:rPr>
          <w:rFonts w:eastAsiaTheme="minorEastAsia"/>
          <w:lang w:val="en-US"/>
          <w:rPrChange w:id="603" w:author="Max Lindmark" w:date="2019-09-24T15:41:00Z">
            <w:rPr>
              <w:rFonts w:eastAsiaTheme="minorEastAsia"/>
            </w:rPr>
          </w:rPrChange>
        </w:rPr>
        <w:t xml:space="preserve">single </w:t>
      </w:r>
      <w:r w:rsidR="00A0079E" w:rsidRPr="00364D0F">
        <w:rPr>
          <w:rFonts w:eastAsiaTheme="minorEastAsia"/>
          <w:lang w:val="en-US"/>
          <w:rPrChange w:id="604" w:author="Max Lindmark" w:date="2019-09-24T15:41:00Z">
            <w:rPr>
              <w:rFonts w:eastAsiaTheme="minorEastAsia"/>
            </w:rPr>
          </w:rPrChange>
        </w:rPr>
        <w:t xml:space="preserve">controlled </w:t>
      </w:r>
      <w:r w:rsidR="005164CE" w:rsidRPr="00364D0F">
        <w:rPr>
          <w:rFonts w:eastAsiaTheme="minorEastAsia"/>
          <w:lang w:val="en-US"/>
          <w:rPrChange w:id="605" w:author="Max Lindmark" w:date="2019-09-24T15:41:00Z">
            <w:rPr>
              <w:rFonts w:eastAsiaTheme="minorEastAsia"/>
            </w:rPr>
          </w:rPrChange>
        </w:rPr>
        <w:t xml:space="preserve">temperature </w:t>
      </w:r>
      <w:r w:rsidR="005C569D" w:rsidRPr="00364D0F">
        <w:rPr>
          <w:rFonts w:eastAsiaTheme="minorEastAsia"/>
          <w:lang w:val="en-US"/>
          <w:rPrChange w:id="606" w:author="Max Lindmark" w:date="2019-09-24T15:41:00Z">
            <w:rPr>
              <w:rFonts w:eastAsiaTheme="minorEastAsia"/>
            </w:rPr>
          </w:rPrChange>
        </w:rPr>
        <w:t>for each growth trial</w:t>
      </w:r>
      <w:r w:rsidR="00471CC6" w:rsidRPr="00364D0F">
        <w:rPr>
          <w:rFonts w:eastAsiaTheme="minorEastAsia"/>
          <w:lang w:val="en-US"/>
          <w:rPrChange w:id="607" w:author="Max Lindmark" w:date="2019-09-24T15:41:00Z">
            <w:rPr>
              <w:rFonts w:eastAsiaTheme="minorEastAsia"/>
            </w:rPr>
          </w:rPrChange>
        </w:rPr>
        <w:t xml:space="preserve"> and (6) </w:t>
      </w:r>
      <w:r w:rsidR="000C7A71" w:rsidRPr="00364D0F">
        <w:rPr>
          <w:rFonts w:eastAsiaTheme="minorEastAsia"/>
          <w:lang w:val="en-US"/>
          <w:rPrChange w:id="608" w:author="Max Lindmark" w:date="2019-09-24T15:41:00Z">
            <w:rPr>
              <w:rFonts w:eastAsiaTheme="minorEastAsia"/>
            </w:rPr>
          </w:rPrChange>
        </w:rPr>
        <w:t xml:space="preserve">a </w:t>
      </w:r>
      <w:r w:rsidR="00471CC6" w:rsidRPr="00364D0F">
        <w:rPr>
          <w:rFonts w:eastAsiaTheme="minorEastAsia"/>
          <w:lang w:val="en-US"/>
          <w:rPrChange w:id="609" w:author="Max Lindmark" w:date="2019-09-24T15:41:00Z">
            <w:rPr>
              <w:rFonts w:eastAsiaTheme="minorEastAsia"/>
            </w:rPr>
          </w:rPrChange>
        </w:rPr>
        <w:t xml:space="preserve">clearly </w:t>
      </w:r>
      <w:r w:rsidR="000C7A71" w:rsidRPr="00364D0F">
        <w:rPr>
          <w:rFonts w:eastAsiaTheme="minorEastAsia"/>
          <w:lang w:val="en-US"/>
          <w:rPrChange w:id="610" w:author="Max Lindmark" w:date="2019-09-24T15:41:00Z">
            <w:rPr>
              <w:rFonts w:eastAsiaTheme="minorEastAsia"/>
            </w:rPr>
          </w:rPrChange>
        </w:rPr>
        <w:t>defined size class</w:t>
      </w:r>
      <w:r w:rsidR="00CC6760" w:rsidRPr="00364D0F">
        <w:rPr>
          <w:rFonts w:eastAsiaTheme="minorEastAsia"/>
          <w:lang w:val="en-US"/>
          <w:rPrChange w:id="611" w:author="Max Lindmark" w:date="2019-09-24T15:41:00Z">
            <w:rPr>
              <w:rFonts w:eastAsiaTheme="minorEastAsia"/>
            </w:rPr>
          </w:rPrChange>
        </w:rPr>
        <w:t>. In addition we ensure</w:t>
      </w:r>
      <w:r w:rsidR="00AA1678" w:rsidRPr="00364D0F">
        <w:rPr>
          <w:rFonts w:eastAsiaTheme="minorEastAsia"/>
          <w:lang w:val="en-US"/>
          <w:rPrChange w:id="612" w:author="Max Lindmark" w:date="2019-09-24T15:41:00Z">
            <w:rPr>
              <w:rFonts w:eastAsiaTheme="minorEastAsia"/>
            </w:rPr>
          </w:rPrChange>
        </w:rPr>
        <w:t>d</w:t>
      </w:r>
      <w:r w:rsidR="00CC6760" w:rsidRPr="00364D0F">
        <w:rPr>
          <w:rFonts w:eastAsiaTheme="minorEastAsia"/>
          <w:lang w:val="en-US"/>
          <w:rPrChange w:id="613" w:author="Max Lindmark" w:date="2019-09-24T15:41:00Z">
            <w:rPr>
              <w:rFonts w:eastAsiaTheme="minorEastAsia"/>
            </w:rPr>
          </w:rPrChange>
        </w:rPr>
        <w:t xml:space="preserve"> that no</w:t>
      </w:r>
      <w:r w:rsidR="00340BD9" w:rsidRPr="00364D0F">
        <w:rPr>
          <w:rFonts w:eastAsiaTheme="minorEastAsia"/>
          <w:lang w:val="en-US"/>
          <w:rPrChange w:id="614" w:author="Max Lindmark" w:date="2019-09-24T15:41:00Z">
            <w:rPr>
              <w:rFonts w:eastAsiaTheme="minorEastAsia"/>
            </w:rPr>
          </w:rPrChange>
        </w:rPr>
        <w:t xml:space="preserve"> </w:t>
      </w:r>
      <w:r w:rsidR="000C7A71" w:rsidRPr="00364D0F">
        <w:rPr>
          <w:rFonts w:eastAsiaTheme="minorEastAsia"/>
          <w:lang w:val="en-US"/>
          <w:rPrChange w:id="615" w:author="Max Lindmark" w:date="2019-09-24T15:41:00Z">
            <w:rPr>
              <w:rFonts w:eastAsiaTheme="minorEastAsia"/>
            </w:rPr>
          </w:rPrChange>
        </w:rPr>
        <w:t xml:space="preserve">other treatment (e.g. </w:t>
      </w:r>
      <w:commentRangeStart w:id="616"/>
      <w:r w:rsidR="000C7A71" w:rsidRPr="00364D0F">
        <w:rPr>
          <w:rFonts w:eastAsiaTheme="minorEastAsia"/>
          <w:lang w:val="en-US"/>
          <w:rPrChange w:id="617" w:author="Max Lindmark" w:date="2019-09-24T15:41:00Z">
            <w:rPr>
              <w:rFonts w:eastAsiaTheme="minorEastAsia"/>
            </w:rPr>
          </w:rPrChange>
        </w:rPr>
        <w:t>food limitation</w:t>
      </w:r>
      <w:commentRangeEnd w:id="616"/>
      <w:r w:rsidR="000819F0">
        <w:rPr>
          <w:rStyle w:val="CommentReference"/>
        </w:rPr>
        <w:commentReference w:id="616"/>
      </w:r>
      <w:r w:rsidR="000C7A71" w:rsidRPr="00364D0F">
        <w:rPr>
          <w:rFonts w:eastAsiaTheme="minorEastAsia"/>
          <w:lang w:val="en-US"/>
          <w:rPrChange w:id="618" w:author="Max Lindmark" w:date="2019-09-24T15:41:00Z">
            <w:rPr>
              <w:rFonts w:eastAsiaTheme="minorEastAsia"/>
            </w:rPr>
          </w:rPrChange>
        </w:rPr>
        <w:t xml:space="preserve">) confounded </w:t>
      </w:r>
      <w:r w:rsidR="00C249C4" w:rsidRPr="00364D0F">
        <w:rPr>
          <w:rFonts w:eastAsiaTheme="minorEastAsia"/>
          <w:lang w:val="en-US"/>
          <w:rPrChange w:id="619" w:author="Max Lindmark" w:date="2019-09-24T15:41:00Z">
            <w:rPr>
              <w:rFonts w:eastAsiaTheme="minorEastAsia"/>
            </w:rPr>
          </w:rPrChange>
        </w:rPr>
        <w:t>the response variable.</w:t>
      </w:r>
      <w:r w:rsidR="00930B9E" w:rsidRPr="00364D0F">
        <w:rPr>
          <w:rFonts w:eastAsiaTheme="minorEastAsia"/>
          <w:lang w:val="en-US"/>
          <w:rPrChange w:id="620" w:author="Max Lindmark" w:date="2019-09-24T15:41:00Z">
            <w:rPr>
              <w:rFonts w:eastAsiaTheme="minorEastAsia"/>
            </w:rPr>
          </w:rPrChange>
        </w:rPr>
        <w:t xml:space="preserve"> </w:t>
      </w:r>
      <w:commentRangeStart w:id="621"/>
      <w:r w:rsidR="005A1AB5" w:rsidRPr="00364D0F">
        <w:rPr>
          <w:rFonts w:eastAsiaTheme="minorEastAsia"/>
          <w:lang w:val="en-US"/>
          <w:rPrChange w:id="622" w:author="Max Lindmark" w:date="2019-09-24T15:41:00Z">
            <w:rPr>
              <w:rFonts w:eastAsiaTheme="minorEastAsia"/>
            </w:rPr>
          </w:rPrChange>
        </w:rPr>
        <w:t xml:space="preserve">In </w:t>
      </w:r>
      <w:r w:rsidR="005A1AB5" w:rsidRPr="00364D0F">
        <w:rPr>
          <w:rFonts w:eastAsiaTheme="minorEastAsia" w:cstheme="minorHAnsi"/>
          <w:lang w:val="en-US"/>
          <w:rPrChange w:id="623" w:author="Max Lindmark" w:date="2019-09-24T15:41:00Z">
            <w:rPr>
              <w:rFonts w:eastAsiaTheme="minorEastAsia" w:cstheme="minorHAnsi"/>
            </w:rPr>
          </w:rPrChange>
        </w:rPr>
        <w:t>cases where we found more than one study for the same species we selected the study we found most suitable or valuable given pre-defined criteria</w:t>
      </w:r>
      <w:commentRangeEnd w:id="621"/>
      <w:r w:rsidR="00493286">
        <w:rPr>
          <w:rStyle w:val="CommentReference"/>
        </w:rPr>
        <w:commentReference w:id="621"/>
      </w:r>
      <w:commentRangeStart w:id="624"/>
      <w:r w:rsidR="005A1AB5" w:rsidRPr="00364D0F">
        <w:rPr>
          <w:rFonts w:eastAsiaTheme="minorEastAsia" w:cstheme="minorHAnsi"/>
          <w:lang w:val="en-US"/>
          <w:rPrChange w:id="625" w:author="Max Lindmark" w:date="2019-09-24T15:41:00Z">
            <w:rPr>
              <w:rFonts w:eastAsiaTheme="minorEastAsia" w:cstheme="minorHAnsi"/>
            </w:rPr>
          </w:rPrChange>
        </w:rPr>
        <w:t xml:space="preserve">. </w:t>
      </w:r>
      <w:commentRangeEnd w:id="624"/>
      <w:r w:rsidR="00475977">
        <w:rPr>
          <w:rStyle w:val="CommentReference"/>
        </w:rPr>
        <w:commentReference w:id="624"/>
      </w:r>
      <w:r w:rsidR="009817EB" w:rsidRPr="00364D0F">
        <w:rPr>
          <w:rFonts w:eastAsiaTheme="minorEastAsia" w:cstheme="minorHAnsi"/>
          <w:lang w:val="en-US"/>
          <w:rPrChange w:id="626" w:author="Max Lindmark" w:date="2019-09-24T15:41:00Z">
            <w:rPr>
              <w:rFonts w:eastAsiaTheme="minorEastAsia" w:cstheme="minorHAnsi"/>
            </w:rPr>
          </w:rPrChange>
        </w:rPr>
        <w:t xml:space="preserve">While this reduces the number of data points, it ensures that all data within a given species are comparable as measurements of these rates can vary between studies due to e.g. measurement bias or differences experimental </w:t>
      </w:r>
      <w:r w:rsidR="009817EB" w:rsidRPr="00364D0F">
        <w:rPr>
          <w:rFonts w:eastAsiaTheme="minorEastAsia" w:cstheme="minorHAnsi"/>
          <w:lang w:val="en-US"/>
          <w:rPrChange w:id="627" w:author="Max Lindmark" w:date="2019-09-24T15:41:00Z">
            <w:rPr>
              <w:rFonts w:eastAsiaTheme="minorEastAsia" w:cstheme="minorHAnsi"/>
            </w:rPr>
          </w:rPrChange>
        </w:rPr>
        <w:lastRenderedPageBreak/>
        <w:t>protocol</w:t>
      </w:r>
      <w:commentRangeStart w:id="628"/>
      <w:r w:rsidR="009817EB" w:rsidRPr="00364D0F">
        <w:rPr>
          <w:rFonts w:eastAsiaTheme="minorEastAsia" w:cstheme="minorHAnsi"/>
          <w:lang w:val="en-US"/>
          <w:rPrChange w:id="629" w:author="Max Lindmark" w:date="2019-09-24T15:41:00Z">
            <w:rPr>
              <w:rFonts w:eastAsiaTheme="minorEastAsia" w:cstheme="minorHAnsi"/>
            </w:rPr>
          </w:rPrChange>
        </w:rPr>
        <w:t>.</w:t>
      </w:r>
      <w:commentRangeEnd w:id="628"/>
      <w:r w:rsidR="00E033C1">
        <w:rPr>
          <w:rStyle w:val="CommentReference"/>
        </w:rPr>
        <w:commentReference w:id="628"/>
      </w:r>
      <w:r w:rsidR="009817EB" w:rsidRPr="00364D0F">
        <w:rPr>
          <w:rFonts w:eastAsiaTheme="minorEastAsia" w:cstheme="minorHAnsi"/>
          <w:lang w:val="en-US"/>
          <w:rPrChange w:id="630" w:author="Max Lindmark" w:date="2019-09-24T15:41:00Z">
            <w:rPr>
              <w:rFonts w:eastAsiaTheme="minorEastAsia" w:cstheme="minorHAnsi"/>
            </w:rPr>
          </w:rPrChange>
        </w:rPr>
        <w:t xml:space="preserve"> </w:t>
      </w:r>
      <w:r w:rsidR="00D65E00" w:rsidRPr="00364D0F">
        <w:rPr>
          <w:rFonts w:eastAsiaTheme="minorEastAsia"/>
          <w:lang w:val="en-US"/>
          <w:rPrChange w:id="631" w:author="Max Lindmark" w:date="2019-09-24T15:41:00Z">
            <w:rPr>
              <w:rFonts w:eastAsiaTheme="minorEastAsia"/>
            </w:rPr>
          </w:rPrChange>
        </w:rPr>
        <w:t xml:space="preserve">We </w:t>
      </w:r>
      <w:r w:rsidR="005C6E67" w:rsidRPr="00364D0F">
        <w:rPr>
          <w:rFonts w:eastAsiaTheme="minorEastAsia"/>
          <w:lang w:val="en-US"/>
          <w:rPrChange w:id="632" w:author="Max Lindmark" w:date="2019-09-24T15:41:00Z">
            <w:rPr>
              <w:rFonts w:eastAsiaTheme="minorEastAsia"/>
            </w:rPr>
          </w:rPrChange>
        </w:rPr>
        <w:t xml:space="preserve">compiled two separate data sets: (1) </w:t>
      </w:r>
      <w:r w:rsidR="00D65E00" w:rsidRPr="00364D0F">
        <w:rPr>
          <w:rFonts w:eastAsiaTheme="minorEastAsia"/>
          <w:lang w:val="en-US"/>
          <w:rPrChange w:id="633" w:author="Max Lindmark" w:date="2019-09-24T15:41:00Z">
            <w:rPr>
              <w:rFonts w:eastAsiaTheme="minorEastAsia"/>
            </w:rPr>
          </w:rPrChange>
        </w:rPr>
        <w:t xml:space="preserve">raw </w:t>
      </w:r>
      <w:r w:rsidR="005C6E67" w:rsidRPr="00364D0F">
        <w:rPr>
          <w:rFonts w:eastAsiaTheme="minorEastAsia"/>
          <w:lang w:val="en-US"/>
          <w:rPrChange w:id="634" w:author="Max Lindmark" w:date="2019-09-24T15:41:00Z">
            <w:rPr>
              <w:rFonts w:eastAsiaTheme="minorEastAsia"/>
            </w:rPr>
          </w:rPrChange>
        </w:rPr>
        <w:t>growth rate</w:t>
      </w:r>
      <w:r w:rsidR="00D1021A" w:rsidRPr="00364D0F">
        <w:rPr>
          <w:rFonts w:eastAsiaTheme="minorEastAsia"/>
          <w:lang w:val="en-US"/>
          <w:rPrChange w:id="635" w:author="Max Lindmark" w:date="2019-09-24T15:41:00Z">
            <w:rPr>
              <w:rFonts w:eastAsiaTheme="minorEastAsia"/>
            </w:rPr>
          </w:rPrChange>
        </w:rPr>
        <w:t>s</w:t>
      </w:r>
      <w:r w:rsidR="005C6E67" w:rsidRPr="00364D0F">
        <w:rPr>
          <w:rFonts w:eastAsiaTheme="minorEastAsia"/>
          <w:lang w:val="en-US"/>
          <w:rPrChange w:id="636" w:author="Max Lindmark" w:date="2019-09-24T15:41:00Z">
            <w:rPr>
              <w:rFonts w:eastAsiaTheme="minorEastAsia"/>
            </w:rPr>
          </w:rPrChange>
        </w:rPr>
        <w:t xml:space="preserve"> </w:t>
      </w:r>
      <w:r w:rsidR="00D65E00" w:rsidRPr="00364D0F">
        <w:rPr>
          <w:rFonts w:eastAsiaTheme="minorEastAsia"/>
          <w:lang w:val="en-US"/>
          <w:rPrChange w:id="637" w:author="Max Lindmark" w:date="2019-09-24T15:41:00Z">
            <w:rPr>
              <w:rFonts w:eastAsiaTheme="minorEastAsia"/>
            </w:rPr>
          </w:rPrChange>
        </w:rPr>
        <w:t>(</w:t>
      </w:r>
      <w:commentRangeStart w:id="638"/>
      <w:r w:rsidR="00B65885" w:rsidRPr="00364D0F">
        <w:rPr>
          <w:rFonts w:eastAsiaTheme="minorEastAsia"/>
          <w:color w:val="FF0000"/>
          <w:lang w:val="en-US"/>
          <w:rPrChange w:id="639" w:author="Max Lindmark" w:date="2019-09-24T15:41:00Z">
            <w:rPr>
              <w:rFonts w:eastAsiaTheme="minorEastAsia"/>
              <w:color w:val="FF0000"/>
            </w:rPr>
          </w:rPrChange>
        </w:rPr>
        <w:t>growth_data</w:t>
      </w:r>
      <w:r w:rsidR="005C6E67" w:rsidRPr="00364D0F">
        <w:rPr>
          <w:rFonts w:eastAsiaTheme="minorEastAsia"/>
          <w:color w:val="FF0000"/>
          <w:lang w:val="en-US"/>
          <w:rPrChange w:id="640" w:author="Max Lindmark" w:date="2019-09-24T15:41:00Z">
            <w:rPr>
              <w:rFonts w:eastAsiaTheme="minorEastAsia"/>
              <w:color w:val="FF0000"/>
            </w:rPr>
          </w:rPrChange>
        </w:rPr>
        <w:t>.xlsx</w:t>
      </w:r>
      <w:commentRangeEnd w:id="638"/>
      <w:r w:rsidR="00A61BF9">
        <w:rPr>
          <w:rStyle w:val="CommentReference"/>
        </w:rPr>
        <w:commentReference w:id="638"/>
      </w:r>
      <w:r w:rsidR="00D65E00" w:rsidRPr="00364D0F">
        <w:rPr>
          <w:rFonts w:eastAsiaTheme="minorEastAsia"/>
          <w:lang w:val="en-US"/>
          <w:rPrChange w:id="641" w:author="Max Lindmark" w:date="2019-09-24T15:41:00Z">
            <w:rPr>
              <w:rFonts w:eastAsiaTheme="minorEastAsia"/>
            </w:rPr>
          </w:rPrChange>
        </w:rPr>
        <w:t xml:space="preserve">) and </w:t>
      </w:r>
      <w:r w:rsidR="00D1021A" w:rsidRPr="00364D0F">
        <w:rPr>
          <w:rFonts w:eastAsiaTheme="minorEastAsia"/>
          <w:lang w:val="en-US"/>
          <w:rPrChange w:id="642" w:author="Max Lindmark" w:date="2019-09-24T15:41:00Z">
            <w:rPr>
              <w:rFonts w:eastAsiaTheme="minorEastAsia"/>
            </w:rPr>
          </w:rPrChange>
        </w:rPr>
        <w:t xml:space="preserve">(2) </w:t>
      </w:r>
      <w:r w:rsidR="00092202" w:rsidRPr="00364D0F">
        <w:rPr>
          <w:rFonts w:eastAsiaTheme="minorEastAsia"/>
          <w:lang w:val="en-US"/>
          <w:rPrChange w:id="643" w:author="Max Lindmark" w:date="2019-09-24T15:41:00Z">
            <w:rPr>
              <w:rFonts w:eastAsiaTheme="minorEastAsia"/>
            </w:rPr>
          </w:rPrChange>
        </w:rPr>
        <w:t>t</w:t>
      </w:r>
      <w:r w:rsidR="00973174" w:rsidRPr="00364D0F">
        <w:rPr>
          <w:rFonts w:eastAsiaTheme="minorEastAsia"/>
          <w:lang w:val="en-US"/>
          <w:rPrChange w:id="644" w:author="Max Lindmark" w:date="2019-09-24T15:41:00Z">
            <w:rPr>
              <w:rFonts w:eastAsiaTheme="minorEastAsia"/>
            </w:rPr>
          </w:rPrChange>
        </w:rPr>
        <w:t xml:space="preserve">emperature at optimum growth </w:t>
      </w:r>
      <w:r w:rsidR="00B65885" w:rsidRPr="00364D0F">
        <w:rPr>
          <w:rFonts w:eastAsiaTheme="minorEastAsia"/>
          <w:lang w:val="en-US"/>
          <w:rPrChange w:id="645" w:author="Max Lindmark" w:date="2019-09-24T15:41:00Z">
            <w:rPr>
              <w:rFonts w:eastAsiaTheme="minorEastAsia"/>
            </w:rPr>
          </w:rPrChange>
        </w:rPr>
        <w:t>(</w:t>
      </w:r>
      <w:r w:rsidR="005C6E67" w:rsidRPr="00364D0F">
        <w:rPr>
          <w:rFonts w:eastAsiaTheme="minorEastAsia"/>
          <w:color w:val="FF0000"/>
          <w:lang w:val="en-US"/>
          <w:rPrChange w:id="646" w:author="Max Lindmark" w:date="2019-09-24T15:41:00Z">
            <w:rPr>
              <w:rFonts w:eastAsiaTheme="minorEastAsia"/>
              <w:color w:val="FF0000"/>
            </w:rPr>
          </w:rPrChange>
        </w:rPr>
        <w:t>growth_data_Topt.xlsx</w:t>
      </w:r>
      <w:r w:rsidR="00B65885" w:rsidRPr="00364D0F">
        <w:rPr>
          <w:rFonts w:eastAsiaTheme="minorEastAsia"/>
          <w:lang w:val="en-US"/>
          <w:rPrChange w:id="647" w:author="Max Lindmark" w:date="2019-09-24T15:41:00Z">
            <w:rPr>
              <w:rFonts w:eastAsiaTheme="minorEastAsia"/>
            </w:rPr>
          </w:rPrChange>
        </w:rPr>
        <w:t>)</w:t>
      </w:r>
      <w:r w:rsidR="00C75920" w:rsidRPr="00364D0F">
        <w:rPr>
          <w:rFonts w:eastAsiaTheme="minorEastAsia"/>
          <w:lang w:val="en-US"/>
          <w:rPrChange w:id="648" w:author="Max Lindmark" w:date="2019-09-24T15:41:00Z">
            <w:rPr>
              <w:rFonts w:eastAsiaTheme="minorEastAsia"/>
            </w:rPr>
          </w:rPrChange>
        </w:rPr>
        <w:t xml:space="preserve">, where we </w:t>
      </w:r>
      <w:r w:rsidR="00D65E00" w:rsidRPr="00364D0F">
        <w:rPr>
          <w:rFonts w:eastAsiaTheme="minorEastAsia"/>
          <w:lang w:val="en-US"/>
          <w:rPrChange w:id="649" w:author="Max Lindmark" w:date="2019-09-24T15:41:00Z">
            <w:rPr>
              <w:rFonts w:eastAsiaTheme="minorEastAsia"/>
            </w:rPr>
          </w:rPrChange>
        </w:rPr>
        <w:t xml:space="preserve">defined </w:t>
      </w:r>
      <w:r w:rsidR="00C75920" w:rsidRPr="00364D0F">
        <w:rPr>
          <w:rFonts w:eastAsiaTheme="minorEastAsia"/>
          <w:lang w:val="en-US"/>
          <w:rPrChange w:id="650" w:author="Max Lindmark" w:date="2019-09-24T15:41:00Z">
            <w:rPr>
              <w:rFonts w:eastAsiaTheme="minorEastAsia"/>
            </w:rPr>
          </w:rPrChange>
        </w:rPr>
        <w:t xml:space="preserve">optimum temperature for growth </w:t>
      </w:r>
      <w:r w:rsidR="00D65E00" w:rsidRPr="00364D0F">
        <w:rPr>
          <w:rFonts w:eastAsiaTheme="minorEastAsia"/>
          <w:lang w:val="en-US"/>
          <w:rPrChange w:id="651" w:author="Max Lindmark" w:date="2019-09-24T15:41:00Z">
            <w:rPr>
              <w:rFonts w:eastAsiaTheme="minorEastAsia"/>
            </w:rPr>
          </w:rPrChange>
        </w:rPr>
        <w:t xml:space="preserve">as </w:t>
      </w:r>
      <w:r w:rsidR="00092202" w:rsidRPr="00364D0F">
        <w:rPr>
          <w:rFonts w:eastAsiaTheme="minorEastAsia"/>
          <w:lang w:val="en-US"/>
          <w:rPrChange w:id="652" w:author="Max Lindmark" w:date="2019-09-24T15:41:00Z">
            <w:rPr>
              <w:rFonts w:eastAsiaTheme="minorEastAsia"/>
            </w:rPr>
          </w:rPrChange>
        </w:rPr>
        <w:t xml:space="preserve">fitted </w:t>
      </w:r>
      <w:r w:rsidR="00D65E00" w:rsidRPr="00364D0F">
        <w:rPr>
          <w:rFonts w:eastAsiaTheme="minorEastAsia"/>
          <w:lang w:val="en-US"/>
          <w:rPrChange w:id="653" w:author="Max Lindmark" w:date="2019-09-24T15:41:00Z">
            <w:rPr>
              <w:rFonts w:eastAsiaTheme="minorEastAsia"/>
            </w:rPr>
          </w:rPrChange>
        </w:rPr>
        <w:t xml:space="preserve">optimum temperature </w:t>
      </w:r>
      <w:r w:rsidR="00092202" w:rsidRPr="00364D0F">
        <w:rPr>
          <w:rFonts w:eastAsiaTheme="minorEastAsia"/>
          <w:lang w:val="en-US"/>
          <w:rPrChange w:id="654" w:author="Max Lindmark" w:date="2019-09-24T15:41:00Z">
            <w:rPr>
              <w:rFonts w:eastAsiaTheme="minorEastAsia"/>
            </w:rPr>
          </w:rPrChange>
        </w:rPr>
        <w:t xml:space="preserve">(in the original study) </w:t>
      </w:r>
      <w:commentRangeStart w:id="655"/>
      <w:r w:rsidR="00D65E00" w:rsidRPr="00364D0F">
        <w:rPr>
          <w:rFonts w:eastAsiaTheme="minorEastAsia"/>
          <w:lang w:val="en-US"/>
          <w:rPrChange w:id="656" w:author="Max Lindmark" w:date="2019-09-24T15:41:00Z">
            <w:rPr>
              <w:rFonts w:eastAsiaTheme="minorEastAsia"/>
            </w:rPr>
          </w:rPrChange>
        </w:rPr>
        <w:t>or</w:t>
      </w:r>
      <w:r w:rsidR="00092202" w:rsidRPr="00364D0F">
        <w:rPr>
          <w:rFonts w:eastAsiaTheme="minorEastAsia"/>
          <w:lang w:val="en-US"/>
          <w:rPrChange w:id="657" w:author="Max Lindmark" w:date="2019-09-24T15:41:00Z">
            <w:rPr>
              <w:rFonts w:eastAsiaTheme="minorEastAsia"/>
            </w:rPr>
          </w:rPrChange>
        </w:rPr>
        <w:t xml:space="preserve"> in some cases as </w:t>
      </w:r>
      <w:r w:rsidR="00D65E00" w:rsidRPr="00364D0F">
        <w:rPr>
          <w:rFonts w:eastAsiaTheme="minorEastAsia"/>
          <w:lang w:val="en-US"/>
          <w:rPrChange w:id="658" w:author="Max Lindmark" w:date="2019-09-24T15:41:00Z">
            <w:rPr>
              <w:rFonts w:eastAsiaTheme="minorEastAsia"/>
            </w:rPr>
          </w:rPrChange>
        </w:rPr>
        <w:t>temperature where the highest growth rate was achieved for a given size-</w:t>
      </w:r>
      <w:commentRangeEnd w:id="655"/>
      <w:r w:rsidR="009165C2">
        <w:rPr>
          <w:rStyle w:val="CommentReference"/>
        </w:rPr>
        <w:commentReference w:id="655"/>
      </w:r>
      <w:r w:rsidR="00D65E00" w:rsidRPr="00364D0F">
        <w:rPr>
          <w:rFonts w:eastAsiaTheme="minorEastAsia"/>
          <w:lang w:val="en-US"/>
          <w:rPrChange w:id="659" w:author="Max Lindmark" w:date="2019-09-24T15:41:00Z">
            <w:rPr>
              <w:rFonts w:eastAsiaTheme="minorEastAsia"/>
            </w:rPr>
          </w:rPrChange>
        </w:rPr>
        <w:t>class</w:t>
      </w:r>
      <w:commentRangeStart w:id="660"/>
      <w:r w:rsidR="006349A5" w:rsidRPr="00364D0F">
        <w:rPr>
          <w:rFonts w:eastAsiaTheme="minorEastAsia"/>
          <w:lang w:val="en-US"/>
          <w:rPrChange w:id="661" w:author="Max Lindmark" w:date="2019-09-24T15:41:00Z">
            <w:rPr>
              <w:rFonts w:eastAsiaTheme="minorEastAsia"/>
            </w:rPr>
          </w:rPrChange>
        </w:rPr>
        <w:t>.</w:t>
      </w:r>
      <w:commentRangeEnd w:id="660"/>
      <w:r w:rsidR="00502F98">
        <w:rPr>
          <w:rStyle w:val="CommentReference"/>
        </w:rPr>
        <w:commentReference w:id="660"/>
      </w:r>
      <w:r w:rsidR="006349A5" w:rsidRPr="00364D0F">
        <w:rPr>
          <w:rFonts w:eastAsiaTheme="minorEastAsia"/>
          <w:lang w:val="en-US"/>
          <w:rPrChange w:id="662" w:author="Max Lindmark" w:date="2019-09-24T15:41:00Z">
            <w:rPr>
              <w:rFonts w:eastAsiaTheme="minorEastAsia"/>
            </w:rPr>
          </w:rPrChange>
        </w:rPr>
        <w:t xml:space="preserve"> </w:t>
      </w:r>
      <w:r w:rsidR="005A1AB5" w:rsidRPr="00364D0F">
        <w:rPr>
          <w:rFonts w:eastAsiaTheme="minorEastAsia"/>
          <w:lang w:val="en-US"/>
          <w:rPrChange w:id="663" w:author="Max Lindmark" w:date="2019-09-24T15:41:00Z">
            <w:rPr>
              <w:rFonts w:eastAsiaTheme="minorEastAsia"/>
            </w:rPr>
          </w:rPrChange>
        </w:rPr>
        <w:t>All data w</w:t>
      </w:r>
      <w:r w:rsidR="005D6CD3" w:rsidRPr="00364D0F">
        <w:rPr>
          <w:rFonts w:eastAsiaTheme="minorEastAsia"/>
          <w:lang w:val="en-US"/>
          <w:rPrChange w:id="664" w:author="Max Lindmark" w:date="2019-09-24T15:41:00Z">
            <w:rPr>
              <w:rFonts w:eastAsiaTheme="minorEastAsia"/>
            </w:rPr>
          </w:rPrChange>
        </w:rPr>
        <w:t>ere</w:t>
      </w:r>
      <w:r w:rsidR="005A1AB5" w:rsidRPr="00364D0F">
        <w:rPr>
          <w:rFonts w:eastAsiaTheme="minorEastAsia"/>
          <w:lang w:val="en-US"/>
          <w:rPrChange w:id="665" w:author="Max Lindmark" w:date="2019-09-24T15:41:00Z">
            <w:rPr>
              <w:rFonts w:eastAsiaTheme="minorEastAsia"/>
            </w:rPr>
          </w:rPrChange>
        </w:rPr>
        <w:t xml:space="preserve"> extracted from tables </w:t>
      </w:r>
      <w:r w:rsidR="00092202" w:rsidRPr="00364D0F">
        <w:rPr>
          <w:rFonts w:eastAsiaTheme="minorEastAsia"/>
          <w:lang w:val="en-US"/>
          <w:rPrChange w:id="666" w:author="Max Lindmark" w:date="2019-09-24T15:41:00Z">
            <w:rPr>
              <w:rFonts w:eastAsiaTheme="minorEastAsia"/>
            </w:rPr>
          </w:rPrChange>
        </w:rPr>
        <w:t>or</w:t>
      </w:r>
      <w:r w:rsidR="005A1AB5" w:rsidRPr="00364D0F">
        <w:rPr>
          <w:rFonts w:eastAsiaTheme="minorEastAsia"/>
          <w:lang w:val="en-US"/>
          <w:rPrChange w:id="667" w:author="Max Lindmark" w:date="2019-09-24T15:41:00Z">
            <w:rPr>
              <w:rFonts w:eastAsiaTheme="minorEastAsia"/>
            </w:rPr>
          </w:rPrChange>
        </w:rPr>
        <w:t xml:space="preserve"> figures using Web Plot Digitizer </w:t>
      </w:r>
      <w:r w:rsidR="005A1AB5">
        <w:rPr>
          <w:rFonts w:eastAsiaTheme="minorEastAsia"/>
        </w:rPr>
        <w:fldChar w:fldCharType="begin"/>
      </w:r>
      <w:r w:rsidR="005A1AB5" w:rsidRPr="00364D0F">
        <w:rPr>
          <w:rFonts w:eastAsiaTheme="minorEastAsia"/>
          <w:lang w:val="en-US"/>
          <w:rPrChange w:id="668" w:author="Max Lindmark" w:date="2019-09-24T15:41:00Z">
            <w:rPr>
              <w:rFonts w:eastAsiaTheme="minorEastAsia"/>
            </w:rPr>
          </w:rPrChange>
        </w:rPr>
        <w:instrText xml:space="preserve"> ADDIN ZOTERO_ITEM CSL_CITATION {"citationID":"feYz65CC","properties":{"formattedCitation":"(Rohatgi 2012)","plainCitation":"(Rohatgi 2012)","noteIndex":0},"citationItems":[{"id":1431,"uris":["http://zotero.org/users/local/FTg3Qpza/items/MP7EUGU3"],"uri":["http://zotero.org/users/local/FTg3Qpza/items/MP7EUGU3"],"itemData":{"id":1431,"type":"book","title":"WebPlotDigitalizer: HTML5 based online tool to extract numerical data from plot images. Version 4.1. [WWW document] URL https://automeris.io/WebPlotDigitizer (accessed on January 2019).","author":[{"family":"Rohatgi","given":"Ankit"}],"issued":{"date-parts":[["2012"]]}}}],"schema":"https://github.com/citation-style-language/schema/raw/master/csl-citation.json"} </w:instrText>
      </w:r>
      <w:r w:rsidR="005A1AB5">
        <w:rPr>
          <w:rFonts w:eastAsiaTheme="minorEastAsia"/>
        </w:rPr>
        <w:fldChar w:fldCharType="separate"/>
      </w:r>
      <w:r w:rsidR="005A1AB5" w:rsidRPr="00364D0F">
        <w:rPr>
          <w:rFonts w:ascii="Times New Roman" w:hAnsi="Times New Roman" w:cs="Times New Roman"/>
          <w:lang w:val="en-US"/>
          <w:rPrChange w:id="669" w:author="Max Lindmark" w:date="2019-09-24T15:41:00Z">
            <w:rPr>
              <w:rFonts w:ascii="Times New Roman" w:hAnsi="Times New Roman" w:cs="Times New Roman"/>
            </w:rPr>
          </w:rPrChange>
        </w:rPr>
        <w:t>(Rohatgi 2012)</w:t>
      </w:r>
      <w:r w:rsidR="005A1AB5">
        <w:rPr>
          <w:rFonts w:eastAsiaTheme="minorEastAsia"/>
        </w:rPr>
        <w:fldChar w:fldCharType="end"/>
      </w:r>
      <w:r w:rsidR="005A1AB5" w:rsidRPr="00364D0F">
        <w:rPr>
          <w:rFonts w:eastAsiaTheme="minorEastAsia"/>
          <w:lang w:val="en-US"/>
          <w:rPrChange w:id="670" w:author="Max Lindmark" w:date="2019-09-24T15:41:00Z">
            <w:rPr>
              <w:rFonts w:eastAsiaTheme="minorEastAsia"/>
            </w:rPr>
          </w:rPrChange>
        </w:rPr>
        <w:t xml:space="preserve">, since no study had associated data </w:t>
      </w:r>
      <w:commentRangeStart w:id="671"/>
      <w:r w:rsidR="005A1AB5" w:rsidRPr="00364D0F">
        <w:rPr>
          <w:rFonts w:eastAsiaTheme="minorEastAsia"/>
          <w:lang w:val="en-US"/>
          <w:rPrChange w:id="672" w:author="Max Lindmark" w:date="2019-09-24T15:41:00Z">
            <w:rPr>
              <w:rFonts w:eastAsiaTheme="minorEastAsia"/>
            </w:rPr>
          </w:rPrChange>
        </w:rPr>
        <w:t>and</w:t>
      </w:r>
      <w:commentRangeStart w:id="673"/>
      <w:r w:rsidR="005A1AB5" w:rsidRPr="00364D0F">
        <w:rPr>
          <w:rFonts w:eastAsiaTheme="minorEastAsia"/>
          <w:lang w:val="en-US"/>
          <w:rPrChange w:id="674" w:author="Max Lindmark" w:date="2019-09-24T15:41:00Z">
            <w:rPr>
              <w:rFonts w:eastAsiaTheme="minorEastAsia"/>
            </w:rPr>
          </w:rPrChange>
        </w:rPr>
        <w:t xml:space="preserve"> authors could not provide it</w:t>
      </w:r>
      <w:commentRangeEnd w:id="673"/>
      <w:r w:rsidR="005A1AB5">
        <w:rPr>
          <w:rStyle w:val="CommentReference"/>
        </w:rPr>
        <w:commentReference w:id="673"/>
      </w:r>
      <w:r w:rsidR="005A1AB5" w:rsidRPr="00364D0F">
        <w:rPr>
          <w:rFonts w:eastAsiaTheme="minorEastAsia"/>
          <w:lang w:val="en-US"/>
          <w:rPrChange w:id="675" w:author="Max Lindmark" w:date="2019-09-24T15:41:00Z">
            <w:rPr>
              <w:rFonts w:eastAsiaTheme="minorEastAsia"/>
            </w:rPr>
          </w:rPrChange>
        </w:rPr>
        <w:t>.</w:t>
      </w:r>
      <w:commentRangeEnd w:id="671"/>
      <w:r w:rsidR="00502F98">
        <w:rPr>
          <w:rStyle w:val="CommentReference"/>
        </w:rPr>
        <w:commentReference w:id="671"/>
      </w:r>
      <w:r w:rsidR="005A1AB5" w:rsidRPr="00364D0F">
        <w:rPr>
          <w:rFonts w:eastAsiaTheme="minorEastAsia"/>
          <w:lang w:val="en-US"/>
          <w:rPrChange w:id="676" w:author="Max Lindmark" w:date="2019-09-24T15:41:00Z">
            <w:rPr>
              <w:rFonts w:eastAsiaTheme="minorEastAsia"/>
            </w:rPr>
          </w:rPrChange>
        </w:rPr>
        <w:t xml:space="preserve"> </w:t>
      </w:r>
      <w:r w:rsidR="008A42D4" w:rsidRPr="00364D0F">
        <w:rPr>
          <w:rFonts w:eastAsiaTheme="minorEastAsia" w:cstheme="minorHAnsi"/>
          <w:lang w:val="en-US"/>
          <w:rPrChange w:id="677" w:author="Max Lindmark" w:date="2019-09-24T15:41:00Z">
            <w:rPr>
              <w:rFonts w:eastAsiaTheme="minorEastAsia" w:cstheme="minorHAnsi"/>
            </w:rPr>
          </w:rPrChange>
        </w:rPr>
        <w:t xml:space="preserve">The optimum growth-temperature data set has </w:t>
      </w:r>
      <w:r w:rsidR="008A42D4" w:rsidRPr="00364D0F">
        <w:rPr>
          <w:rFonts w:eastAsiaTheme="minorEastAsia" w:cstheme="minorHAnsi"/>
          <w:color w:val="FF0000"/>
          <w:lang w:val="en-US"/>
          <w:rPrChange w:id="678" w:author="Max Lindmark" w:date="2019-09-24T15:41:00Z">
            <w:rPr>
              <w:rFonts w:eastAsiaTheme="minorEastAsia" w:cstheme="minorHAnsi"/>
              <w:color w:val="FF0000"/>
            </w:rPr>
          </w:rPrChange>
        </w:rPr>
        <w:t>45</w:t>
      </w:r>
      <w:r w:rsidR="008A42D4" w:rsidRPr="00364D0F">
        <w:rPr>
          <w:rFonts w:eastAsiaTheme="minorEastAsia" w:cstheme="minorHAnsi"/>
          <w:lang w:val="en-US"/>
          <w:rPrChange w:id="679" w:author="Max Lindmark" w:date="2019-09-24T15:41:00Z">
            <w:rPr>
              <w:rFonts w:eastAsiaTheme="minorEastAsia" w:cstheme="minorHAnsi"/>
            </w:rPr>
          </w:rPrChange>
        </w:rPr>
        <w:t xml:space="preserve"> data points </w:t>
      </w:r>
      <w:r w:rsidR="00BD16D5" w:rsidRPr="00364D0F">
        <w:rPr>
          <w:rFonts w:eastAsiaTheme="minorEastAsia" w:cstheme="minorHAnsi"/>
          <w:lang w:val="en-US"/>
          <w:rPrChange w:id="680" w:author="Max Lindmark" w:date="2019-09-24T15:41:00Z">
            <w:rPr>
              <w:rFonts w:eastAsiaTheme="minorEastAsia" w:cstheme="minorHAnsi"/>
            </w:rPr>
          </w:rPrChange>
        </w:rPr>
        <w:t xml:space="preserve">and the growth data contains </w:t>
      </w:r>
      <w:r w:rsidR="00BD16D5" w:rsidRPr="00364D0F">
        <w:rPr>
          <w:rFonts w:eastAsiaTheme="minorEastAsia" w:cstheme="minorHAnsi"/>
          <w:color w:val="FF0000"/>
          <w:lang w:val="en-US"/>
          <w:rPrChange w:id="681" w:author="Max Lindmark" w:date="2019-09-24T15:41:00Z">
            <w:rPr>
              <w:rFonts w:eastAsiaTheme="minorEastAsia" w:cstheme="minorHAnsi"/>
              <w:color w:val="FF0000"/>
            </w:rPr>
          </w:rPrChange>
        </w:rPr>
        <w:t>X</w:t>
      </w:r>
      <w:r w:rsidR="00BD16D5" w:rsidRPr="00364D0F">
        <w:rPr>
          <w:rFonts w:eastAsiaTheme="minorEastAsia" w:cstheme="minorHAnsi"/>
          <w:lang w:val="en-US"/>
          <w:rPrChange w:id="682" w:author="Max Lindmark" w:date="2019-09-24T15:41:00Z">
            <w:rPr>
              <w:rFonts w:eastAsiaTheme="minorEastAsia" w:cstheme="minorHAnsi"/>
            </w:rPr>
          </w:rPrChange>
        </w:rPr>
        <w:t xml:space="preserve"> measurements, both spread </w:t>
      </w:r>
      <w:r w:rsidR="008A42D4" w:rsidRPr="00364D0F">
        <w:rPr>
          <w:rFonts w:eastAsiaTheme="minorEastAsia" w:cstheme="minorHAnsi"/>
          <w:lang w:val="en-US"/>
          <w:rPrChange w:id="683" w:author="Max Lindmark" w:date="2019-09-24T15:41:00Z">
            <w:rPr>
              <w:rFonts w:eastAsiaTheme="minorEastAsia" w:cstheme="minorHAnsi"/>
            </w:rPr>
          </w:rPrChange>
        </w:rPr>
        <w:t xml:space="preserve">over </w:t>
      </w:r>
      <w:r w:rsidR="00BD16D5" w:rsidRPr="00364D0F">
        <w:rPr>
          <w:rFonts w:eastAsiaTheme="minorEastAsia" w:cstheme="minorHAnsi"/>
          <w:lang w:val="en-US"/>
          <w:rPrChange w:id="684" w:author="Max Lindmark" w:date="2019-09-24T15:41:00Z">
            <w:rPr>
              <w:rFonts w:eastAsiaTheme="minorEastAsia" w:cstheme="minorHAnsi"/>
            </w:rPr>
          </w:rPrChange>
        </w:rPr>
        <w:t xml:space="preserve">the same </w:t>
      </w:r>
      <w:r w:rsidR="008A42D4" w:rsidRPr="00364D0F">
        <w:rPr>
          <w:rFonts w:eastAsiaTheme="minorEastAsia" w:cstheme="minorHAnsi"/>
          <w:lang w:val="en-US"/>
          <w:rPrChange w:id="685" w:author="Max Lindmark" w:date="2019-09-24T15:41:00Z">
            <w:rPr>
              <w:rFonts w:eastAsiaTheme="minorEastAsia" w:cstheme="minorHAnsi"/>
            </w:rPr>
          </w:rPrChange>
        </w:rPr>
        <w:t>13 species</w:t>
      </w:r>
      <w:r w:rsidR="00BD16D5" w:rsidRPr="00364D0F">
        <w:rPr>
          <w:rFonts w:eastAsiaTheme="minorEastAsia" w:cstheme="minorHAnsi"/>
          <w:lang w:val="en-US"/>
          <w:rPrChange w:id="686" w:author="Max Lindmark" w:date="2019-09-24T15:41:00Z">
            <w:rPr>
              <w:rFonts w:eastAsiaTheme="minorEastAsia" w:cstheme="minorHAnsi"/>
            </w:rPr>
          </w:rPrChange>
        </w:rPr>
        <w:t>.</w:t>
      </w:r>
      <w:r w:rsidR="007C1346" w:rsidRPr="00364D0F">
        <w:rPr>
          <w:rFonts w:eastAsiaTheme="minorEastAsia" w:cstheme="minorHAnsi"/>
          <w:lang w:val="en-US"/>
          <w:rPrChange w:id="687" w:author="Max Lindmark" w:date="2019-09-24T15:41:00Z">
            <w:rPr>
              <w:rFonts w:eastAsiaTheme="minorEastAsia" w:cstheme="minorHAnsi"/>
            </w:rPr>
          </w:rPrChange>
        </w:rPr>
        <w:t xml:space="preserve"> </w:t>
      </w:r>
      <w:r w:rsidR="002A4A40" w:rsidRPr="00364D0F">
        <w:rPr>
          <w:rFonts w:eastAsiaTheme="minorEastAsia" w:cstheme="minorHAnsi"/>
          <w:color w:val="FF0000"/>
          <w:lang w:val="en-US"/>
          <w:rPrChange w:id="688" w:author="Max Lindmark" w:date="2019-09-24T15:41:00Z">
            <w:rPr>
              <w:rFonts w:eastAsiaTheme="minorEastAsia" w:cstheme="minorHAnsi"/>
              <w:color w:val="FF0000"/>
            </w:rPr>
          </w:rPrChange>
        </w:rPr>
        <w:t>+ More info on the spread of data (size ranges, biogeography etc)</w:t>
      </w:r>
    </w:p>
    <w:p w14:paraId="6B56440E" w14:textId="77777777" w:rsidR="007A4C6B" w:rsidRPr="00364D0F" w:rsidRDefault="007A4C6B" w:rsidP="00267F8D">
      <w:pPr>
        <w:tabs>
          <w:tab w:val="center" w:pos="4513"/>
        </w:tabs>
        <w:spacing w:line="480" w:lineRule="auto"/>
        <w:contextualSpacing/>
        <w:jc w:val="both"/>
        <w:rPr>
          <w:rFonts w:eastAsiaTheme="minorEastAsia" w:cstheme="minorHAnsi"/>
          <w:color w:val="FF0000"/>
          <w:lang w:val="en-US"/>
          <w:rPrChange w:id="689" w:author="Max Lindmark" w:date="2019-09-24T15:41:00Z">
            <w:rPr>
              <w:rFonts w:eastAsiaTheme="minorEastAsia" w:cstheme="minorHAnsi"/>
              <w:color w:val="FF0000"/>
            </w:rPr>
          </w:rPrChange>
        </w:rPr>
      </w:pPr>
    </w:p>
    <w:p w14:paraId="3AA799C9" w14:textId="77777777" w:rsidR="007A4C6B" w:rsidRPr="00364D0F" w:rsidRDefault="007A4C6B" w:rsidP="007A4C6B">
      <w:pPr>
        <w:spacing w:line="360" w:lineRule="auto"/>
        <w:contextualSpacing/>
        <w:jc w:val="both"/>
        <w:rPr>
          <w:noProof/>
          <w:lang w:val="en-US"/>
        </w:rPr>
      </w:pPr>
      <w:commentRangeStart w:id="690"/>
      <w:r>
        <w:rPr>
          <w:noProof/>
          <w:lang w:val="en-US"/>
        </w:rPr>
        <mc:AlternateContent>
          <mc:Choice Requires="wpg">
            <w:drawing>
              <wp:inline distT="0" distB="0" distL="0" distR="0" wp14:anchorId="312E2E19" wp14:editId="53AB3D2A">
                <wp:extent cx="5923280" cy="4580890"/>
                <wp:effectExtent l="0" t="0" r="1270" b="0"/>
                <wp:docPr id="42" name="Group 42"/>
                <wp:cNvGraphicFramePr/>
                <a:graphic xmlns:a="http://schemas.openxmlformats.org/drawingml/2006/main">
                  <a:graphicData uri="http://schemas.microsoft.com/office/word/2010/wordprocessingGroup">
                    <wpg:wgp>
                      <wpg:cNvGrpSpPr/>
                      <wpg:grpSpPr>
                        <a:xfrm>
                          <a:off x="0" y="0"/>
                          <a:ext cx="5923280" cy="4580890"/>
                          <a:chOff x="0" y="0"/>
                          <a:chExt cx="5923280" cy="4580890"/>
                        </a:xfrm>
                      </wpg:grpSpPr>
                      <wpg:grpSp>
                        <wpg:cNvPr id="41" name="Group 41"/>
                        <wpg:cNvGrpSpPr/>
                        <wpg:grpSpPr>
                          <a:xfrm>
                            <a:off x="0" y="0"/>
                            <a:ext cx="5923280" cy="4580890"/>
                            <a:chOff x="0" y="0"/>
                            <a:chExt cx="5923280" cy="4580890"/>
                          </a:xfrm>
                        </wpg:grpSpPr>
                        <wpg:grpSp>
                          <wpg:cNvPr id="40" name="Group 40"/>
                          <wpg:cNvGrpSpPr/>
                          <wpg:grpSpPr>
                            <a:xfrm>
                              <a:off x="0" y="0"/>
                              <a:ext cx="5923280" cy="4580890"/>
                              <a:chOff x="0" y="0"/>
                              <a:chExt cx="5923280" cy="4580890"/>
                            </a:xfrm>
                          </wpg:grpSpPr>
                          <wpg:grpSp>
                            <wpg:cNvPr id="39" name="Group 39"/>
                            <wpg:cNvGrpSpPr/>
                            <wpg:grpSpPr>
                              <a:xfrm>
                                <a:off x="0" y="0"/>
                                <a:ext cx="5923280" cy="4580890"/>
                                <a:chOff x="0" y="0"/>
                                <a:chExt cx="5923280" cy="4580890"/>
                              </a:xfrm>
                            </wpg:grpSpPr>
                            <wpg:grpSp>
                              <wpg:cNvPr id="38" name="Group 38"/>
                              <wpg:cNvGrpSpPr/>
                              <wpg:grpSpPr>
                                <a:xfrm>
                                  <a:off x="0" y="0"/>
                                  <a:ext cx="5923280" cy="4580890"/>
                                  <a:chOff x="0" y="0"/>
                                  <a:chExt cx="5923280" cy="4580890"/>
                                </a:xfrm>
                              </wpg:grpSpPr>
                              <wpg:grpSp>
                                <wpg:cNvPr id="33" name="Group 33"/>
                                <wpg:cNvGrpSpPr/>
                                <wpg:grpSpPr>
                                  <a:xfrm>
                                    <a:off x="0" y="0"/>
                                    <a:ext cx="5923280" cy="4580890"/>
                                    <a:chOff x="-29517" y="53163"/>
                                    <a:chExt cx="5923560" cy="4580890"/>
                                  </a:xfrm>
                                </wpg:grpSpPr>
                                <pic:pic xmlns:pic="http://schemas.openxmlformats.org/drawingml/2006/picture">
                                  <pic:nvPicPr>
                                    <pic:cNvPr id="29" name="Picture 29"/>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2009553" y="53163"/>
                                      <a:ext cx="2121535" cy="2108835"/>
                                    </a:xfrm>
                                    <a:prstGeom prst="rect">
                                      <a:avLst/>
                                    </a:prstGeom>
                                  </pic:spPr>
                                </pic:pic>
                                <pic:pic xmlns:pic="http://schemas.openxmlformats.org/drawingml/2006/picture">
                                  <pic:nvPicPr>
                                    <pic:cNvPr id="27" name="Picture 27"/>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53163"/>
                                      <a:ext cx="2134870" cy="2122170"/>
                                    </a:xfrm>
                                    <a:prstGeom prst="rect">
                                      <a:avLst/>
                                    </a:prstGeom>
                                  </pic:spPr>
                                </pic:pic>
                                <pic:pic xmlns:pic="http://schemas.openxmlformats.org/drawingml/2006/picture">
                                  <pic:nvPicPr>
                                    <pic:cNvPr id="30" name="Picture 30"/>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29517" y="2266467"/>
                                      <a:ext cx="2224405" cy="2211070"/>
                                    </a:xfrm>
                                    <a:prstGeom prst="rect">
                                      <a:avLst/>
                                    </a:prstGeom>
                                  </pic:spPr>
                                </pic:pic>
                                <pic:pic xmlns:pic="http://schemas.openxmlformats.org/drawingml/2006/picture">
                                  <pic:nvPicPr>
                                    <pic:cNvPr id="31" name="Picture 31"/>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4193513" y="471628"/>
                                      <a:ext cx="1700530" cy="1690370"/>
                                    </a:xfrm>
                                    <a:prstGeom prst="rect">
                                      <a:avLst/>
                                    </a:prstGeom>
                                  </pic:spPr>
                                </pic:pic>
                                <pic:pic xmlns:pic="http://schemas.openxmlformats.org/drawingml/2006/picture">
                                  <pic:nvPicPr>
                                    <pic:cNvPr id="32" name="Picture 32"/>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2265838" y="2421050"/>
                                      <a:ext cx="3405810" cy="2213003"/>
                                    </a:xfrm>
                                    <a:prstGeom prst="rect">
                                      <a:avLst/>
                                    </a:prstGeom>
                                  </pic:spPr>
                                </pic:pic>
                              </wpg:grpSp>
                              <wps:wsp>
                                <wps:cNvPr id="217" name="Text Box 2"/>
                                <wps:cNvSpPr txBox="1">
                                  <a:spLocks noChangeArrowheads="1"/>
                                </wps:cNvSpPr>
                                <wps:spPr bwMode="auto">
                                  <a:xfrm>
                                    <a:off x="723569" y="0"/>
                                    <a:ext cx="301625" cy="254000"/>
                                  </a:xfrm>
                                  <a:prstGeom prst="rect">
                                    <a:avLst/>
                                  </a:prstGeom>
                                  <a:noFill/>
                                  <a:ln w="9525">
                                    <a:noFill/>
                                    <a:miter lim="800000"/>
                                    <a:headEnd/>
                                    <a:tailEnd/>
                                  </a:ln>
                                </wps:spPr>
                                <wps:txbx>
                                  <w:txbxContent>
                                    <w:p w14:paraId="6761E8EA" w14:textId="77777777" w:rsidR="00364D0F" w:rsidRPr="00733C7E" w:rsidRDefault="00364D0F" w:rsidP="007A4C6B">
                                      <w:pPr>
                                        <w:jc w:val="center"/>
                                        <w:rPr>
                                          <w:rFonts w:asciiTheme="majorHAnsi" w:hAnsiTheme="majorHAnsi" w:cstheme="majorHAnsi"/>
                                          <w:b/>
                                        </w:rPr>
                                      </w:pPr>
                                      <w:r w:rsidRPr="00733C7E">
                                        <w:rPr>
                                          <w:rFonts w:asciiTheme="majorHAnsi" w:hAnsiTheme="majorHAnsi" w:cstheme="majorHAnsi"/>
                                          <w:b/>
                                        </w:rPr>
                                        <w:t>A</w:t>
                                      </w:r>
                                    </w:p>
                                  </w:txbxContent>
                                </wps:txbx>
                                <wps:bodyPr rot="0" vert="horz" wrap="square" lIns="91440" tIns="45720" rIns="91440" bIns="45720" anchor="t" anchorCtr="0">
                                  <a:noAutofit/>
                                </wps:bodyPr>
                              </wps:wsp>
                            </wpg:grpSp>
                            <wps:wsp>
                              <wps:cNvPr id="34" name="Text Box 2"/>
                              <wps:cNvSpPr txBox="1">
                                <a:spLocks noChangeArrowheads="1"/>
                              </wps:cNvSpPr>
                              <wps:spPr bwMode="auto">
                                <a:xfrm>
                                  <a:off x="2711395" y="0"/>
                                  <a:ext cx="301625" cy="254000"/>
                                </a:xfrm>
                                <a:prstGeom prst="rect">
                                  <a:avLst/>
                                </a:prstGeom>
                                <a:noFill/>
                                <a:ln w="9525">
                                  <a:noFill/>
                                  <a:miter lim="800000"/>
                                  <a:headEnd/>
                                  <a:tailEnd/>
                                </a:ln>
                              </wps:spPr>
                              <wps:txbx>
                                <w:txbxContent>
                                  <w:p w14:paraId="27A5FBE8" w14:textId="77777777" w:rsidR="00364D0F" w:rsidRPr="00733C7E" w:rsidRDefault="00364D0F" w:rsidP="007A4C6B">
                                    <w:pPr>
                                      <w:jc w:val="center"/>
                                      <w:rPr>
                                        <w:rFonts w:asciiTheme="majorHAnsi" w:hAnsiTheme="majorHAnsi" w:cstheme="majorHAnsi"/>
                                        <w:b/>
                                      </w:rPr>
                                    </w:pPr>
                                    <w:r>
                                      <w:rPr>
                                        <w:rFonts w:asciiTheme="majorHAnsi" w:hAnsiTheme="majorHAnsi" w:cstheme="majorHAnsi"/>
                                        <w:b/>
                                      </w:rPr>
                                      <w:t>B</w:t>
                                    </w:r>
                                  </w:p>
                                </w:txbxContent>
                              </wps:txbx>
                              <wps:bodyPr rot="0" vert="horz" wrap="square" lIns="91440" tIns="45720" rIns="91440" bIns="45720" anchor="t" anchorCtr="0">
                                <a:noAutofit/>
                              </wps:bodyPr>
                            </wps:wsp>
                          </wpg:grpSp>
                          <wps:wsp>
                            <wps:cNvPr id="35" name="Text Box 2"/>
                            <wps:cNvSpPr txBox="1">
                              <a:spLocks noChangeArrowheads="1"/>
                            </wps:cNvSpPr>
                            <wps:spPr bwMode="auto">
                              <a:xfrm>
                                <a:off x="4492487" y="349858"/>
                                <a:ext cx="301625" cy="254000"/>
                              </a:xfrm>
                              <a:prstGeom prst="rect">
                                <a:avLst/>
                              </a:prstGeom>
                              <a:noFill/>
                              <a:ln w="9525">
                                <a:noFill/>
                                <a:miter lim="800000"/>
                                <a:headEnd/>
                                <a:tailEnd/>
                              </a:ln>
                            </wps:spPr>
                            <wps:txbx>
                              <w:txbxContent>
                                <w:p w14:paraId="7B146B38" w14:textId="77777777" w:rsidR="00364D0F" w:rsidRPr="00733C7E" w:rsidRDefault="00364D0F" w:rsidP="007A4C6B">
                                  <w:pPr>
                                    <w:jc w:val="center"/>
                                    <w:rPr>
                                      <w:rFonts w:asciiTheme="majorHAnsi" w:hAnsiTheme="majorHAnsi" w:cstheme="majorHAnsi"/>
                                      <w:b/>
                                    </w:rPr>
                                  </w:pPr>
                                  <w:r>
                                    <w:rPr>
                                      <w:rFonts w:asciiTheme="majorHAnsi" w:hAnsiTheme="majorHAnsi" w:cstheme="majorHAnsi"/>
                                      <w:b/>
                                    </w:rPr>
                                    <w:t>C</w:t>
                                  </w:r>
                                </w:p>
                              </w:txbxContent>
                            </wps:txbx>
                            <wps:bodyPr rot="0" vert="horz" wrap="square" lIns="91440" tIns="45720" rIns="91440" bIns="45720" anchor="t" anchorCtr="0">
                              <a:noAutofit/>
                            </wps:bodyPr>
                          </wps:wsp>
                        </wpg:grpSp>
                        <wps:wsp>
                          <wps:cNvPr id="36" name="Text Box 2"/>
                          <wps:cNvSpPr txBox="1">
                            <a:spLocks noChangeArrowheads="1"/>
                          </wps:cNvSpPr>
                          <wps:spPr bwMode="auto">
                            <a:xfrm>
                              <a:off x="230588" y="2210463"/>
                              <a:ext cx="301625" cy="254000"/>
                            </a:xfrm>
                            <a:prstGeom prst="rect">
                              <a:avLst/>
                            </a:prstGeom>
                            <a:noFill/>
                            <a:ln w="9525">
                              <a:noFill/>
                              <a:miter lim="800000"/>
                              <a:headEnd/>
                              <a:tailEnd/>
                            </a:ln>
                          </wps:spPr>
                          <wps:txbx>
                            <w:txbxContent>
                              <w:p w14:paraId="27C95A93" w14:textId="77777777" w:rsidR="00364D0F" w:rsidRPr="00733C7E" w:rsidRDefault="00364D0F" w:rsidP="007A4C6B">
                                <w:pPr>
                                  <w:jc w:val="center"/>
                                  <w:rPr>
                                    <w:rFonts w:asciiTheme="majorHAnsi" w:hAnsiTheme="majorHAnsi" w:cstheme="majorHAnsi"/>
                                    <w:b/>
                                  </w:rPr>
                                </w:pPr>
                                <w:r>
                                  <w:rPr>
                                    <w:rFonts w:asciiTheme="majorHAnsi" w:hAnsiTheme="majorHAnsi" w:cstheme="majorHAnsi"/>
                                    <w:b/>
                                  </w:rPr>
                                  <w:t>D</w:t>
                                </w:r>
                              </w:p>
                            </w:txbxContent>
                          </wps:txbx>
                          <wps:bodyPr rot="0" vert="horz" wrap="square" lIns="91440" tIns="45720" rIns="91440" bIns="45720" anchor="t" anchorCtr="0">
                            <a:noAutofit/>
                          </wps:bodyPr>
                        </wps:wsp>
                      </wpg:grpSp>
                      <wps:wsp>
                        <wps:cNvPr id="37" name="Text Box 2"/>
                        <wps:cNvSpPr txBox="1">
                          <a:spLocks noChangeArrowheads="1"/>
                        </wps:cNvSpPr>
                        <wps:spPr bwMode="auto">
                          <a:xfrm>
                            <a:off x="2504661" y="2321781"/>
                            <a:ext cx="301625" cy="254000"/>
                          </a:xfrm>
                          <a:prstGeom prst="rect">
                            <a:avLst/>
                          </a:prstGeom>
                          <a:noFill/>
                          <a:ln w="9525">
                            <a:noFill/>
                            <a:miter lim="800000"/>
                            <a:headEnd/>
                            <a:tailEnd/>
                          </a:ln>
                        </wps:spPr>
                        <wps:txbx>
                          <w:txbxContent>
                            <w:p w14:paraId="2B0B4D3A" w14:textId="77777777" w:rsidR="00364D0F" w:rsidRPr="00733C7E" w:rsidRDefault="00364D0F" w:rsidP="007A4C6B">
                              <w:pPr>
                                <w:jc w:val="center"/>
                                <w:rPr>
                                  <w:rFonts w:asciiTheme="majorHAnsi" w:hAnsiTheme="majorHAnsi" w:cstheme="majorHAnsi"/>
                                  <w:b/>
                                </w:rPr>
                              </w:pPr>
                              <w:r>
                                <w:rPr>
                                  <w:rFonts w:asciiTheme="majorHAnsi" w:hAnsiTheme="majorHAnsi" w:cstheme="majorHAnsi"/>
                                  <w:b/>
                                </w:rPr>
                                <w:t>E</w:t>
                              </w:r>
                            </w:p>
                          </w:txbxContent>
                        </wps:txbx>
                        <wps:bodyPr rot="0" vert="horz" wrap="square" lIns="91440" tIns="45720" rIns="91440" bIns="45720" anchor="t" anchorCtr="0">
                          <a:noAutofit/>
                        </wps:bodyPr>
                      </wps:wsp>
                    </wpg:wgp>
                  </a:graphicData>
                </a:graphic>
              </wp:inline>
            </w:drawing>
          </mc:Choice>
          <mc:Fallback>
            <w:pict>
              <v:group w14:anchorId="312E2E19" id="Group 42" o:spid="_x0000_s1026" style="width:466.4pt;height:360.7pt;mso-position-horizontal-relative:char;mso-position-vertical-relative:line" coordsize="59232,458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">
                <v:group id="Group 41" o:spid="_x0000_s1027" style="position:absolute;width:59232;height:45808" coordsize="59232,4580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cJInMUAAADbAAAADwAAAGRycy9kb3ducmV2LnhtbESPT2vCQBTE7wW/w/KE&#10;3ppNtC0Ss4pILT2EQlUQb4/sMwlm34bsNn++fbdQ6HGYmd8w2XY0jeipc7VlBUkUgyAurK65VHA+&#10;HZ5WIJxH1thYJgUTOdhuZg8ZptoO/EX90ZciQNilqKDyvk2ldEVFBl1kW+Lg3Wxn0AfZlVJ3OAS4&#10;aeQijl+lwZrDQoUt7Ssq7sdvo+B9wGG3TN76/H7bT9fTy+clT0ipx/m4W4PwNPr/8F/7Qyt4Tu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HCSJzFAAAA2wAA&#10;AA8AAAAAAAAAAAAAAAAAqgIAAGRycy9kb3ducmV2LnhtbFBLBQYAAAAABAAEAPoAAACcAwAAAAA=&#10;">
                  <v:group id="Group 40" o:spid="_x0000_s1028" style="position:absolute;width:59232;height:45808" coordsize="59232,4580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7tB8MAAADbAAAADwAAAGRycy9kb3ducmV2LnhtbERPy2rCQBTdC/2H4Ra6&#10;M5O0Wkp0FAlt6UIEk0Jxd8lck2DmTshM8/h7Z1Ho8nDe2/1kWjFQ7xrLCpIoBkFcWt1wpeC7+Fi+&#10;gXAeWWNrmRTM5GC/e1hsMdV25DMNua9ECGGXooLa+y6V0pU1GXSR7YgDd7W9QR9gX0nd4xjCTSuf&#10;4/hVGmw4NNTYUVZTect/jYLPEcfDS/I+HG/XbL4U69PPMSGlnh6nwwaEp8n/i//cX1rBKq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u0HwwAAANsAAAAP&#10;AAAAAAAAAAAAAAAAAKoCAABkcnMvZG93bnJldi54bWxQSwUGAAAAAAQABAD6AAAAmgMAAAAA&#10;">
                    <v:group id="Group 39" o:spid="_x0000_s1029" style="position:absolute;width:59232;height:45808" coordsize="59232,4580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7I358QAAADbAAAADwAAAGRycy9kb3ducmV2LnhtbESPT4vCMBTE7wt+h/AE&#10;b2taxUWrUURc8SCCf0C8PZpnW2xeSpNt67ffLAh7HGbmN8xi1ZlSNFS7wrKCeBiBIE6tLjhTcL18&#10;f05BOI+ssbRMCl7kYLXsfSww0bblEzVnn4kAYZeggtz7KpHSpTkZdENbEQfvYWuDPsg6k7rGNsBN&#10;KUdR9CUNFhwWcqxok1P6PP8YBbsW2/U43jaH52Pzul8mx9shJqUG/W49B+Gp8//hd3uvFYx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7I358QAAADbAAAA&#10;DwAAAAAAAAAAAAAAAACqAgAAZHJzL2Rvd25yZXYueG1sUEsFBgAAAAAEAAQA+gAAAJsDAAAAAA==&#10;">
                      <v:group id="Group 38" o:spid="_x0000_s1030" style="position:absolute;width:59232;height:45808" coordsize="59232,4580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P6SfMIAAADbAAAADwAAAGRycy9kb3ducmV2LnhtbERPTWvCQBC9F/wPywje&#10;6iZKi0TXIGKlByk0EcTbkB2TkOxsyG6T+O+7h0KPj/e9SyfTioF6V1tWEC8jEMSF1TWXCq75x+sG&#10;hPPIGlvLpOBJDtL97GWHibYjf9OQ+VKEEHYJKqi87xIpXVGRQbe0HXHgHrY36APsS6l7HEO4aeUq&#10;it6lwZpDQ4UdHSsqmuzHKDiPOB7W8Wm4NI/j856/fd0uMSm1mE+HLQhPk/8X/7k/tYJ1GBu+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Fj+knzCAAAA2wAAAA8A&#10;AAAAAAAAAAAAAAAAqgIAAGRycy9kb3ducmV2LnhtbFBLBQYAAAAABAAEAPoAAACZAwAAAAA=&#10;">
                        <v:group id="Group 33" o:spid="_x0000_s1031" style="position:absolute;width:59232;height:45808" coordorigin="-295,531" coordsize="59235,4580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ZaAA3FAAAA2wAA&#10;AA8AAAAAAAAAAAAAAAAAqgIAAGRycy9kb3ducmV2LnhtbFBLBQYAAAAABAAEAPoAAACcA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9" o:spid="_x0000_s1032" type="#_x0000_t75" style="position:absolute;left:20095;top:531;width:21215;height:210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OuDNzFAAAA2wAAAA8AAABkcnMvZG93bnJldi54bWxEj0FrwkAUhO+C/2F5Qm+60YK0qZtQBGm9&#10;SLQePD6yr0lq9m26u42xv74rFDwOM/MNs8oH04qenG8sK5jPEhDEpdUNVwqOH5vpEwgfkDW2lknB&#10;lTzk2Xi0wlTbC++pP4RKRAj7FBXUIXSplL6syaCf2Y44ep/WGQxRukpqh5cIN61cJMlSGmw4LtTY&#10;0bqm8nz4MQo2wZbusT9df7+3Z79zRbH7eiuUepgMry8gAg3hHv5vv2sFi2e4fYk/QGZ/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TrgzcxQAAANsAAAAPAAAAAAAAAAAAAAAA&#10;AJ8CAABkcnMvZG93bnJldi54bWxQSwUGAAAAAAQABAD3AAAAkQMAAAAA&#10;">
                            <v:imagedata r:id="rId19" o:title=""/>
                            <v:path arrowok="t"/>
                          </v:shape>
                          <v:shape id="Picture 27" o:spid="_x0000_s1033" type="#_x0000_t75" style="position:absolute;top:531;width:21348;height:212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ijtvrEAAAA2wAAAA8AAABkcnMvZG93bnJldi54bWxEj9FqwkAURN+F/sNyC33TjbZWia5SbAXx&#10;wRLNB1yy12xo9m7IrjH+fVcQfBxm5gyzXPe2Fh21vnKsYDxKQBAXTldcKshP2+EchA/IGmvHpOBG&#10;Htarl8ESU+2unFF3DKWIEPYpKjAhNKmUvjBk0Y9cQxy9s2sthijbUuoWrxFuazlJkk9pseK4YLCh&#10;jaHi73ixCqY3+ui6/TnP/fb35/1g6u8sjJV6e+2/FiAC9eEZfrR3WsFkBvcv8QfI1T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ijtvrEAAAA2wAAAA8AAAAAAAAAAAAAAAAA&#10;nwIAAGRycy9kb3ducmV2LnhtbFBLBQYAAAAABAAEAPcAAACQAwAAAAA=&#10;">
                            <v:imagedata r:id="rId20" o:title=""/>
                            <v:path arrowok="t"/>
                          </v:shape>
                          <v:shape id="Picture 30" o:spid="_x0000_s1034" type="#_x0000_t75" style="position:absolute;left:-295;top:22664;width:22243;height:221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KcU0C9AAAA2wAAAA8AAABkcnMvZG93bnJldi54bWxET8uqwjAQ3Qv+QxjBnaYqiPQapQhKXVoF&#10;t3ObsS02k9LEtv69WQguD+e93Q+mFh21rrKsYDGPQBDnVldcKLhdj7MNCOeRNdaWScGbHOx349EW&#10;Y217vlCX+UKEEHYxKii9b2IpXV6SQTe3DXHgHrY16ANsC6lb7EO4qeUyitbSYMWhocSGDiXlz+xl&#10;FFzSVdUl5w5fWZ8cTv/P+zU1d6WmkyH5A+Fp8D/x151qBauwPnwJP0DuPgA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opxTQL0AAADbAAAADwAAAAAAAAAAAAAAAACfAgAAZHJz&#10;L2Rvd25yZXYueG1sUEsFBgAAAAAEAAQA9wAAAIkDAAAAAA==&#10;">
                            <v:imagedata r:id="rId21" o:title=""/>
                            <v:path arrowok="t"/>
                          </v:shape>
                          <v:shape id="Picture 31" o:spid="_x0000_s1035" type="#_x0000_t75" style="position:absolute;left:41935;top:4716;width:17005;height:169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MOhW7FAAAA2wAAAA8AAABkcnMvZG93bnJldi54bWxEj0FrwkAUhO+F/oflFbyUurFCKTEbiRZB&#10;EFtMxfMj+8wGs29DdtXYX98VCj0OM/MNk80H24oL9b5xrGAyTkAQV043XCvYf69e3kH4gKyxdUwK&#10;buRhnj8+ZJhqd+UdXcpQiwhhn6ICE0KXSukrQxb92HXE0Tu63mKIsq+l7vEa4baVr0nyJi02HBcM&#10;drQ0VJ3Ks1VQ/By+Ts+rttlsNx/drvw0RXleKDV6GooZiEBD+A//tddawXQC9y/xB8j8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TDoVuxQAAANsAAAAPAAAAAAAAAAAAAAAA&#10;AJ8CAABkcnMvZG93bnJldi54bWxQSwUGAAAAAAQABAD3AAAAkQMAAAAA&#10;">
                            <v:imagedata r:id="rId22" o:title=""/>
                            <v:path arrowok="t"/>
                          </v:shape>
                          <v:shape id="Picture 32" o:spid="_x0000_s1036" type="#_x0000_t75" style="position:absolute;left:22658;top:24210;width:34058;height:221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RfCVzFAAAA2wAAAA8AAABkcnMvZG93bnJldi54bWxEj0FrAjEUhO+C/yG8Qm+aVcGW1ShtoVBa&#10;BatF8PbcPDeLm5dlk7rx3xuh0OMwM98w82W0tbhQ6yvHCkbDDARx4XTFpYKf3fvgGYQPyBprx6Tg&#10;Sh6Wi35vjrl2HX/TZRtKkSDsc1RgQmhyKX1hyKIfuoY4eSfXWgxJtqXULXYJbms5zrKptFhxWjDY&#10;0Juh4rz9tQriU7feWz9amVMx2Rx3n9F8HV6VenyILzMQgWL4D/+1P7SCyRjuX9IPkIsb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kXwlcxQAAANsAAAAPAAAAAAAAAAAAAAAA&#10;AJ8CAABkcnMvZG93bnJldi54bWxQSwUGAAAAAAQABAD3AAAAkQMAAAAA&#10;">
                            <v:imagedata r:id="rId23" o:title=""/>
                            <v:path arrowok="t"/>
                          </v:shape>
                        </v:group>
                        <v:shapetype id="_x0000_t202" coordsize="21600,21600" o:spt="202" path="m,l,21600r21600,l21600,xe">
                          <v:stroke joinstyle="miter"/>
                          <v:path gradientshapeok="t" o:connecttype="rect"/>
                        </v:shapetype>
                        <v:shape id="Text Box 2" o:spid="_x0000_s1037" type="#_x0000_t202" style="position:absolute;left:7235;width:3016;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VwNcQA&#10;AADcAAAADwAAAGRycy9kb3ducmV2LnhtbESPT2vCQBTE7wW/w/IEb7qr2KoxG5GWQk8t/gVvj+wz&#10;CWbfhuzWpN++WxB6HGbmN0y66W0t7tT6yrGG6USBIM6dqbjQcDy8j5cgfEA2WDsmDT/kYZMNnlJM&#10;jOt4R/d9KESEsE9QQxlCk0jp85Is+olriKN3da3FEGVbSNNiF+G2ljOlXqTFiuNCiQ29lpTf9t9W&#10;w+nzejnP1VfxZp+bzvVKsl1JrUfDfrsGEagP/+FH+8NomE0X8HcmHgGZ/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1FcDXEAAAA3AAAAA8AAAAAAAAAAAAAAAAAmAIAAGRycy9k&#10;b3ducmV2LnhtbFBLBQYAAAAABAAEAPUAAACJAwAAAAA=&#10;" filled="f" stroked="f">
                          <v:textbox>
                            <w:txbxContent>
                              <w:p w14:paraId="6761E8EA" w14:textId="77777777" w:rsidR="00364D0F" w:rsidRPr="00733C7E" w:rsidRDefault="00364D0F" w:rsidP="007A4C6B">
                                <w:pPr>
                                  <w:jc w:val="center"/>
                                  <w:rPr>
                                    <w:rFonts w:asciiTheme="majorHAnsi" w:hAnsiTheme="majorHAnsi" w:cstheme="majorHAnsi"/>
                                    <w:b/>
                                  </w:rPr>
                                </w:pPr>
                                <w:r w:rsidRPr="00733C7E">
                                  <w:rPr>
                                    <w:rFonts w:asciiTheme="majorHAnsi" w:hAnsiTheme="majorHAnsi" w:cstheme="majorHAnsi"/>
                                    <w:b/>
                                  </w:rPr>
                                  <w:t>A</w:t>
                                </w:r>
                              </w:p>
                            </w:txbxContent>
                          </v:textbox>
                        </v:shape>
                      </v:group>
                      <v:shape id="Text Box 2" o:spid="_x0000_s1038" type="#_x0000_t202" style="position:absolute;left:27113;width:3017;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6PmsMA&#10;AADbAAAADwAAAGRycy9kb3ducmV2LnhtbESPT2vCQBTE7wW/w/KE3uqu/4qm2YgohZ4UrQreHtln&#10;Epp9G7Jbk377rlDocZiZ3zDpqre1uFPrK8caxiMFgjh3puJCw+nz/WUBwgdkg7Vj0vBDHlbZ4CnF&#10;xLiOD3Q/hkJECPsENZQhNImUPi/Joh+5hjh6N9daDFG2hTQtdhFuazlR6lVarDgulNjQpqT86/ht&#10;NZx3t+tlpvbF1s6bzvVKsl1KrZ+H/foNRKA+/If/2h9Gw3QGjy/xB8js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A6PmsMAAADbAAAADwAAAAAAAAAAAAAAAACYAgAAZHJzL2Rv&#10;d25yZXYueG1sUEsFBgAAAAAEAAQA9QAAAIgDAAAAAA==&#10;" filled="f" stroked="f">
                        <v:textbox>
                          <w:txbxContent>
                            <w:p w14:paraId="27A5FBE8" w14:textId="77777777" w:rsidR="00364D0F" w:rsidRPr="00733C7E" w:rsidRDefault="00364D0F" w:rsidP="007A4C6B">
                              <w:pPr>
                                <w:jc w:val="center"/>
                                <w:rPr>
                                  <w:rFonts w:asciiTheme="majorHAnsi" w:hAnsiTheme="majorHAnsi" w:cstheme="majorHAnsi"/>
                                  <w:b/>
                                </w:rPr>
                              </w:pPr>
                              <w:r>
                                <w:rPr>
                                  <w:rFonts w:asciiTheme="majorHAnsi" w:hAnsiTheme="majorHAnsi" w:cstheme="majorHAnsi"/>
                                  <w:b/>
                                </w:rPr>
                                <w:t>B</w:t>
                              </w:r>
                            </w:p>
                          </w:txbxContent>
                        </v:textbox>
                      </v:shape>
                    </v:group>
                    <v:shape id="Text Box 2" o:spid="_x0000_s1039" type="#_x0000_t202" style="position:absolute;left:44924;top:3498;width:3017;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IqAcMA&#10;AADbAAAADwAAAGRycy9kb3ducmV2LnhtbESPQWvCQBSE74L/YXlCb7prrUVTV5FKoSfFVAVvj+wz&#10;Cc2+DdmtSf+9Kwgeh5n5hlmsOluJKzW+dKxhPFIgiDNnSs41HH6+hjMQPiAbrByThn/ysFr2ewtM&#10;jGt5T9c05CJC2CeooQihTqT0WUEW/cjVxNG7uMZiiLLJpWmwjXBbyVel3qXFkuNCgTV9FpT9pn9W&#10;w3F7OZ/e1C7f2Gnduk5JtnOp9cugW3+ACNSFZ/jR/jYaJlO4f4k/QC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0IqAcMAAADbAAAADwAAAAAAAAAAAAAAAACYAgAAZHJzL2Rv&#10;d25yZXYueG1sUEsFBgAAAAAEAAQA9QAAAIgDAAAAAA==&#10;" filled="f" stroked="f">
                      <v:textbox>
                        <w:txbxContent>
                          <w:p w14:paraId="7B146B38" w14:textId="77777777" w:rsidR="00364D0F" w:rsidRPr="00733C7E" w:rsidRDefault="00364D0F" w:rsidP="007A4C6B">
                            <w:pPr>
                              <w:jc w:val="center"/>
                              <w:rPr>
                                <w:rFonts w:asciiTheme="majorHAnsi" w:hAnsiTheme="majorHAnsi" w:cstheme="majorHAnsi"/>
                                <w:b/>
                              </w:rPr>
                            </w:pPr>
                            <w:r>
                              <w:rPr>
                                <w:rFonts w:asciiTheme="majorHAnsi" w:hAnsiTheme="majorHAnsi" w:cstheme="majorHAnsi"/>
                                <w:b/>
                              </w:rPr>
                              <w:t>C</w:t>
                            </w:r>
                          </w:p>
                        </w:txbxContent>
                      </v:textbox>
                    </v:shape>
                  </v:group>
                  <v:shape id="Text Box 2" o:spid="_x0000_s1040" type="#_x0000_t202" style="position:absolute;left:2305;top:22104;width:3017;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5C0dsMA&#10;AADbAAAADwAAAGRycy9kb3ducmV2LnhtbESPQWvCQBSE74L/YXlCb7prraKpq0il0JPSVAVvj+wz&#10;Cc2+DdmtSf+9Kwgeh5n5hlmuO1uJKzW+dKxhPFIgiDNnSs41HH4+h3MQPiAbrByThn/ysF71e0tM&#10;jGv5m65pyEWEsE9QQxFCnUjps4Is+pGriaN3cY3FEGWTS9NgG+G2kq9KzaTFkuNCgTV9FJT9pn9W&#10;w3F3OZ/e1D7f2mnduk5Jtgup9cug27yDCNSFZ/jR/jIaJjO4f4k/QK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5C0dsMAAADbAAAADwAAAAAAAAAAAAAAAACYAgAAZHJzL2Rv&#10;d25yZXYueG1sUEsFBgAAAAAEAAQA9QAAAIgDAAAAAA==&#10;" filled="f" stroked="f">
                    <v:textbox>
                      <w:txbxContent>
                        <w:p w14:paraId="27C95A93" w14:textId="77777777" w:rsidR="00364D0F" w:rsidRPr="00733C7E" w:rsidRDefault="00364D0F" w:rsidP="007A4C6B">
                          <w:pPr>
                            <w:jc w:val="center"/>
                            <w:rPr>
                              <w:rFonts w:asciiTheme="majorHAnsi" w:hAnsiTheme="majorHAnsi" w:cstheme="majorHAnsi"/>
                              <w:b/>
                            </w:rPr>
                          </w:pPr>
                          <w:r>
                            <w:rPr>
                              <w:rFonts w:asciiTheme="majorHAnsi" w:hAnsiTheme="majorHAnsi" w:cstheme="majorHAnsi"/>
                              <w:b/>
                            </w:rPr>
                            <w:t>D</w:t>
                          </w:r>
                        </w:p>
                      </w:txbxContent>
                    </v:textbox>
                  </v:shape>
                </v:group>
                <v:shape id="Text Box 2" o:spid="_x0000_s1041" type="#_x0000_t202" style="position:absolute;left:25046;top:23217;width:3016;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wR7cQA&#10;AADbAAAADwAAAGRycy9kb3ducmV2LnhtbESPT2sCMRTE7wW/Q3hCb5rUqm23G0UsgqeKVgu9PTZv&#10;/+DmZdmk7vrtG0HocZiZ3zDpsre1uFDrK8cansYKBHHmTMWFhuPXZvQKwgdkg7Vj0nAlD8vF4CHF&#10;xLiO93Q5hEJECPsENZQhNImUPivJoh+7hjh6uWsthijbQpoWuwi3tZwoNZcWK44LJTa0Lik7H36t&#10;htNn/vM9Vbviw86azvVKsn2TWj8O+9U7iEB9+A/f21uj4fkFbl/iD5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cEe3EAAAA2wAAAA8AAAAAAAAAAAAAAAAAmAIAAGRycy9k&#10;b3ducmV2LnhtbFBLBQYAAAAABAAEAPUAAACJAwAAAAA=&#10;" filled="f" stroked="f">
                  <v:textbox>
                    <w:txbxContent>
                      <w:p w14:paraId="2B0B4D3A" w14:textId="77777777" w:rsidR="00364D0F" w:rsidRPr="00733C7E" w:rsidRDefault="00364D0F" w:rsidP="007A4C6B">
                        <w:pPr>
                          <w:jc w:val="center"/>
                          <w:rPr>
                            <w:rFonts w:asciiTheme="majorHAnsi" w:hAnsiTheme="majorHAnsi" w:cstheme="majorHAnsi"/>
                            <w:b/>
                          </w:rPr>
                        </w:pPr>
                        <w:r>
                          <w:rPr>
                            <w:rFonts w:asciiTheme="majorHAnsi" w:hAnsiTheme="majorHAnsi" w:cstheme="majorHAnsi"/>
                            <w:b/>
                          </w:rPr>
                          <w:t>E</w:t>
                        </w:r>
                      </w:p>
                    </w:txbxContent>
                  </v:textbox>
                </v:shape>
                <w10:anchorlock/>
              </v:group>
            </w:pict>
          </mc:Fallback>
        </mc:AlternateContent>
      </w:r>
      <w:commentRangeEnd w:id="690"/>
      <w:r w:rsidR="00281F81">
        <w:rPr>
          <w:rStyle w:val="CommentReference"/>
        </w:rPr>
        <w:commentReference w:id="690"/>
      </w:r>
      <w:r w:rsidRPr="00364D0F">
        <w:rPr>
          <w:noProof/>
          <w:lang w:val="en-US"/>
        </w:rPr>
        <w:t xml:space="preserve"> </w:t>
      </w:r>
    </w:p>
    <w:p w14:paraId="4AC37548" w14:textId="77777777" w:rsidR="007A4C6B" w:rsidRPr="00364D0F" w:rsidRDefault="007A4C6B" w:rsidP="007A4C6B">
      <w:pPr>
        <w:spacing w:line="360" w:lineRule="auto"/>
        <w:contextualSpacing/>
        <w:jc w:val="both"/>
        <w:rPr>
          <w:rFonts w:cstheme="minorHAnsi"/>
          <w:lang w:val="en-US"/>
        </w:rPr>
      </w:pPr>
    </w:p>
    <w:p w14:paraId="4206AE79" w14:textId="677DB815" w:rsidR="007A4C6B" w:rsidRPr="00364D0F" w:rsidRDefault="007A4C6B" w:rsidP="007A4C6B">
      <w:pPr>
        <w:spacing w:line="360" w:lineRule="auto"/>
        <w:contextualSpacing/>
        <w:jc w:val="both"/>
        <w:rPr>
          <w:lang w:val="en-US"/>
        </w:rPr>
      </w:pPr>
      <w:commentRangeStart w:id="691"/>
      <w:commentRangeStart w:id="692"/>
      <w:r w:rsidRPr="00364D0F">
        <w:rPr>
          <w:lang w:val="en-US"/>
        </w:rPr>
        <w:t>Fig. 1</w:t>
      </w:r>
      <w:commentRangeEnd w:id="691"/>
      <w:r w:rsidR="00552FC3">
        <w:rPr>
          <w:rStyle w:val="CommentReference"/>
        </w:rPr>
        <w:commentReference w:id="691"/>
      </w:r>
      <w:r w:rsidRPr="00364D0F">
        <w:rPr>
          <w:lang w:val="en-US"/>
        </w:rPr>
        <w:t>.</w:t>
      </w:r>
      <w:commentRangeEnd w:id="692"/>
      <w:r w:rsidR="00221C1D">
        <w:rPr>
          <w:rStyle w:val="CommentReference"/>
        </w:rPr>
        <w:commentReference w:id="692"/>
      </w:r>
      <w:r w:rsidRPr="00364D0F">
        <w:rPr>
          <w:lang w:val="en-US"/>
        </w:rPr>
        <w:t xml:space="preserve"> Summary of data: A) Tropic level of species B) Log</w:t>
      </w:r>
      <w:r w:rsidRPr="00364D0F">
        <w:rPr>
          <w:vertAlign w:val="subscript"/>
          <w:lang w:val="en-US"/>
        </w:rPr>
        <w:t>10</w:t>
      </w:r>
      <w:r w:rsidRPr="00364D0F">
        <w:rPr>
          <w:lang w:val="en-US"/>
        </w:rPr>
        <w:t xml:space="preserve"> maximum published weight (Fishbase) C) Biogeography D) Taxonomic grouping E) Lifestyle</w:t>
      </w:r>
    </w:p>
    <w:p w14:paraId="0E4E899B" w14:textId="77777777" w:rsidR="007A4C6B" w:rsidRPr="00364D0F" w:rsidRDefault="007A4C6B" w:rsidP="00267F8D">
      <w:pPr>
        <w:tabs>
          <w:tab w:val="center" w:pos="4513"/>
        </w:tabs>
        <w:spacing w:line="480" w:lineRule="auto"/>
        <w:contextualSpacing/>
        <w:jc w:val="both"/>
        <w:rPr>
          <w:rFonts w:eastAsiaTheme="minorEastAsia" w:cstheme="minorHAnsi"/>
          <w:lang w:val="en-US"/>
        </w:rPr>
      </w:pPr>
    </w:p>
    <w:p w14:paraId="5F6839C3" w14:textId="5BE01E64" w:rsidR="002C3E39" w:rsidRPr="00364D0F" w:rsidRDefault="009C514D" w:rsidP="009C514D">
      <w:pPr>
        <w:tabs>
          <w:tab w:val="center" w:pos="4513"/>
        </w:tabs>
        <w:spacing w:line="480" w:lineRule="auto"/>
        <w:ind w:firstLine="284"/>
        <w:contextualSpacing/>
        <w:jc w:val="both"/>
        <w:rPr>
          <w:rFonts w:eastAsiaTheme="minorEastAsia" w:cstheme="minorHAnsi"/>
          <w:lang w:val="en-US"/>
          <w:rPrChange w:id="693" w:author="Max Lindmark" w:date="2019-09-24T15:41:00Z">
            <w:rPr>
              <w:rFonts w:eastAsiaTheme="minorEastAsia" w:cstheme="minorHAnsi"/>
            </w:rPr>
          </w:rPrChange>
        </w:rPr>
      </w:pPr>
      <w:r w:rsidRPr="00364D0F">
        <w:rPr>
          <w:rFonts w:eastAsiaTheme="minorEastAsia" w:cstheme="minorHAnsi"/>
          <w:lang w:val="en-US"/>
        </w:rPr>
        <w:lastRenderedPageBreak/>
        <w:tab/>
      </w:r>
      <w:r w:rsidR="004633EB" w:rsidRPr="00364D0F">
        <w:rPr>
          <w:rFonts w:eastAsiaTheme="minorEastAsia" w:cstheme="minorHAnsi"/>
          <w:lang w:val="en-US"/>
          <w:rPrChange w:id="694" w:author="Max Lindmark" w:date="2019-09-24T15:41:00Z">
            <w:rPr>
              <w:rFonts w:eastAsiaTheme="minorEastAsia" w:cstheme="minorHAnsi"/>
            </w:rPr>
          </w:rPrChange>
        </w:rPr>
        <w:t xml:space="preserve">To </w:t>
      </w:r>
      <w:r w:rsidR="00C41BB3" w:rsidRPr="00364D0F">
        <w:rPr>
          <w:rFonts w:eastAsiaTheme="minorEastAsia" w:cstheme="minorHAnsi"/>
          <w:lang w:val="en-US"/>
          <w:rPrChange w:id="695" w:author="Max Lindmark" w:date="2019-09-24T15:41:00Z">
            <w:rPr>
              <w:rFonts w:eastAsiaTheme="minorEastAsia" w:cstheme="minorHAnsi"/>
            </w:rPr>
          </w:rPrChange>
        </w:rPr>
        <w:t>account</w:t>
      </w:r>
      <w:r w:rsidR="004633EB" w:rsidRPr="00364D0F">
        <w:rPr>
          <w:rFonts w:eastAsiaTheme="minorEastAsia" w:cstheme="minorHAnsi"/>
          <w:lang w:val="en-US"/>
          <w:rPrChange w:id="696" w:author="Max Lindmark" w:date="2019-09-24T15:41:00Z">
            <w:rPr>
              <w:rFonts w:eastAsiaTheme="minorEastAsia" w:cstheme="minorHAnsi"/>
            </w:rPr>
          </w:rPrChange>
        </w:rPr>
        <w:t xml:space="preserve"> for species having different thermal preferences</w:t>
      </w:r>
      <w:r w:rsidR="00384B79" w:rsidRPr="00364D0F">
        <w:rPr>
          <w:rFonts w:eastAsiaTheme="minorEastAsia" w:cstheme="minorHAnsi"/>
          <w:lang w:val="en-US"/>
          <w:rPrChange w:id="697" w:author="Max Lindmark" w:date="2019-09-24T15:41:00Z">
            <w:rPr>
              <w:rFonts w:eastAsiaTheme="minorEastAsia" w:cstheme="minorHAnsi"/>
            </w:rPr>
          </w:rPrChange>
        </w:rPr>
        <w:t xml:space="preserve"> and body size ranges</w:t>
      </w:r>
      <w:r w:rsidR="004633EB" w:rsidRPr="00364D0F">
        <w:rPr>
          <w:rFonts w:eastAsiaTheme="minorEastAsia" w:cstheme="minorHAnsi"/>
          <w:lang w:val="en-US"/>
          <w:rPrChange w:id="698" w:author="Max Lindmark" w:date="2019-09-24T15:41:00Z">
            <w:rPr>
              <w:rFonts w:eastAsiaTheme="minorEastAsia" w:cstheme="minorHAnsi"/>
            </w:rPr>
          </w:rPrChange>
        </w:rPr>
        <w:t>, we</w:t>
      </w:r>
      <w:r w:rsidR="00657B7B" w:rsidRPr="00364D0F">
        <w:rPr>
          <w:rFonts w:eastAsiaTheme="minorEastAsia" w:cstheme="minorHAnsi"/>
          <w:lang w:val="en-US"/>
          <w:rPrChange w:id="699" w:author="Max Lindmark" w:date="2019-09-24T15:41:00Z">
            <w:rPr>
              <w:rFonts w:eastAsiaTheme="minorEastAsia" w:cstheme="minorHAnsi"/>
            </w:rPr>
          </w:rPrChange>
        </w:rPr>
        <w:t xml:space="preserve"> expressed predictor variables on </w:t>
      </w:r>
      <w:commentRangeStart w:id="700"/>
      <w:r w:rsidR="00657B7B" w:rsidRPr="00364D0F">
        <w:rPr>
          <w:rFonts w:eastAsiaTheme="minorEastAsia" w:cstheme="minorHAnsi"/>
          <w:lang w:val="en-US"/>
          <w:rPrChange w:id="701" w:author="Max Lindmark" w:date="2019-09-24T15:41:00Z">
            <w:rPr>
              <w:rFonts w:eastAsiaTheme="minorEastAsia" w:cstheme="minorHAnsi"/>
            </w:rPr>
          </w:rPrChange>
        </w:rPr>
        <w:t xml:space="preserve">relative </w:t>
      </w:r>
      <w:commentRangeEnd w:id="700"/>
      <w:r w:rsidR="00C158DA">
        <w:rPr>
          <w:rStyle w:val="CommentReference"/>
        </w:rPr>
        <w:commentReference w:id="700"/>
      </w:r>
      <w:r w:rsidR="00657B7B" w:rsidRPr="00364D0F">
        <w:rPr>
          <w:rFonts w:eastAsiaTheme="minorEastAsia" w:cstheme="minorHAnsi"/>
          <w:lang w:val="en-US"/>
          <w:rPrChange w:id="702" w:author="Max Lindmark" w:date="2019-09-24T15:41:00Z">
            <w:rPr>
              <w:rFonts w:eastAsiaTheme="minorEastAsia" w:cstheme="minorHAnsi"/>
            </w:rPr>
          </w:rPrChange>
        </w:rPr>
        <w:t>scales.</w:t>
      </w:r>
      <w:commentRangeStart w:id="703"/>
      <w:commentRangeEnd w:id="703"/>
      <w:r w:rsidR="002B4B9F">
        <w:rPr>
          <w:rStyle w:val="CommentReference"/>
        </w:rPr>
        <w:commentReference w:id="703"/>
      </w:r>
      <w:r w:rsidR="00657B7B" w:rsidRPr="00364D0F">
        <w:rPr>
          <w:rFonts w:eastAsiaTheme="minorEastAsia" w:cstheme="minorHAnsi"/>
          <w:lang w:val="en-US"/>
          <w:rPrChange w:id="704" w:author="Max Lindmark" w:date="2019-09-24T15:41:00Z">
            <w:rPr>
              <w:rFonts w:eastAsiaTheme="minorEastAsia" w:cstheme="minorHAnsi"/>
            </w:rPr>
          </w:rPrChange>
        </w:rPr>
        <w:t xml:space="preserve"> </w:t>
      </w:r>
      <w:r w:rsidR="008234BD" w:rsidRPr="00364D0F">
        <w:rPr>
          <w:rFonts w:eastAsiaTheme="minorEastAsia" w:cstheme="minorHAnsi"/>
          <w:color w:val="000000" w:themeColor="text1"/>
          <w:lang w:val="en-US"/>
          <w:rPrChange w:id="705" w:author="Max Lindmark" w:date="2019-09-24T15:41:00Z">
            <w:rPr>
              <w:rFonts w:eastAsiaTheme="minorEastAsia" w:cstheme="minorHAnsi"/>
              <w:color w:val="000000" w:themeColor="text1"/>
            </w:rPr>
          </w:rPrChange>
        </w:rPr>
        <w:t xml:space="preserve">Relative temperature, </w:t>
      </w:r>
      <m:oMath>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T</m:t>
            </m:r>
          </m:e>
          <m:sub>
            <m:r>
              <w:rPr>
                <w:rFonts w:ascii="Cambria Math" w:eastAsiaTheme="minorEastAsia" w:hAnsi="Cambria Math" w:cstheme="minorHAnsi"/>
                <w:color w:val="000000" w:themeColor="text1"/>
              </w:rPr>
              <m:t>Ar</m:t>
            </m:r>
          </m:sub>
        </m:sSub>
        <m:r>
          <w:rPr>
            <w:rFonts w:ascii="Cambria Math" w:eastAsiaTheme="minorEastAsia" w:hAnsi="Cambria Math" w:cstheme="minorHAnsi"/>
            <w:color w:val="000000" w:themeColor="text1"/>
            <w:lang w:val="en-US"/>
            <w:rPrChange w:id="706" w:author="Max Lindmark" w:date="2019-09-24T15:41:00Z">
              <w:rPr>
                <w:rFonts w:ascii="Cambria Math" w:eastAsiaTheme="minorEastAsia" w:hAnsi="Cambria Math" w:cstheme="minorHAnsi"/>
                <w:color w:val="000000" w:themeColor="text1"/>
              </w:rPr>
            </w:rPrChange>
          </w:rPr>
          <m:t>,</m:t>
        </m:r>
      </m:oMath>
      <w:r w:rsidR="008234BD" w:rsidRPr="00364D0F">
        <w:rPr>
          <w:rFonts w:eastAsiaTheme="minorEastAsia" w:cstheme="minorHAnsi"/>
          <w:color w:val="000000" w:themeColor="text1"/>
          <w:lang w:val="en-US"/>
          <w:rPrChange w:id="707" w:author="Max Lindmark" w:date="2019-09-24T15:41:00Z">
            <w:rPr>
              <w:rFonts w:eastAsiaTheme="minorEastAsia" w:cstheme="minorHAnsi"/>
              <w:color w:val="000000" w:themeColor="text1"/>
            </w:rPr>
          </w:rPrChange>
        </w:rPr>
        <w:t xml:space="preserve"> was calculated as the median environment temperature</w:t>
      </w:r>
      <w:r w:rsidR="00C727D9" w:rsidRPr="00364D0F">
        <w:rPr>
          <w:rFonts w:eastAsiaTheme="minorEastAsia" w:cstheme="minorHAnsi"/>
          <w:color w:val="000000" w:themeColor="text1"/>
          <w:lang w:val="en-US"/>
          <w:rPrChange w:id="708" w:author="Max Lindmark" w:date="2019-09-24T15:41:00Z">
            <w:rPr>
              <w:rFonts w:eastAsiaTheme="minorEastAsia" w:cstheme="minorHAnsi"/>
              <w:color w:val="000000" w:themeColor="text1"/>
            </w:rPr>
          </w:rPrChange>
        </w:rPr>
        <w:t xml:space="preserve"> (or preferred habitat temperature)</w:t>
      </w:r>
      <w:r w:rsidR="008234BD" w:rsidRPr="00364D0F">
        <w:rPr>
          <w:rFonts w:eastAsiaTheme="minorEastAsia" w:cstheme="minorHAnsi"/>
          <w:color w:val="000000" w:themeColor="text1"/>
          <w:lang w:val="en-US"/>
          <w:rPrChange w:id="709" w:author="Max Lindmark" w:date="2019-09-24T15:41:00Z">
            <w:rPr>
              <w:rFonts w:eastAsiaTheme="minorEastAsia" w:cstheme="minorHAnsi"/>
              <w:color w:val="000000" w:themeColor="text1"/>
            </w:rPr>
          </w:rPrChange>
        </w:rPr>
        <w:t xml:space="preserve"> from Fishbase </w:t>
      </w:r>
      <w:r w:rsidR="00C727D9">
        <w:rPr>
          <w:rFonts w:eastAsiaTheme="minorEastAsia" w:cstheme="minorHAnsi"/>
        </w:rPr>
        <w:fldChar w:fldCharType="begin"/>
      </w:r>
      <w:r w:rsidR="00C727D9" w:rsidRPr="00364D0F">
        <w:rPr>
          <w:rFonts w:eastAsiaTheme="minorEastAsia" w:cstheme="minorHAnsi"/>
          <w:lang w:val="en-US"/>
          <w:rPrChange w:id="710" w:author="Max Lindmark" w:date="2019-09-24T15:41:00Z">
            <w:rPr>
              <w:rFonts w:eastAsiaTheme="minorEastAsia" w:cstheme="minorHAnsi"/>
            </w:rPr>
          </w:rPrChange>
        </w:rPr>
        <w:instrText xml:space="preserve"> ADDIN ZOTERO_ITEM CSL_CITATION {"citationID":"JcnUoCC3","properties":{"formattedCitation":"(Froese &amp; Pauly 2016)","plainCitation":"(Froese &amp; Pauly 2016)","noteIndex":0},"citationItems":[{"id":547,"uris":["http://zotero.org/users/local/FTg3Qpza/items/QHG7H63U"],"uri":["http://zotero.org/users/local/FTg3Qpza/items/QHG7H63U"],"itemData":{"id":547,"type":"book","title":"Editors. FishBase","publisher-place":"World Wide Web electronic publication. www.fishbase.org, (10/2016)","event-place":"World Wide Web electronic publication. www.fishbase.org, (10/2016)","author":[{"family":"Froese","given":"R"},{"family":"Pauly","given":"D"}],"issued":{"date-parts":[["2016"]]}}}],"schema":"https://github.com/citation-style-language/schema/raw/master/csl-citation.json"} </w:instrText>
      </w:r>
      <w:r w:rsidR="00C727D9">
        <w:rPr>
          <w:rFonts w:eastAsiaTheme="minorEastAsia" w:cstheme="minorHAnsi"/>
        </w:rPr>
        <w:fldChar w:fldCharType="separate"/>
      </w:r>
      <w:r w:rsidR="00C727D9" w:rsidRPr="00364D0F">
        <w:rPr>
          <w:rFonts w:ascii="Times New Roman" w:hAnsi="Times New Roman" w:cs="Times New Roman"/>
          <w:lang w:val="en-US"/>
          <w:rPrChange w:id="711" w:author="Max Lindmark" w:date="2019-09-24T15:41:00Z">
            <w:rPr>
              <w:rFonts w:ascii="Times New Roman" w:hAnsi="Times New Roman" w:cs="Times New Roman"/>
            </w:rPr>
          </w:rPrChange>
        </w:rPr>
        <w:t>(Froese &amp; Pauly 2016)</w:t>
      </w:r>
      <w:r w:rsidR="00C727D9">
        <w:rPr>
          <w:rFonts w:eastAsiaTheme="minorEastAsia" w:cstheme="minorHAnsi"/>
        </w:rPr>
        <w:fldChar w:fldCharType="end"/>
      </w:r>
      <w:r w:rsidR="00EA5877" w:rsidRPr="00364D0F">
        <w:rPr>
          <w:rFonts w:eastAsiaTheme="minorEastAsia" w:cstheme="minorHAnsi"/>
          <w:lang w:val="en-US"/>
          <w:rPrChange w:id="712" w:author="Max Lindmark" w:date="2019-09-24T15:41:00Z">
            <w:rPr>
              <w:rFonts w:eastAsiaTheme="minorEastAsia" w:cstheme="minorHAnsi"/>
            </w:rPr>
          </w:rPrChange>
        </w:rPr>
        <w:t xml:space="preserve"> </w:t>
      </w:r>
      <w:r w:rsidR="008234BD" w:rsidRPr="00364D0F">
        <w:rPr>
          <w:rFonts w:eastAsiaTheme="minorEastAsia" w:cstheme="minorHAnsi"/>
          <w:color w:val="000000" w:themeColor="text1"/>
          <w:lang w:val="en-US"/>
          <w:rPrChange w:id="713" w:author="Max Lindmark" w:date="2019-09-24T15:41:00Z">
            <w:rPr>
              <w:rFonts w:eastAsiaTheme="minorEastAsia" w:cstheme="minorHAnsi"/>
              <w:color w:val="000000" w:themeColor="text1"/>
            </w:rPr>
          </w:rPrChange>
        </w:rPr>
        <w:t>subtracted from the experimental temperature, both in unit Arrhenius-temperature (</w:t>
      </w:r>
      <m:oMath>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T</m:t>
            </m:r>
          </m:e>
          <m:sub>
            <m:r>
              <w:rPr>
                <w:rFonts w:ascii="Cambria Math" w:eastAsiaTheme="minorEastAsia" w:hAnsi="Cambria Math" w:cstheme="minorHAnsi"/>
                <w:color w:val="000000" w:themeColor="text1"/>
              </w:rPr>
              <m:t>A</m:t>
            </m:r>
          </m:sub>
        </m:sSub>
        <m:r>
          <w:rPr>
            <w:rFonts w:ascii="Cambria Math" w:eastAsiaTheme="minorEastAsia" w:hAnsi="Cambria Math" w:cstheme="minorHAnsi"/>
            <w:color w:val="000000" w:themeColor="text1"/>
            <w:lang w:val="en-US"/>
            <w:rPrChange w:id="714" w:author="Max Lindmark" w:date="2019-09-24T15:41:00Z">
              <w:rPr>
                <w:rFonts w:ascii="Cambria Math" w:eastAsiaTheme="minorEastAsia" w:hAnsi="Cambria Math" w:cstheme="minorHAnsi"/>
                <w:color w:val="000000" w:themeColor="text1"/>
              </w:rPr>
            </w:rPrChange>
          </w:rPr>
          <m:t>=1/</m:t>
        </m:r>
        <m:r>
          <w:rPr>
            <w:rFonts w:ascii="Cambria Math" w:eastAsiaTheme="minorEastAsia" w:hAnsi="Cambria Math" w:cstheme="minorHAnsi"/>
            <w:color w:val="000000" w:themeColor="text1"/>
          </w:rPr>
          <m:t>kT</m:t>
        </m:r>
      </m:oMath>
      <w:r w:rsidR="008234BD" w:rsidRPr="00364D0F">
        <w:rPr>
          <w:rFonts w:eastAsiaTheme="minorEastAsia" w:cstheme="minorHAnsi"/>
          <w:color w:val="000000" w:themeColor="text1"/>
          <w:lang w:val="en-US"/>
          <w:rPrChange w:id="715" w:author="Max Lindmark" w:date="2019-09-24T15:41:00Z">
            <w:rPr>
              <w:rFonts w:eastAsiaTheme="minorEastAsia" w:cstheme="minorHAnsi"/>
              <w:color w:val="000000" w:themeColor="text1"/>
            </w:rPr>
          </w:rPrChange>
        </w:rPr>
        <w:t xml:space="preserve">, where </w:t>
      </w:r>
      <m:oMath>
        <m:r>
          <w:rPr>
            <w:rFonts w:ascii="Cambria Math" w:eastAsiaTheme="minorEastAsia" w:hAnsi="Cambria Math" w:cstheme="minorHAnsi"/>
            <w:color w:val="000000" w:themeColor="text1"/>
          </w:rPr>
          <m:t>T</m:t>
        </m:r>
      </m:oMath>
      <w:r w:rsidR="008234BD" w:rsidRPr="00364D0F">
        <w:rPr>
          <w:rFonts w:eastAsiaTheme="minorEastAsia" w:cstheme="minorHAnsi"/>
          <w:color w:val="000000" w:themeColor="text1"/>
          <w:lang w:val="en-US"/>
          <w:rPrChange w:id="716" w:author="Max Lindmark" w:date="2019-09-24T15:41:00Z">
            <w:rPr>
              <w:rFonts w:eastAsiaTheme="minorEastAsia" w:cstheme="minorHAnsi"/>
              <w:color w:val="000000" w:themeColor="text1"/>
            </w:rPr>
          </w:rPrChange>
        </w:rPr>
        <w:t xml:space="preserve">[K] is temperature and </w:t>
      </w:r>
      <m:oMath>
        <m:r>
          <w:rPr>
            <w:rFonts w:ascii="Cambria Math" w:eastAsiaTheme="minorEastAsia" w:hAnsi="Cambria Math" w:cstheme="minorHAnsi"/>
            <w:color w:val="000000" w:themeColor="text1"/>
          </w:rPr>
          <m:t>k</m:t>
        </m:r>
      </m:oMath>
      <w:r w:rsidR="008234BD" w:rsidRPr="00364D0F">
        <w:rPr>
          <w:rFonts w:eastAsiaTheme="minorEastAsia" w:cstheme="minorHAnsi"/>
          <w:color w:val="000000" w:themeColor="text1"/>
          <w:lang w:val="en-US"/>
          <w:rPrChange w:id="717" w:author="Max Lindmark" w:date="2019-09-24T15:41:00Z">
            <w:rPr>
              <w:rFonts w:eastAsiaTheme="minorEastAsia" w:cstheme="minorHAnsi"/>
              <w:color w:val="000000" w:themeColor="text1"/>
            </w:rPr>
          </w:rPrChange>
        </w:rPr>
        <w:t xml:space="preserve"> is Boltzmann’s c</w:t>
      </w:r>
      <w:r w:rsidR="008234BD" w:rsidRPr="00364D0F">
        <w:rPr>
          <w:rFonts w:eastAsiaTheme="minorEastAsia" w:cstheme="minorHAnsi"/>
          <w:lang w:val="en-US"/>
          <w:rPrChange w:id="718" w:author="Max Lindmark" w:date="2019-09-24T15:41:00Z">
            <w:rPr>
              <w:rFonts w:eastAsiaTheme="minorEastAsia" w:cstheme="minorHAnsi"/>
            </w:rPr>
          </w:rPrChange>
        </w:rPr>
        <w:t>onstant (</w:t>
      </w:r>
      <m:oMath>
        <m:r>
          <w:rPr>
            <w:rFonts w:ascii="Cambria Math" w:hAnsi="Cambria Math" w:cstheme="minorHAnsi"/>
            <w:lang w:val="en-US"/>
            <w:rPrChange w:id="719" w:author="Max Lindmark" w:date="2019-09-24T15:41:00Z">
              <w:rPr>
                <w:rFonts w:ascii="Cambria Math" w:hAnsi="Cambria Math" w:cstheme="minorHAnsi"/>
              </w:rPr>
            </w:rPrChange>
          </w:rPr>
          <m:t>8.62</m:t>
        </m:r>
        <m:r>
          <w:rPr>
            <w:rFonts w:ascii="Cambria Math" w:hAnsi="Cambria Math" w:cstheme="minorHAnsi" w:hint="eastAsia"/>
            <w:lang w:val="en-US"/>
            <w:rPrChange w:id="720" w:author="Max Lindmark" w:date="2019-09-24T15:41:00Z">
              <w:rPr>
                <w:rFonts w:ascii="Cambria Math" w:hAnsi="Cambria Math" w:cstheme="minorHAnsi" w:hint="eastAsia"/>
              </w:rPr>
            </w:rPrChange>
          </w:rPr>
          <m:t>×</m:t>
        </m:r>
        <m:sSup>
          <m:sSupPr>
            <m:ctrlPr>
              <w:rPr>
                <w:rFonts w:ascii="Cambria Math" w:eastAsiaTheme="minorEastAsia" w:hAnsi="Cambria Math" w:cstheme="minorHAnsi"/>
                <w:i/>
              </w:rPr>
            </m:ctrlPr>
          </m:sSupPr>
          <m:e>
            <m:r>
              <w:rPr>
                <w:rFonts w:ascii="Cambria Math" w:eastAsiaTheme="minorEastAsia" w:hAnsi="Cambria Math" w:cstheme="minorHAnsi"/>
                <w:lang w:val="en-US"/>
                <w:rPrChange w:id="721" w:author="Max Lindmark" w:date="2019-09-24T15:41:00Z">
                  <w:rPr>
                    <w:rFonts w:ascii="Cambria Math" w:eastAsiaTheme="minorEastAsia" w:hAnsi="Cambria Math" w:cstheme="minorHAnsi"/>
                  </w:rPr>
                </w:rPrChange>
              </w:rPr>
              <m:t>10</m:t>
            </m:r>
          </m:e>
          <m:sup>
            <m:r>
              <w:rPr>
                <w:rFonts w:ascii="Cambria Math" w:eastAsiaTheme="minorEastAsia" w:hAnsi="Cambria Math" w:cstheme="minorHAnsi"/>
                <w:lang w:val="en-US"/>
                <w:rPrChange w:id="722" w:author="Max Lindmark" w:date="2019-09-24T15:41:00Z">
                  <w:rPr>
                    <w:rFonts w:ascii="Cambria Math" w:eastAsiaTheme="minorEastAsia" w:hAnsi="Cambria Math" w:cstheme="minorHAnsi"/>
                  </w:rPr>
                </w:rPrChange>
              </w:rPr>
              <m:t>-5</m:t>
            </m:r>
          </m:sup>
        </m:sSup>
        <m:r>
          <m:rPr>
            <m:sty m:val="p"/>
          </m:rPr>
          <w:rPr>
            <w:rFonts w:ascii="Cambria Math" w:eastAsiaTheme="minorEastAsia" w:hAnsi="Cambria Math" w:cstheme="minorHAnsi"/>
            <w:lang w:val="en-US"/>
            <w:rPrChange w:id="723" w:author="Max Lindmark" w:date="2019-09-24T15:41:00Z">
              <w:rPr>
                <w:rFonts w:ascii="Cambria Math" w:eastAsiaTheme="minorEastAsia" w:hAnsi="Cambria Math" w:cstheme="minorHAnsi"/>
              </w:rPr>
            </w:rPrChange>
          </w:rPr>
          <m:t xml:space="preserve"> eV</m:t>
        </m:r>
        <m:r>
          <m:rPr>
            <m:sty m:val="p"/>
          </m:rPr>
          <w:rPr>
            <w:rFonts w:ascii="Cambria Math" w:hAnsi="Cambria Math" w:cstheme="minorHAnsi" w:hint="eastAsia"/>
            <w:lang w:val="en-US"/>
            <w:rPrChange w:id="724" w:author="Max Lindmark" w:date="2019-09-24T15:41:00Z">
              <w:rPr>
                <w:rFonts w:ascii="Cambria Math" w:hAnsi="Cambria Math" w:cstheme="minorHAnsi" w:hint="eastAsia"/>
              </w:rPr>
            </w:rPrChange>
          </w:rPr>
          <m:t>×</m:t>
        </m:r>
        <m:sSup>
          <m:sSupPr>
            <m:ctrlPr>
              <w:rPr>
                <w:rFonts w:ascii="Cambria Math" w:hAnsi="Cambria Math" w:cstheme="minorHAnsi"/>
              </w:rPr>
            </m:ctrlPr>
          </m:sSupPr>
          <m:e>
            <m:r>
              <m:rPr>
                <m:sty m:val="p"/>
              </m:rPr>
              <w:rPr>
                <w:rFonts w:ascii="Cambria Math" w:hAnsi="Cambria Math" w:cstheme="minorHAnsi"/>
                <w:lang w:val="en-US"/>
                <w:rPrChange w:id="725" w:author="Max Lindmark" w:date="2019-09-24T15:41:00Z">
                  <w:rPr>
                    <w:rFonts w:ascii="Cambria Math" w:hAnsi="Cambria Math" w:cstheme="minorHAnsi"/>
                  </w:rPr>
                </w:rPrChange>
              </w:rPr>
              <m:t>K</m:t>
            </m:r>
          </m:e>
          <m:sup>
            <m:r>
              <m:rPr>
                <m:sty m:val="p"/>
              </m:rPr>
              <w:rPr>
                <w:rFonts w:ascii="Cambria Math" w:hAnsi="Cambria Math" w:cstheme="minorHAnsi"/>
                <w:lang w:val="en-US"/>
                <w:rPrChange w:id="726" w:author="Max Lindmark" w:date="2019-09-24T15:41:00Z">
                  <w:rPr>
                    <w:rFonts w:ascii="Cambria Math" w:hAnsi="Cambria Math" w:cstheme="minorHAnsi"/>
                  </w:rPr>
                </w:rPrChange>
              </w:rPr>
              <m:t>-1</m:t>
            </m:r>
          </m:sup>
        </m:sSup>
      </m:oMath>
      <w:r w:rsidR="008234BD" w:rsidRPr="00364D0F">
        <w:rPr>
          <w:rFonts w:eastAsiaTheme="minorEastAsia" w:cstheme="minorHAnsi"/>
          <w:color w:val="000000" w:themeColor="text1"/>
          <w:lang w:val="en-US"/>
          <w:rPrChange w:id="727" w:author="Max Lindmark" w:date="2019-09-24T15:41:00Z">
            <w:rPr>
              <w:rFonts w:eastAsiaTheme="minorEastAsia" w:cstheme="minorHAnsi"/>
              <w:color w:val="000000" w:themeColor="text1"/>
            </w:rPr>
          </w:rPrChange>
        </w:rPr>
        <w:t>))</w:t>
      </w:r>
      <w:r w:rsidR="00EA5877" w:rsidRPr="00364D0F">
        <w:rPr>
          <w:rFonts w:eastAsiaTheme="minorEastAsia" w:cstheme="minorHAnsi"/>
          <w:color w:val="000000" w:themeColor="text1"/>
          <w:lang w:val="en-US"/>
          <w:rPrChange w:id="728" w:author="Max Lindmark" w:date="2019-09-24T15:41:00Z">
            <w:rPr>
              <w:rFonts w:eastAsiaTheme="minorEastAsia" w:cstheme="minorHAnsi"/>
              <w:color w:val="000000" w:themeColor="text1"/>
            </w:rPr>
          </w:rPrChange>
        </w:rPr>
        <w:t>. R</w:t>
      </w:r>
      <w:r w:rsidR="008234BD" w:rsidRPr="00364D0F">
        <w:rPr>
          <w:rFonts w:eastAsiaTheme="minorEastAsia" w:cstheme="minorHAnsi"/>
          <w:color w:val="000000" w:themeColor="text1"/>
          <w:lang w:val="en-US"/>
          <w:rPrChange w:id="729" w:author="Max Lindmark" w:date="2019-09-24T15:41:00Z">
            <w:rPr>
              <w:rFonts w:eastAsiaTheme="minorEastAsia" w:cstheme="minorHAnsi"/>
              <w:color w:val="000000" w:themeColor="text1"/>
            </w:rPr>
          </w:rPrChange>
        </w:rPr>
        <w:t xml:space="preserve">elative mass, </w:t>
      </w:r>
      <m:oMath>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M</m:t>
            </m:r>
          </m:e>
          <m:sub>
            <m:r>
              <w:rPr>
                <w:rFonts w:ascii="Cambria Math" w:eastAsiaTheme="minorEastAsia" w:hAnsi="Cambria Math" w:cstheme="minorHAnsi"/>
                <w:color w:val="000000" w:themeColor="text1"/>
              </w:rPr>
              <m:t>r</m:t>
            </m:r>
          </m:sub>
        </m:sSub>
      </m:oMath>
      <w:r w:rsidR="008234BD" w:rsidRPr="00364D0F">
        <w:rPr>
          <w:rFonts w:eastAsiaTheme="minorEastAsia" w:cstheme="minorHAnsi"/>
          <w:color w:val="000000" w:themeColor="text1"/>
          <w:lang w:val="en-US"/>
          <w:rPrChange w:id="730" w:author="Max Lindmark" w:date="2019-09-24T15:41:00Z">
            <w:rPr>
              <w:rFonts w:eastAsiaTheme="minorEastAsia" w:cstheme="minorHAnsi"/>
              <w:color w:val="000000" w:themeColor="text1"/>
            </w:rPr>
          </w:rPrChange>
        </w:rPr>
        <w:t xml:space="preserve">, </w:t>
      </w:r>
      <w:r w:rsidR="00EA5877" w:rsidRPr="00364D0F">
        <w:rPr>
          <w:rFonts w:eastAsiaTheme="minorEastAsia" w:cstheme="minorHAnsi"/>
          <w:color w:val="000000" w:themeColor="text1"/>
          <w:lang w:val="en-US"/>
          <w:rPrChange w:id="731" w:author="Max Lindmark" w:date="2019-09-24T15:41:00Z">
            <w:rPr>
              <w:rFonts w:eastAsiaTheme="minorEastAsia" w:cstheme="minorHAnsi"/>
              <w:color w:val="000000" w:themeColor="text1"/>
            </w:rPr>
          </w:rPrChange>
        </w:rPr>
        <w:t>wa</w:t>
      </w:r>
      <w:r w:rsidR="008234BD" w:rsidRPr="00364D0F">
        <w:rPr>
          <w:rFonts w:eastAsiaTheme="minorEastAsia" w:cstheme="minorHAnsi"/>
          <w:color w:val="000000" w:themeColor="text1"/>
          <w:lang w:val="en-US"/>
          <w:rPrChange w:id="732" w:author="Max Lindmark" w:date="2019-09-24T15:41:00Z">
            <w:rPr>
              <w:rFonts w:eastAsiaTheme="minorEastAsia" w:cstheme="minorHAnsi"/>
              <w:color w:val="000000" w:themeColor="text1"/>
            </w:rPr>
          </w:rPrChange>
        </w:rPr>
        <w:t>s</w:t>
      </w:r>
      <w:r w:rsidR="00EA5877" w:rsidRPr="00364D0F">
        <w:rPr>
          <w:rFonts w:eastAsiaTheme="minorEastAsia" w:cstheme="minorHAnsi"/>
          <w:color w:val="000000" w:themeColor="text1"/>
          <w:lang w:val="en-US"/>
          <w:rPrChange w:id="733" w:author="Max Lindmark" w:date="2019-09-24T15:41:00Z">
            <w:rPr>
              <w:rFonts w:eastAsiaTheme="minorEastAsia" w:cstheme="minorHAnsi"/>
              <w:color w:val="000000" w:themeColor="text1"/>
            </w:rPr>
          </w:rPrChange>
        </w:rPr>
        <w:t xml:space="preserve"> calculated as the</w:t>
      </w:r>
      <w:r w:rsidR="008234BD" w:rsidRPr="00364D0F">
        <w:rPr>
          <w:rFonts w:eastAsiaTheme="minorEastAsia"/>
          <w:lang w:val="en-US"/>
          <w:rPrChange w:id="734" w:author="Max Lindmark" w:date="2019-09-24T15:41:00Z">
            <w:rPr>
              <w:rFonts w:eastAsiaTheme="minorEastAsia"/>
            </w:rPr>
          </w:rPrChange>
        </w:rPr>
        <w:t xml:space="preserve"> natural log of </w:t>
      </w:r>
      <m:oMath>
        <m:r>
          <w:rPr>
            <w:rFonts w:ascii="Cambria Math" w:eastAsiaTheme="minorEastAsia" w:hAnsi="Cambria Math"/>
          </w:rPr>
          <m:t>M</m:t>
        </m:r>
        <m:r>
          <w:rPr>
            <w:rFonts w:ascii="Cambria Math" w:eastAsiaTheme="minorEastAsia" w:hAnsi="Cambria Math"/>
            <w:lang w:val="en-US"/>
            <w:rPrChange w:id="735" w:author="Max Lindmark" w:date="2019-09-24T15:41:00Z">
              <w:rPr>
                <w:rFonts w:ascii="Cambria Math" w:eastAsiaTheme="minorEastAsia" w:hAnsi="Cambria Math"/>
              </w:rPr>
            </w:rPrChange>
          </w:rPr>
          <m:t>/</m:t>
        </m:r>
        <w:commentRangeStart w:id="736"/>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mat</m:t>
            </m:r>
          </m:sub>
        </m:sSub>
      </m:oMath>
      <w:r w:rsidR="008234BD" w:rsidRPr="00364D0F">
        <w:rPr>
          <w:rFonts w:eastAsiaTheme="minorEastAsia"/>
          <w:lang w:val="en-US"/>
          <w:rPrChange w:id="737" w:author="Max Lindmark" w:date="2019-09-24T15:41:00Z">
            <w:rPr>
              <w:rFonts w:eastAsiaTheme="minorEastAsia"/>
            </w:rPr>
          </w:rPrChange>
        </w:rPr>
        <w:t xml:space="preserve"> </w:t>
      </w:r>
      <w:commentRangeEnd w:id="736"/>
      <w:r w:rsidR="00C158DA">
        <w:rPr>
          <w:rStyle w:val="CommentReference"/>
        </w:rPr>
        <w:commentReference w:id="736"/>
      </w:r>
      <w:r w:rsidR="008234BD" w:rsidRPr="00364D0F">
        <w:rPr>
          <w:rFonts w:eastAsiaTheme="minorEastAsia"/>
          <w:lang w:val="en-US"/>
          <w:rPrChange w:id="738" w:author="Max Lindmark" w:date="2019-09-24T15:41:00Z">
            <w:rPr>
              <w:rFonts w:eastAsiaTheme="minorEastAsia"/>
            </w:rPr>
          </w:rPrChange>
        </w:rPr>
        <w:t>(but see Appendix S1 for analyses with other methods of standardizing data across species)</w:t>
      </w:r>
      <w:r w:rsidR="00EA5877" w:rsidRPr="00364D0F">
        <w:rPr>
          <w:rFonts w:eastAsiaTheme="minorEastAsia"/>
          <w:lang w:val="en-US"/>
          <w:rPrChange w:id="739" w:author="Max Lindmark" w:date="2019-09-24T15:41:00Z">
            <w:rPr>
              <w:rFonts w:eastAsiaTheme="minorEastAsia"/>
            </w:rPr>
          </w:rPrChange>
        </w:rPr>
        <w:t>.</w:t>
      </w:r>
      <w:r w:rsidR="00E26273" w:rsidRPr="00364D0F">
        <w:rPr>
          <w:rFonts w:eastAsiaTheme="minorEastAsia" w:cstheme="minorHAnsi"/>
          <w:lang w:val="en-US"/>
          <w:rPrChange w:id="740" w:author="Max Lindmark" w:date="2019-09-24T15:41:00Z">
            <w:rPr>
              <w:rFonts w:eastAsiaTheme="minorEastAsia" w:cstheme="minorHAnsi"/>
            </w:rPr>
          </w:rPrChange>
        </w:rPr>
        <w:t xml:space="preserve"> </w:t>
      </w:r>
      <w:r w:rsidR="005A4069" w:rsidRPr="00364D0F">
        <w:rPr>
          <w:rFonts w:eastAsiaTheme="minorEastAsia" w:cstheme="minorHAnsi"/>
          <w:lang w:val="en-US"/>
          <w:rPrChange w:id="741" w:author="Max Lindmark" w:date="2019-09-24T15:41:00Z">
            <w:rPr>
              <w:rFonts w:eastAsiaTheme="minorEastAsia" w:cstheme="minorHAnsi"/>
            </w:rPr>
          </w:rPrChange>
        </w:rPr>
        <w:t xml:space="preserve">A </w:t>
      </w:r>
      <w:r w:rsidR="00A44B14" w:rsidRPr="00364D0F">
        <w:rPr>
          <w:rFonts w:eastAsiaTheme="minorEastAsia" w:cstheme="minorHAnsi"/>
          <w:lang w:val="en-US"/>
          <w:rPrChange w:id="742" w:author="Max Lindmark" w:date="2019-09-24T15:41:00Z">
            <w:rPr>
              <w:rFonts w:eastAsiaTheme="minorEastAsia" w:cstheme="minorHAnsi"/>
            </w:rPr>
          </w:rPrChange>
        </w:rPr>
        <w:t>more detailed description of the final data set</w:t>
      </w:r>
      <w:r w:rsidR="00EF1629" w:rsidRPr="00364D0F">
        <w:rPr>
          <w:rFonts w:eastAsiaTheme="minorEastAsia" w:cstheme="minorHAnsi"/>
          <w:lang w:val="en-US"/>
          <w:rPrChange w:id="743" w:author="Max Lindmark" w:date="2019-09-24T15:41:00Z">
            <w:rPr>
              <w:rFonts w:eastAsiaTheme="minorEastAsia" w:cstheme="minorHAnsi"/>
            </w:rPr>
          </w:rPrChange>
        </w:rPr>
        <w:t xml:space="preserve"> can be found in </w:t>
      </w:r>
      <w:r w:rsidR="00A44B14" w:rsidRPr="00364D0F">
        <w:rPr>
          <w:rFonts w:eastAsiaTheme="minorEastAsia" w:cstheme="minorHAnsi"/>
          <w:lang w:val="en-US"/>
          <w:rPrChange w:id="744" w:author="Max Lindmark" w:date="2019-09-24T15:41:00Z">
            <w:rPr>
              <w:rFonts w:eastAsiaTheme="minorEastAsia" w:cstheme="minorHAnsi"/>
            </w:rPr>
          </w:rPrChange>
        </w:rPr>
        <w:t>Appendix S1</w:t>
      </w:r>
      <w:r w:rsidR="001D0AC5" w:rsidRPr="00364D0F">
        <w:rPr>
          <w:rFonts w:eastAsiaTheme="minorEastAsia" w:cstheme="minorHAnsi"/>
          <w:lang w:val="en-US"/>
          <w:rPrChange w:id="745" w:author="Max Lindmark" w:date="2019-09-24T15:41:00Z">
            <w:rPr>
              <w:rFonts w:eastAsiaTheme="minorEastAsia" w:cstheme="minorHAnsi"/>
            </w:rPr>
          </w:rPrChange>
        </w:rPr>
        <w:t xml:space="preserve"> in Supporting Information</w:t>
      </w:r>
      <w:r w:rsidR="00A44B14" w:rsidRPr="00364D0F">
        <w:rPr>
          <w:rFonts w:eastAsiaTheme="minorEastAsia" w:cstheme="minorHAnsi"/>
          <w:lang w:val="en-US"/>
          <w:rPrChange w:id="746" w:author="Max Lindmark" w:date="2019-09-24T15:41:00Z">
            <w:rPr>
              <w:rFonts w:eastAsiaTheme="minorEastAsia" w:cstheme="minorHAnsi"/>
            </w:rPr>
          </w:rPrChange>
        </w:rPr>
        <w:t>.</w:t>
      </w:r>
      <w:r w:rsidR="00B51434" w:rsidRPr="00364D0F">
        <w:rPr>
          <w:rFonts w:eastAsiaTheme="minorEastAsia" w:cstheme="minorHAnsi"/>
          <w:lang w:val="en-US"/>
          <w:rPrChange w:id="747" w:author="Max Lindmark" w:date="2019-09-24T15:41:00Z">
            <w:rPr>
              <w:rFonts w:eastAsiaTheme="minorEastAsia" w:cstheme="minorHAnsi"/>
            </w:rPr>
          </w:rPrChange>
        </w:rPr>
        <w:t xml:space="preserve"> We performed sensitive analysis by fitting the models described below using different normalizatio</w:t>
      </w:r>
      <w:r w:rsidR="004E796B" w:rsidRPr="00364D0F">
        <w:rPr>
          <w:rFonts w:eastAsiaTheme="minorEastAsia" w:cstheme="minorHAnsi"/>
          <w:lang w:val="en-US"/>
          <w:rPrChange w:id="748" w:author="Max Lindmark" w:date="2019-09-24T15:41:00Z">
            <w:rPr>
              <w:rFonts w:eastAsiaTheme="minorEastAsia" w:cstheme="minorHAnsi"/>
            </w:rPr>
          </w:rPrChange>
        </w:rPr>
        <w:t xml:space="preserve">n methods (maximum body weight and </w:t>
      </w:r>
      <w:r w:rsidR="001D77BD" w:rsidRPr="00364D0F">
        <w:rPr>
          <w:rFonts w:eastAsiaTheme="minorEastAsia" w:cstheme="minorHAnsi"/>
          <w:lang w:val="en-US"/>
          <w:rPrChange w:id="749" w:author="Max Lindmark" w:date="2019-09-24T15:41:00Z">
            <w:rPr>
              <w:rFonts w:eastAsiaTheme="minorEastAsia" w:cstheme="minorHAnsi"/>
            </w:rPr>
          </w:rPrChange>
        </w:rPr>
        <w:t>experimental temperature</w:t>
      </w:r>
      <w:r w:rsidR="004E796B" w:rsidRPr="00364D0F">
        <w:rPr>
          <w:rFonts w:eastAsiaTheme="minorEastAsia" w:cstheme="minorHAnsi"/>
          <w:lang w:val="en-US"/>
          <w:rPrChange w:id="750" w:author="Max Lindmark" w:date="2019-09-24T15:41:00Z">
            <w:rPr>
              <w:rFonts w:eastAsiaTheme="minorEastAsia" w:cstheme="minorHAnsi"/>
            </w:rPr>
          </w:rPrChange>
        </w:rPr>
        <w:t xml:space="preserve"> instead</w:t>
      </w:r>
      <w:r w:rsidR="00B51434" w:rsidRPr="00364D0F">
        <w:rPr>
          <w:rFonts w:eastAsiaTheme="minorEastAsia" w:cstheme="minorHAnsi"/>
          <w:lang w:val="en-US"/>
          <w:rPrChange w:id="751" w:author="Max Lindmark" w:date="2019-09-24T15:41:00Z">
            <w:rPr>
              <w:rFonts w:eastAsiaTheme="minorEastAsia" w:cstheme="minorHAnsi"/>
            </w:rPr>
          </w:rPrChange>
        </w:rPr>
        <w:t>).</w:t>
      </w:r>
    </w:p>
    <w:p w14:paraId="493F6D61" w14:textId="77777777" w:rsidR="00F94899" w:rsidRPr="00364D0F" w:rsidRDefault="00F94899" w:rsidP="00F94899">
      <w:pPr>
        <w:tabs>
          <w:tab w:val="left" w:pos="2921"/>
        </w:tabs>
        <w:spacing w:line="480" w:lineRule="auto"/>
        <w:contextualSpacing/>
        <w:jc w:val="both"/>
        <w:rPr>
          <w:rFonts w:cstheme="minorHAnsi"/>
          <w:i/>
          <w:lang w:val="en-US"/>
          <w:rPrChange w:id="752" w:author="Max Lindmark" w:date="2019-09-24T15:41:00Z">
            <w:rPr>
              <w:rFonts w:cstheme="minorHAnsi"/>
              <w:i/>
            </w:rPr>
          </w:rPrChange>
        </w:rPr>
      </w:pPr>
    </w:p>
    <w:p w14:paraId="5210435A" w14:textId="388B4F75" w:rsidR="000E5FAF" w:rsidRPr="00364D0F" w:rsidRDefault="000E5FAF" w:rsidP="00B34920">
      <w:pPr>
        <w:tabs>
          <w:tab w:val="left" w:pos="2921"/>
        </w:tabs>
        <w:spacing w:line="480" w:lineRule="auto"/>
        <w:contextualSpacing/>
        <w:jc w:val="both"/>
        <w:rPr>
          <w:rFonts w:cstheme="minorHAnsi"/>
          <w:i/>
          <w:lang w:val="en-US"/>
          <w:rPrChange w:id="753" w:author="Max Lindmark" w:date="2019-09-24T15:41:00Z">
            <w:rPr>
              <w:rFonts w:cstheme="minorHAnsi"/>
              <w:i/>
            </w:rPr>
          </w:rPrChange>
        </w:rPr>
      </w:pPr>
      <w:r w:rsidRPr="00364D0F">
        <w:rPr>
          <w:rFonts w:cstheme="minorHAnsi"/>
          <w:i/>
          <w:lang w:val="en-US"/>
          <w:rPrChange w:id="754" w:author="Max Lindmark" w:date="2019-09-24T15:41:00Z">
            <w:rPr>
              <w:rFonts w:cstheme="minorHAnsi"/>
              <w:i/>
            </w:rPr>
          </w:rPrChange>
        </w:rPr>
        <w:t>Data analysis</w:t>
      </w:r>
      <w:r w:rsidR="00B34920" w:rsidRPr="00364D0F">
        <w:rPr>
          <w:rFonts w:cstheme="minorHAnsi"/>
          <w:i/>
          <w:lang w:val="en-US"/>
          <w:rPrChange w:id="755" w:author="Max Lindmark" w:date="2019-09-24T15:41:00Z">
            <w:rPr>
              <w:rFonts w:cstheme="minorHAnsi"/>
              <w:i/>
            </w:rPr>
          </w:rPrChange>
        </w:rPr>
        <w:tab/>
      </w:r>
    </w:p>
    <w:p w14:paraId="4F82B52C" w14:textId="7B70C64A" w:rsidR="0082271D" w:rsidRPr="00364D0F" w:rsidRDefault="000E5FAF" w:rsidP="000E5FAF">
      <w:pPr>
        <w:spacing w:line="480" w:lineRule="auto"/>
        <w:contextualSpacing/>
        <w:jc w:val="both"/>
        <w:rPr>
          <w:rFonts w:eastAsiaTheme="minorEastAsia" w:cstheme="minorHAnsi"/>
          <w:lang w:val="en-US"/>
          <w:rPrChange w:id="756" w:author="Max Lindmark" w:date="2019-09-24T15:41:00Z">
            <w:rPr>
              <w:rFonts w:eastAsiaTheme="minorEastAsia" w:cstheme="minorHAnsi"/>
            </w:rPr>
          </w:rPrChange>
        </w:rPr>
      </w:pPr>
      <w:r w:rsidRPr="00364D0F">
        <w:rPr>
          <w:rFonts w:eastAsiaTheme="minorEastAsia" w:cstheme="minorHAnsi"/>
          <w:lang w:val="en-US"/>
          <w:rPrChange w:id="757" w:author="Max Lindmark" w:date="2019-09-24T15:41:00Z">
            <w:rPr>
              <w:rFonts w:eastAsiaTheme="minorEastAsia" w:cstheme="minorHAnsi"/>
            </w:rPr>
          </w:rPrChange>
        </w:rPr>
        <w:t xml:space="preserve">We </w:t>
      </w:r>
      <w:r w:rsidR="00B65885" w:rsidRPr="00364D0F">
        <w:rPr>
          <w:rFonts w:eastAsiaTheme="minorEastAsia" w:cstheme="minorHAnsi"/>
          <w:lang w:val="en-US"/>
          <w:rPrChange w:id="758" w:author="Max Lindmark" w:date="2019-09-24T15:41:00Z">
            <w:rPr>
              <w:rFonts w:eastAsiaTheme="minorEastAsia" w:cstheme="minorHAnsi"/>
            </w:rPr>
          </w:rPrChange>
        </w:rPr>
        <w:t>fit</w:t>
      </w:r>
      <w:r w:rsidR="001D1D31" w:rsidRPr="00364D0F">
        <w:rPr>
          <w:rFonts w:eastAsiaTheme="minorEastAsia" w:cstheme="minorHAnsi"/>
          <w:lang w:val="en-US"/>
          <w:rPrChange w:id="759" w:author="Max Lindmark" w:date="2019-09-24T15:41:00Z">
            <w:rPr>
              <w:rFonts w:eastAsiaTheme="minorEastAsia" w:cstheme="minorHAnsi"/>
            </w:rPr>
          </w:rPrChange>
        </w:rPr>
        <w:t>ted</w:t>
      </w:r>
      <w:r w:rsidR="00B65885" w:rsidRPr="00364D0F">
        <w:rPr>
          <w:rFonts w:eastAsiaTheme="minorEastAsia" w:cstheme="minorHAnsi"/>
          <w:lang w:val="en-US"/>
          <w:rPrChange w:id="760" w:author="Max Lindmark" w:date="2019-09-24T15:41:00Z">
            <w:rPr>
              <w:rFonts w:eastAsiaTheme="minorEastAsia" w:cstheme="minorHAnsi"/>
            </w:rPr>
          </w:rPrChange>
        </w:rPr>
        <w:t xml:space="preserve"> </w:t>
      </w:r>
      <w:r w:rsidR="00982708" w:rsidRPr="00364D0F">
        <w:rPr>
          <w:rFonts w:eastAsiaTheme="minorEastAsia" w:cstheme="minorHAnsi"/>
          <w:lang w:val="en-US"/>
          <w:rPrChange w:id="761" w:author="Max Lindmark" w:date="2019-09-24T15:41:00Z">
            <w:rPr>
              <w:rFonts w:eastAsiaTheme="minorEastAsia" w:cstheme="minorHAnsi"/>
            </w:rPr>
          </w:rPrChange>
        </w:rPr>
        <w:t xml:space="preserve">hierarchical </w:t>
      </w:r>
      <w:r w:rsidR="00CC2127" w:rsidRPr="00364D0F">
        <w:rPr>
          <w:rFonts w:eastAsiaTheme="minorEastAsia" w:cstheme="minorHAnsi"/>
          <w:lang w:val="en-US"/>
          <w:rPrChange w:id="762" w:author="Max Lindmark" w:date="2019-09-24T15:41:00Z">
            <w:rPr>
              <w:rFonts w:eastAsiaTheme="minorEastAsia" w:cstheme="minorHAnsi"/>
            </w:rPr>
          </w:rPrChange>
        </w:rPr>
        <w:t xml:space="preserve">Bayesian </w:t>
      </w:r>
      <w:r w:rsidRPr="00364D0F">
        <w:rPr>
          <w:rFonts w:eastAsiaTheme="minorEastAsia" w:cstheme="minorHAnsi"/>
          <w:lang w:val="en-US"/>
          <w:rPrChange w:id="763" w:author="Max Lindmark" w:date="2019-09-24T15:41:00Z">
            <w:rPr>
              <w:rFonts w:eastAsiaTheme="minorEastAsia" w:cstheme="minorHAnsi"/>
            </w:rPr>
          </w:rPrChange>
        </w:rPr>
        <w:t>models</w:t>
      </w:r>
      <w:r w:rsidR="00B65885" w:rsidRPr="00364D0F">
        <w:rPr>
          <w:rFonts w:eastAsiaTheme="minorEastAsia" w:cstheme="minorHAnsi"/>
          <w:lang w:val="en-US"/>
          <w:rPrChange w:id="764" w:author="Max Lindmark" w:date="2019-09-24T15:41:00Z">
            <w:rPr>
              <w:rFonts w:eastAsiaTheme="minorEastAsia" w:cstheme="minorHAnsi"/>
            </w:rPr>
          </w:rPrChange>
        </w:rPr>
        <w:t xml:space="preserve"> </w:t>
      </w:r>
      <w:r w:rsidR="00CC2127" w:rsidRPr="00364D0F">
        <w:rPr>
          <w:rFonts w:eastAsiaTheme="minorEastAsia" w:cstheme="minorHAnsi"/>
          <w:lang w:val="en-US"/>
          <w:rPrChange w:id="765" w:author="Max Lindmark" w:date="2019-09-24T15:41:00Z">
            <w:rPr>
              <w:rFonts w:eastAsiaTheme="minorEastAsia" w:cstheme="minorHAnsi"/>
            </w:rPr>
          </w:rPrChange>
        </w:rPr>
        <w:t>on</w:t>
      </w:r>
      <w:r w:rsidR="00391D39" w:rsidRPr="00364D0F">
        <w:rPr>
          <w:rFonts w:eastAsiaTheme="minorEastAsia" w:cstheme="minorHAnsi"/>
          <w:lang w:val="en-US"/>
          <w:rPrChange w:id="766" w:author="Max Lindmark" w:date="2019-09-24T15:41:00Z">
            <w:rPr>
              <w:rFonts w:eastAsiaTheme="minorEastAsia" w:cstheme="minorHAnsi"/>
            </w:rPr>
          </w:rPrChange>
        </w:rPr>
        <w:t xml:space="preserve"> both data sets </w:t>
      </w:r>
      <w:r w:rsidR="00B23485" w:rsidRPr="00364D0F">
        <w:rPr>
          <w:rFonts w:eastAsiaTheme="minorEastAsia" w:cstheme="minorHAnsi"/>
          <w:lang w:val="en-US"/>
          <w:rPrChange w:id="767" w:author="Max Lindmark" w:date="2019-09-24T15:41:00Z">
            <w:rPr>
              <w:rFonts w:eastAsiaTheme="minorEastAsia" w:cstheme="minorHAnsi"/>
            </w:rPr>
          </w:rPrChange>
        </w:rPr>
        <w:t xml:space="preserve">with </w:t>
      </w:r>
      <w:r w:rsidR="000C3C6A" w:rsidRPr="00364D0F">
        <w:rPr>
          <w:rFonts w:eastAsiaTheme="minorEastAsia" w:cstheme="minorHAnsi"/>
          <w:lang w:val="en-US"/>
          <w:rPrChange w:id="768" w:author="Max Lindmark" w:date="2019-09-24T15:41:00Z">
            <w:rPr>
              <w:rFonts w:eastAsiaTheme="minorEastAsia" w:cstheme="minorHAnsi"/>
            </w:rPr>
          </w:rPrChange>
        </w:rPr>
        <w:t xml:space="preserve">the R package </w:t>
      </w:r>
      <w:r w:rsidR="000C3C6A" w:rsidRPr="00364D0F">
        <w:rPr>
          <w:rFonts w:eastAsiaTheme="minorEastAsia" w:cstheme="minorHAnsi"/>
          <w:i/>
          <w:lang w:val="en-US"/>
          <w:rPrChange w:id="769" w:author="Max Lindmark" w:date="2019-09-24T15:41:00Z">
            <w:rPr>
              <w:rFonts w:eastAsiaTheme="minorEastAsia" w:cstheme="minorHAnsi"/>
              <w:i/>
            </w:rPr>
          </w:rPrChange>
        </w:rPr>
        <w:t>‘rstanarm’</w:t>
      </w:r>
      <w:r w:rsidR="000C3C6A" w:rsidRPr="00364D0F">
        <w:rPr>
          <w:rFonts w:eastAsiaTheme="minorEastAsia" w:cstheme="minorHAnsi"/>
          <w:lang w:val="en-US"/>
          <w:rPrChange w:id="770" w:author="Max Lindmark" w:date="2019-09-24T15:41:00Z">
            <w:rPr>
              <w:rFonts w:eastAsiaTheme="minorEastAsia" w:cstheme="minorHAnsi"/>
            </w:rPr>
          </w:rPrChange>
        </w:rPr>
        <w:t xml:space="preserve"> </w:t>
      </w:r>
      <w:r w:rsidR="000C3C6A">
        <w:rPr>
          <w:rFonts w:eastAsiaTheme="minorEastAsia" w:cstheme="minorHAnsi"/>
        </w:rPr>
        <w:fldChar w:fldCharType="begin"/>
      </w:r>
      <w:r w:rsidR="000C3C6A" w:rsidRPr="00364D0F">
        <w:rPr>
          <w:rFonts w:eastAsiaTheme="minorEastAsia" w:cstheme="minorHAnsi"/>
          <w:lang w:val="en-US"/>
          <w:rPrChange w:id="771" w:author="Max Lindmark" w:date="2019-09-24T15:41:00Z">
            <w:rPr>
              <w:rFonts w:eastAsiaTheme="minorEastAsia" w:cstheme="minorHAnsi"/>
            </w:rPr>
          </w:rPrChange>
        </w:rPr>
        <w:instrText xml:space="preserve"> ADDIN ZOTERO_ITEM CSL_CITATION {"citationID":"1EYMcp4B","properties":{"formattedCitation":"(Goodrich {\\i{}et al.} 2018)","plainCitation":"(Goodrich et al. 2018)","noteIndex":0},"citationItems":[{"id":1605,"uris":["http://zotero.org/users/local/FTg3Qpza/items/Y6EUQR8Y"],"uri":["http://zotero.org/users/local/FTg3Qpza/items/Y6EUQR8Y"],"itemData":{"id":1605,"type":"book","title":"rstanarm: Bayesian applied regression modeling via Stan","version":"R package version 2.17.4","URL":"http://mc-stan.org/","author":[{"family":"Goodrich","given":"B"},{"family":"Gabry","given":"J"},{"family":"Ali","given":"I"},{"family":"Brilleman","given":"S"}],"issued":{"date-parts":[["2018"]]}}}],"schema":"https://github.com/citation-style-language/schema/raw/master/csl-citation.json"} </w:instrText>
      </w:r>
      <w:r w:rsidR="000C3C6A">
        <w:rPr>
          <w:rFonts w:eastAsiaTheme="minorEastAsia" w:cstheme="minorHAnsi"/>
        </w:rPr>
        <w:fldChar w:fldCharType="separate"/>
      </w:r>
      <w:r w:rsidR="000C3C6A" w:rsidRPr="00364D0F">
        <w:rPr>
          <w:rFonts w:ascii="Times New Roman" w:hAnsi="Times New Roman" w:cs="Times New Roman"/>
          <w:lang w:val="en-US"/>
          <w:rPrChange w:id="772" w:author="Max Lindmark" w:date="2019-09-24T15:41:00Z">
            <w:rPr>
              <w:rFonts w:ascii="Times New Roman" w:hAnsi="Times New Roman" w:cs="Times New Roman"/>
            </w:rPr>
          </w:rPrChange>
        </w:rPr>
        <w:t xml:space="preserve">(Goodrich </w:t>
      </w:r>
      <w:r w:rsidR="000C3C6A" w:rsidRPr="00364D0F">
        <w:rPr>
          <w:rFonts w:ascii="Times New Roman" w:hAnsi="Times New Roman" w:cs="Times New Roman"/>
          <w:i/>
          <w:iCs/>
          <w:lang w:val="en-US"/>
          <w:rPrChange w:id="773" w:author="Max Lindmark" w:date="2019-09-24T15:41:00Z">
            <w:rPr>
              <w:rFonts w:ascii="Times New Roman" w:hAnsi="Times New Roman" w:cs="Times New Roman"/>
              <w:i/>
              <w:iCs/>
            </w:rPr>
          </w:rPrChange>
        </w:rPr>
        <w:t>et al.</w:t>
      </w:r>
      <w:r w:rsidR="000C3C6A" w:rsidRPr="00364D0F">
        <w:rPr>
          <w:rFonts w:ascii="Times New Roman" w:hAnsi="Times New Roman" w:cs="Times New Roman"/>
          <w:lang w:val="en-US"/>
          <w:rPrChange w:id="774" w:author="Max Lindmark" w:date="2019-09-24T15:41:00Z">
            <w:rPr>
              <w:rFonts w:ascii="Times New Roman" w:hAnsi="Times New Roman" w:cs="Times New Roman"/>
            </w:rPr>
          </w:rPrChange>
        </w:rPr>
        <w:t xml:space="preserve"> 2018)</w:t>
      </w:r>
      <w:r w:rsidR="000C3C6A">
        <w:rPr>
          <w:rFonts w:eastAsiaTheme="minorEastAsia" w:cstheme="minorHAnsi"/>
        </w:rPr>
        <w:fldChar w:fldCharType="end"/>
      </w:r>
      <w:r w:rsidR="0064355F" w:rsidRPr="00364D0F">
        <w:rPr>
          <w:rFonts w:eastAsiaTheme="minorEastAsia" w:cstheme="minorHAnsi"/>
          <w:lang w:val="en-US"/>
          <w:rPrChange w:id="775" w:author="Max Lindmark" w:date="2019-09-24T15:41:00Z">
            <w:rPr>
              <w:rFonts w:eastAsiaTheme="minorEastAsia" w:cstheme="minorHAnsi"/>
            </w:rPr>
          </w:rPrChange>
        </w:rPr>
        <w:t xml:space="preserve">, using species as a grouping factor as there are multiple data points per species. </w:t>
      </w:r>
      <w:r w:rsidR="00353881" w:rsidRPr="00364D0F">
        <w:rPr>
          <w:rFonts w:eastAsiaTheme="minorEastAsia" w:cstheme="minorHAnsi"/>
          <w:lang w:val="en-US"/>
          <w:rPrChange w:id="776" w:author="Max Lindmark" w:date="2019-09-24T15:41:00Z">
            <w:rPr>
              <w:rFonts w:eastAsiaTheme="minorEastAsia" w:cstheme="minorHAnsi"/>
            </w:rPr>
          </w:rPrChange>
        </w:rPr>
        <w:t>This allows us to</w:t>
      </w:r>
      <w:r w:rsidR="003A1B96" w:rsidRPr="00364D0F">
        <w:rPr>
          <w:rFonts w:eastAsiaTheme="minorEastAsia" w:cstheme="minorHAnsi"/>
          <w:lang w:val="en-US"/>
          <w:rPrChange w:id="777" w:author="Max Lindmark" w:date="2019-09-24T15:41:00Z">
            <w:rPr>
              <w:rFonts w:eastAsiaTheme="minorEastAsia" w:cstheme="minorHAnsi"/>
            </w:rPr>
          </w:rPrChange>
        </w:rPr>
        <w:t xml:space="preserve"> estimate species-specific differences in growth rates, while using all data to inform estimates for each species, which is advantageous in our situation with few data points per species. </w:t>
      </w:r>
    </w:p>
    <w:p w14:paraId="33B80ECC" w14:textId="64A97D44" w:rsidR="00C833C1" w:rsidRPr="00364D0F" w:rsidRDefault="00365B75" w:rsidP="00C833C1">
      <w:pPr>
        <w:spacing w:line="480" w:lineRule="auto"/>
        <w:ind w:firstLine="284"/>
        <w:contextualSpacing/>
        <w:jc w:val="both"/>
        <w:rPr>
          <w:rFonts w:eastAsiaTheme="minorEastAsia" w:cstheme="minorHAnsi"/>
          <w:lang w:val="en-US"/>
          <w:rPrChange w:id="778" w:author="Max Lindmark" w:date="2019-09-24T15:41:00Z">
            <w:rPr>
              <w:rFonts w:eastAsiaTheme="minorEastAsia" w:cstheme="minorHAnsi"/>
            </w:rPr>
          </w:rPrChange>
        </w:rPr>
      </w:pPr>
      <w:r w:rsidRPr="00364D0F">
        <w:rPr>
          <w:rFonts w:eastAsiaTheme="minorEastAsia" w:cstheme="minorHAnsi"/>
          <w:lang w:val="en-US"/>
          <w:rPrChange w:id="779" w:author="Max Lindmark" w:date="2019-09-24T15:41:00Z">
            <w:rPr>
              <w:rFonts w:eastAsiaTheme="minorEastAsia" w:cstheme="minorHAnsi"/>
            </w:rPr>
          </w:rPrChange>
        </w:rPr>
        <w:t>We assume</w:t>
      </w:r>
      <w:r w:rsidR="00752A44" w:rsidRPr="00364D0F">
        <w:rPr>
          <w:rFonts w:eastAsiaTheme="minorEastAsia" w:cstheme="minorHAnsi"/>
          <w:lang w:val="en-US"/>
          <w:rPrChange w:id="780" w:author="Max Lindmark" w:date="2019-09-24T15:41:00Z">
            <w:rPr>
              <w:rFonts w:eastAsiaTheme="minorEastAsia" w:cstheme="minorHAnsi"/>
            </w:rPr>
          </w:rPrChange>
        </w:rPr>
        <w:t>d</w:t>
      </w:r>
      <w:r w:rsidRPr="00364D0F">
        <w:rPr>
          <w:rFonts w:eastAsiaTheme="minorEastAsia" w:cstheme="minorHAnsi"/>
          <w:lang w:val="en-US"/>
          <w:rPrChange w:id="781" w:author="Max Lindmark" w:date="2019-09-24T15:41:00Z">
            <w:rPr>
              <w:rFonts w:eastAsiaTheme="minorEastAsia" w:cstheme="minorHAnsi"/>
            </w:rPr>
          </w:rPrChange>
        </w:rPr>
        <w:t xml:space="preserve"> </w:t>
      </w:r>
      <w:r w:rsidR="005B4A4D" w:rsidRPr="00364D0F">
        <w:rPr>
          <w:rFonts w:eastAsiaTheme="minorEastAsia" w:cstheme="minorHAnsi"/>
          <w:lang w:val="en-US"/>
          <w:rPrChange w:id="782" w:author="Max Lindmark" w:date="2019-09-24T15:41:00Z">
            <w:rPr>
              <w:rFonts w:eastAsiaTheme="minorEastAsia" w:cstheme="minorHAnsi"/>
            </w:rPr>
          </w:rPrChange>
        </w:rPr>
        <w:t xml:space="preserve">individual </w:t>
      </w:r>
      <w:r w:rsidRPr="00364D0F">
        <w:rPr>
          <w:rFonts w:eastAsiaTheme="minorEastAsia" w:cstheme="minorHAnsi"/>
          <w:lang w:val="en-US"/>
          <w:rPrChange w:id="783" w:author="Max Lindmark" w:date="2019-09-24T15:41:00Z">
            <w:rPr>
              <w:rFonts w:eastAsiaTheme="minorEastAsia" w:cstheme="minorHAnsi"/>
            </w:rPr>
          </w:rPrChange>
        </w:rPr>
        <w:t xml:space="preserve">growth </w:t>
      </w:r>
      <w:r w:rsidR="005B4A4D" w:rsidRPr="00364D0F">
        <w:rPr>
          <w:rFonts w:eastAsiaTheme="minorEastAsia" w:cstheme="minorHAnsi"/>
          <w:lang w:val="en-US"/>
          <w:rPrChange w:id="784" w:author="Max Lindmark" w:date="2019-09-24T15:41:00Z">
            <w:rPr>
              <w:rFonts w:eastAsiaTheme="minorEastAsia" w:cstheme="minorHAnsi"/>
            </w:rPr>
          </w:rPrChange>
        </w:rPr>
        <w:t xml:space="preserve">rate </w:t>
      </w:r>
      <w:r w:rsidRPr="00364D0F">
        <w:rPr>
          <w:rFonts w:eastAsiaTheme="minorEastAsia" w:cstheme="minorHAnsi"/>
          <w:lang w:val="en-US"/>
          <w:rPrChange w:id="785" w:author="Max Lindmark" w:date="2019-09-24T15:41:00Z">
            <w:rPr>
              <w:rFonts w:eastAsiaTheme="minorEastAsia" w:cstheme="minorHAnsi"/>
            </w:rPr>
          </w:rPrChange>
        </w:rPr>
        <w:t xml:space="preserve">scale with size using a generalized version of the core equation in the metabolic theory of ecology </w:t>
      </w:r>
      <w:r>
        <w:rPr>
          <w:rFonts w:eastAsiaTheme="minorEastAsia" w:cstheme="minorHAnsi"/>
        </w:rPr>
        <w:fldChar w:fldCharType="begin"/>
      </w:r>
      <w:r w:rsidRPr="00364D0F">
        <w:rPr>
          <w:rFonts w:eastAsiaTheme="minorEastAsia" w:cstheme="minorHAnsi"/>
          <w:lang w:val="en-US"/>
          <w:rPrChange w:id="786" w:author="Max Lindmark" w:date="2019-09-24T15:41:00Z">
            <w:rPr>
              <w:rFonts w:eastAsiaTheme="minorEastAsia" w:cstheme="minorHAnsi"/>
            </w:rPr>
          </w:rPrChange>
        </w:rPr>
        <w:instrText xml:space="preserve"> ADDIN ZOTERO_ITEM CSL_CITATION {"citationID":"OHUACog3","properties":{"formattedCitation":"(Gillooly {\\i{}et al.} 2001; Brown {\\i{}et al.} 2004)","plainCitation":"(Gillooly et al. 2001; Brown et al. 2004)","noteIndex":0},"citationItems":[{"id":497,"uris":["http://zotero.org/users/local/FTg3Qpza/items/AQW7VR9T"],"uri":["http://zotero.org/users/local/FTg3Qpza/items/AQW7VR9T"],"itemData":{"id":497,"type":"article-journal","title":"Effects of size and temperature on metabolic rate","container-title":"Science","page":"2248–2251.","issue":"293.5538","author":[{"family":"Gillooly","given":"J F"},{"family":"Brown","given":"J H"},{"family":"West","given":"G B"},{"family":"Savage","given":"V M"},{"family":"Charnov","given":"E L"}],"issued":{"date-parts":[["2001"]]}}},{"id":1003,"uris":["http://zotero.org/users/local/FTg3Qpza/items/U72KD5M3"],"uri":["http://zotero.org/users/local/FTg3Qpza/items/U72KD5M3"],"itemData":{"id":1003,"type":"article-journal","title":"Toward a metabolic theory of ecology","container-title":"Ecology","page":"1771–1789","volume":"85","issue":"7","author":[{"family":"Brown","given":"J H"},{"family":"Gillooly","given":"J F"},{"family":"Allen","given":"A P"},{"family":"Savage","given":"V M"},{"family":"West","given":"G B"}],"issued":{"date-parts":[["2004"]]}}}],"schema":"https://github.com/citation-style-language/schema/raw/master/csl-citation.json"} </w:instrText>
      </w:r>
      <w:r>
        <w:rPr>
          <w:rFonts w:eastAsiaTheme="minorEastAsia" w:cstheme="minorHAnsi"/>
        </w:rPr>
        <w:fldChar w:fldCharType="separate"/>
      </w:r>
      <w:r w:rsidRPr="00364D0F">
        <w:rPr>
          <w:rFonts w:ascii="Times New Roman" w:hAnsi="Times New Roman" w:cs="Times New Roman"/>
          <w:lang w:val="en-US"/>
          <w:rPrChange w:id="787" w:author="Max Lindmark" w:date="2019-09-24T15:41:00Z">
            <w:rPr>
              <w:rFonts w:ascii="Times New Roman" w:hAnsi="Times New Roman" w:cs="Times New Roman"/>
            </w:rPr>
          </w:rPrChange>
        </w:rPr>
        <w:t xml:space="preserve">(Gillooly </w:t>
      </w:r>
      <w:r w:rsidRPr="00364D0F">
        <w:rPr>
          <w:rFonts w:ascii="Times New Roman" w:hAnsi="Times New Roman" w:cs="Times New Roman"/>
          <w:i/>
          <w:iCs/>
          <w:lang w:val="en-US"/>
          <w:rPrChange w:id="788" w:author="Max Lindmark" w:date="2019-09-24T15:41:00Z">
            <w:rPr>
              <w:rFonts w:ascii="Times New Roman" w:hAnsi="Times New Roman" w:cs="Times New Roman"/>
              <w:i/>
              <w:iCs/>
            </w:rPr>
          </w:rPrChange>
        </w:rPr>
        <w:t>et al.</w:t>
      </w:r>
      <w:r w:rsidRPr="00364D0F">
        <w:rPr>
          <w:rFonts w:ascii="Times New Roman" w:hAnsi="Times New Roman" w:cs="Times New Roman"/>
          <w:lang w:val="en-US"/>
          <w:rPrChange w:id="789" w:author="Max Lindmark" w:date="2019-09-24T15:41:00Z">
            <w:rPr>
              <w:rFonts w:ascii="Times New Roman" w:hAnsi="Times New Roman" w:cs="Times New Roman"/>
            </w:rPr>
          </w:rPrChange>
        </w:rPr>
        <w:t xml:space="preserve"> 2001; Brown </w:t>
      </w:r>
      <w:r w:rsidRPr="00364D0F">
        <w:rPr>
          <w:rFonts w:ascii="Times New Roman" w:hAnsi="Times New Roman" w:cs="Times New Roman"/>
          <w:i/>
          <w:iCs/>
          <w:lang w:val="en-US"/>
          <w:rPrChange w:id="790" w:author="Max Lindmark" w:date="2019-09-24T15:41:00Z">
            <w:rPr>
              <w:rFonts w:ascii="Times New Roman" w:hAnsi="Times New Roman" w:cs="Times New Roman"/>
              <w:i/>
              <w:iCs/>
            </w:rPr>
          </w:rPrChange>
        </w:rPr>
        <w:t>et al.</w:t>
      </w:r>
      <w:r w:rsidRPr="00364D0F">
        <w:rPr>
          <w:rFonts w:ascii="Times New Roman" w:hAnsi="Times New Roman" w:cs="Times New Roman"/>
          <w:lang w:val="en-US"/>
          <w:rPrChange w:id="791" w:author="Max Lindmark" w:date="2019-09-24T15:41:00Z">
            <w:rPr>
              <w:rFonts w:ascii="Times New Roman" w:hAnsi="Times New Roman" w:cs="Times New Roman"/>
            </w:rPr>
          </w:rPrChange>
        </w:rPr>
        <w:t xml:space="preserve"> 2004)</w:t>
      </w:r>
      <w:r>
        <w:rPr>
          <w:rFonts w:eastAsiaTheme="minorEastAsia" w:cstheme="minorHAnsi"/>
        </w:rPr>
        <w:fldChar w:fldCharType="end"/>
      </w:r>
      <w:r w:rsidR="00CA3F84" w:rsidRPr="00364D0F">
        <w:rPr>
          <w:rFonts w:eastAsiaTheme="minorEastAsia" w:cstheme="minorHAnsi"/>
          <w:lang w:val="en-US"/>
          <w:rPrChange w:id="792" w:author="Max Lindmark" w:date="2019-09-24T15:41:00Z">
            <w:rPr>
              <w:rFonts w:eastAsiaTheme="minorEastAsia" w:cstheme="minorHAnsi"/>
            </w:rPr>
          </w:rPrChange>
        </w:rPr>
        <w:t>. This allow</w:t>
      </w:r>
      <w:r w:rsidR="005F06E7" w:rsidRPr="00364D0F">
        <w:rPr>
          <w:rFonts w:eastAsiaTheme="minorEastAsia" w:cstheme="minorHAnsi"/>
          <w:lang w:val="en-US"/>
          <w:rPrChange w:id="793" w:author="Max Lindmark" w:date="2019-09-24T15:41:00Z">
            <w:rPr>
              <w:rFonts w:eastAsiaTheme="minorEastAsia" w:cstheme="minorHAnsi"/>
            </w:rPr>
          </w:rPrChange>
        </w:rPr>
        <w:t>s</w:t>
      </w:r>
      <w:r w:rsidR="00CA3F84" w:rsidRPr="00364D0F">
        <w:rPr>
          <w:rFonts w:eastAsiaTheme="minorEastAsia" w:cstheme="minorHAnsi"/>
          <w:lang w:val="en-US"/>
          <w:rPrChange w:id="794" w:author="Max Lindmark" w:date="2019-09-24T15:41:00Z">
            <w:rPr>
              <w:rFonts w:eastAsiaTheme="minorEastAsia" w:cstheme="minorHAnsi"/>
            </w:rPr>
          </w:rPrChange>
        </w:rPr>
        <w:t xml:space="preserve"> us to evaluate the effects of temperature and body mass simultaneously</w:t>
      </w:r>
      <w:r w:rsidR="00501E41" w:rsidRPr="00364D0F">
        <w:rPr>
          <w:rFonts w:eastAsiaTheme="minorEastAsia" w:cstheme="minorHAnsi"/>
          <w:lang w:val="en-US"/>
          <w:rPrChange w:id="795" w:author="Max Lindmark" w:date="2019-09-24T15:41:00Z">
            <w:rPr>
              <w:rFonts w:eastAsiaTheme="minorEastAsia" w:cstheme="minorHAnsi"/>
            </w:rPr>
          </w:rPrChange>
        </w:rPr>
        <w:t xml:space="preserve">, </w:t>
      </w:r>
      <w:r w:rsidR="005763FE" w:rsidRPr="00364D0F">
        <w:rPr>
          <w:rFonts w:eastAsiaTheme="minorEastAsia" w:cstheme="minorHAnsi"/>
          <w:lang w:val="en-US"/>
          <w:rPrChange w:id="796" w:author="Max Lindmark" w:date="2019-09-24T15:41:00Z">
            <w:rPr>
              <w:rFonts w:eastAsiaTheme="minorEastAsia" w:cstheme="minorHAnsi"/>
            </w:rPr>
          </w:rPrChange>
        </w:rPr>
        <w:t xml:space="preserve">which is more </w:t>
      </w:r>
      <w:r w:rsidR="0056745B" w:rsidRPr="00364D0F">
        <w:rPr>
          <w:rFonts w:eastAsiaTheme="minorEastAsia" w:cstheme="minorHAnsi"/>
          <w:lang w:val="en-US"/>
          <w:rPrChange w:id="797" w:author="Max Lindmark" w:date="2019-09-24T15:41:00Z">
            <w:rPr>
              <w:rFonts w:eastAsiaTheme="minorEastAsia" w:cstheme="minorHAnsi"/>
            </w:rPr>
          </w:rPrChange>
        </w:rPr>
        <w:t>appropriate</w:t>
      </w:r>
      <w:r w:rsidR="005763FE" w:rsidRPr="00364D0F">
        <w:rPr>
          <w:rFonts w:eastAsiaTheme="minorEastAsia" w:cstheme="minorHAnsi"/>
          <w:lang w:val="en-US"/>
          <w:rPrChange w:id="798" w:author="Max Lindmark" w:date="2019-09-24T15:41:00Z">
            <w:rPr>
              <w:rFonts w:eastAsiaTheme="minorEastAsia" w:cstheme="minorHAnsi"/>
            </w:rPr>
          </w:rPrChange>
        </w:rPr>
        <w:t xml:space="preserve"> if the </w:t>
      </w:r>
      <w:r w:rsidR="00E6745A" w:rsidRPr="00364D0F">
        <w:rPr>
          <w:rFonts w:eastAsiaTheme="minorEastAsia" w:cstheme="minorHAnsi"/>
          <w:lang w:val="en-US"/>
          <w:rPrChange w:id="799" w:author="Max Lindmark" w:date="2019-09-24T15:41:00Z">
            <w:rPr>
              <w:rFonts w:eastAsiaTheme="minorEastAsia" w:cstheme="minorHAnsi"/>
            </w:rPr>
          </w:rPrChange>
        </w:rPr>
        <w:t>mass</w:t>
      </w:r>
      <w:r w:rsidR="005763FE" w:rsidRPr="00364D0F">
        <w:rPr>
          <w:rFonts w:eastAsiaTheme="minorEastAsia" w:cstheme="minorHAnsi"/>
          <w:lang w:val="en-US"/>
          <w:rPrChange w:id="800" w:author="Max Lindmark" w:date="2019-09-24T15:41:00Z">
            <w:rPr>
              <w:rFonts w:eastAsiaTheme="minorEastAsia" w:cstheme="minorHAnsi"/>
            </w:rPr>
          </w:rPrChange>
        </w:rPr>
        <w:t>-scaling exponent is not exactly 3/4</w:t>
      </w:r>
      <w:r w:rsidR="00CA3F84" w:rsidRPr="00364D0F">
        <w:rPr>
          <w:rFonts w:eastAsiaTheme="minorEastAsia" w:cstheme="minorHAnsi"/>
          <w:lang w:val="en-US"/>
          <w:rPrChange w:id="801" w:author="Max Lindmark" w:date="2019-09-24T15:41:00Z">
            <w:rPr>
              <w:rFonts w:eastAsiaTheme="minorEastAsia" w:cstheme="minorHAnsi"/>
            </w:rPr>
          </w:rPrChange>
        </w:rPr>
        <w:t xml:space="preserve"> </w:t>
      </w:r>
      <w:r w:rsidR="005763FE">
        <w:rPr>
          <w:rFonts w:eastAsiaTheme="minorEastAsia" w:cstheme="minorHAnsi"/>
        </w:rPr>
        <w:fldChar w:fldCharType="begin"/>
      </w:r>
      <w:r w:rsidR="005763FE" w:rsidRPr="00364D0F">
        <w:rPr>
          <w:rFonts w:eastAsiaTheme="minorEastAsia" w:cstheme="minorHAnsi"/>
          <w:lang w:val="en-US"/>
          <w:rPrChange w:id="802" w:author="Max Lindmark" w:date="2019-09-24T15:41:00Z">
            <w:rPr>
              <w:rFonts w:eastAsiaTheme="minorEastAsia" w:cstheme="minorHAnsi"/>
            </w:rPr>
          </w:rPrChange>
        </w:rPr>
        <w:instrText xml:space="preserve"> ADDIN ZOTERO_ITEM CSL_CITATION {"citationID":"izxyZoUQ","properties":{"formattedCitation":"(Downs {\\i{}et al.} 2008)","plainCitation":"(Downs et al. 2008)","noteIndex":0},"citationItems":[{"id":12,"uris":["http://zotero.org/users/local/FTg3Qpza/items/P4FF6SQE"],"uri":["http://zotero.org/users/local/FTg3Qpza/items/P4FF6SQE"],"itemData":{"id":12,"type":"article-journal","title":"Scaling metabolic rate with body mass and inverse body temperature: A test of the Arrhenius fractal supply model","container-title":"Functional Ecology","page":"239–244","volume":"22","issue":"2","abstract":"1.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w:instrText>
      </w:r>
      <w:r w:rsidR="005763FE">
        <w:rPr>
          <w:rFonts w:eastAsiaTheme="minorEastAsia" w:cstheme="minorHAnsi"/>
        </w:rPr>
        <w:instrText>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w:instrText>
      </w:r>
      <w:r w:rsidR="005763FE" w:rsidRPr="00364D0F">
        <w:rPr>
          <w:rFonts w:eastAsiaTheme="minorEastAsia" w:cstheme="minorHAnsi"/>
          <w:lang w:val="en-US"/>
        </w:rPr>
        <w:instrText xml:space="preserve">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theory.","DOI":"10.1111/j.1365-2435.2007.01371.x","ISSN":"02698463","note":"PMID: 254191700006","author":[{"family":"Downs","given":"C. J."},{"family":"Hayes","given":"J. P."},{"family":"Tracy","given":"C. R."}],"issued":{"date-parts":[["2008"]]}}}],"schema":"https://github.com/citation-style-language/schema/raw/master/csl-citation.json"} </w:instrText>
      </w:r>
      <w:r w:rsidR="005763FE">
        <w:rPr>
          <w:rFonts w:eastAsiaTheme="minorEastAsia" w:cstheme="minorHAnsi"/>
        </w:rPr>
        <w:fldChar w:fldCharType="separate"/>
      </w:r>
      <w:r w:rsidR="005763FE" w:rsidRPr="00364D0F">
        <w:rPr>
          <w:rFonts w:ascii="Times New Roman" w:hAnsi="Times New Roman" w:cs="Times New Roman"/>
          <w:lang w:val="en-US"/>
        </w:rPr>
        <w:t xml:space="preserve">(Downs </w:t>
      </w:r>
      <w:r w:rsidR="005763FE" w:rsidRPr="00364D0F">
        <w:rPr>
          <w:rFonts w:ascii="Times New Roman" w:hAnsi="Times New Roman" w:cs="Times New Roman"/>
          <w:i/>
          <w:iCs/>
          <w:lang w:val="en-US"/>
        </w:rPr>
        <w:t>et al.</w:t>
      </w:r>
      <w:r w:rsidR="005763FE" w:rsidRPr="00364D0F">
        <w:rPr>
          <w:rFonts w:ascii="Times New Roman" w:hAnsi="Times New Roman" w:cs="Times New Roman"/>
          <w:lang w:val="en-US"/>
        </w:rPr>
        <w:t xml:space="preserve"> 2008)</w:t>
      </w:r>
      <w:r w:rsidR="005763FE">
        <w:rPr>
          <w:rFonts w:eastAsiaTheme="minorEastAsia" w:cstheme="minorHAnsi"/>
        </w:rPr>
        <w:fldChar w:fldCharType="end"/>
      </w:r>
      <w:r w:rsidR="005763FE" w:rsidRPr="00364D0F">
        <w:rPr>
          <w:rFonts w:eastAsiaTheme="minorEastAsia" w:cstheme="minorHAnsi"/>
          <w:lang w:val="en-US"/>
        </w:rPr>
        <w:t xml:space="preserve"> </w:t>
      </w:r>
      <w:r w:rsidR="009A1159" w:rsidRPr="00364D0F">
        <w:rPr>
          <w:rFonts w:eastAsiaTheme="minorEastAsia" w:cstheme="minorHAnsi"/>
          <w:lang w:val="en-US"/>
        </w:rPr>
        <w:t>and also</w:t>
      </w:r>
      <w:r w:rsidR="00E717E0" w:rsidRPr="00364D0F">
        <w:rPr>
          <w:rFonts w:eastAsiaTheme="minorEastAsia" w:cstheme="minorHAnsi"/>
          <w:lang w:val="en-US"/>
        </w:rPr>
        <w:t xml:space="preserve"> to</w:t>
      </w:r>
      <w:r w:rsidR="009A1159" w:rsidRPr="00364D0F">
        <w:rPr>
          <w:rFonts w:eastAsiaTheme="minorEastAsia" w:cstheme="minorHAnsi"/>
          <w:lang w:val="en-US"/>
        </w:rPr>
        <w:t xml:space="preserve"> evaluate interactive effects of size and temperature</w:t>
      </w:r>
      <w:r w:rsidR="005763FE" w:rsidRPr="00364D0F">
        <w:rPr>
          <w:rFonts w:eastAsiaTheme="minorEastAsia" w:cstheme="minorHAnsi"/>
          <w:lang w:val="en-US"/>
        </w:rPr>
        <w:t xml:space="preserve"> </w:t>
      </w:r>
      <w:r w:rsidR="008322CE" w:rsidRPr="00C61402">
        <w:rPr>
          <w:rFonts w:eastAsiaTheme="minorEastAsia" w:cstheme="minorHAnsi"/>
        </w:rPr>
        <w:fldChar w:fldCharType="begin"/>
      </w:r>
      <w:r w:rsidR="008322CE" w:rsidRPr="00364D0F">
        <w:rPr>
          <w:rFonts w:eastAsiaTheme="minorEastAsia" w:cstheme="minorHAnsi"/>
          <w:lang w:val="en-US"/>
        </w:rPr>
        <w:instrText xml:space="preserve"> ADDIN ZOTERO_ITEM CSL_CITATION {"citationID":"85hoGgbE","properties":{"formattedCitation":"(Ohlberger {\\i{}et al.} 2012; Lindmark {\\i{}et al.} 2018)","plainCitation":"(Ohlberger et al. 2012; Lindmark et al. 2018)","noteIndex":0},"citationItems":[{"id":205,"uris":["http://zotero.org/users/local/FTg3Qpza/items/CW95JZUI"],"uri":["http://zotero.org/users/local/FTg3Qpza/items/CW95JZUI"],"itemData":{"id":205,"type":"article-journal","title":"Intraspecific temperature dependence of the scaling of metabolic rate with body mass in fishes and its ecological implications","container-title":"Oikos","page":"245–251","volume":"121","issue":"2","DOI":"10.1111/j.1600-0706.2011.19882.x","author":[{"family":"Ohlberger","given":"J"},{"family":"Mehner","given":"Thomas."},{"family":"Staaks","given":"Georg."},{"family":"Hölker","given":"Franz."}],"issued":{"date-parts":[["2012"]]}}},{"id":4,"uris":["http://zotero.org/users/local/FTg3Qpza/items/JADSVJDA"],"uri":["http://zotero.org/users/local/FTg3Qpza/items/JADSVJDA"],"itemData":{"id":4,"type":"article-journal","title":"Temperature-dependent body size effects determine population responses to climate warming","container-title":"Ecology Letters","page":"181–189","volume":"21","issue":"2","abstract":"Current understanding of animal population responses to rising temperatures is based on the assumption that biological rates such as metabolism, which governs funda</w:instrText>
      </w:r>
      <w:r w:rsidR="008322CE" w:rsidRPr="0093588F">
        <w:rPr>
          <w:rFonts w:eastAsiaTheme="minorEastAsia" w:cstheme="minorHAnsi"/>
          <w:lang w:val="en-US"/>
        </w:rPr>
        <w:instrText xml:space="preserve">mental ecological processes, scale independently with body size and temperature, despite empirical evidence for interactive effects. Here, we investigate the consequences of interactive temperature- and size scaling of vital rates for the dynamics of populations experiencing warming using a stage-structured consumer-resource model. We show that interactive scaling alters population and stage-specific responses to rising temperatures, such that warming can induce shifts in population regulation and stage-structure, influence community structure and govern population responses to mortality. Analysing experimental data for 20 fish species, we found size-temperature interactions in intraspecific scaling of metabolic rate to be common. Given the evidence for size-temperature interactions and the ubiquity of size structure in animal populations, we argue that accounting for size-specific temperature effects is pivotal for understanding how warming affects animal populations and communities.","DOI":"10.1111/ele.12880","ISSN":"14610248","note":"PMID: 29161762","author":[{"family":"Lindmark","given":"Max"},{"family":"Huss","given":"Magnus"},{"family":"Ohlberger","given":"Jan"},{"family":"Gårdmark","given":"Anna"}],"issued":{"date-parts":[["2018"]]}}}],"schema":"https://github.com/citation-style-language/schema/raw/master/csl-citation.json"} </w:instrText>
      </w:r>
      <w:r w:rsidR="008322CE" w:rsidRPr="00C61402">
        <w:rPr>
          <w:rFonts w:eastAsiaTheme="minorEastAsia" w:cstheme="minorHAnsi"/>
        </w:rPr>
        <w:fldChar w:fldCharType="separate"/>
      </w:r>
      <w:r w:rsidR="008322CE" w:rsidRPr="0093588F">
        <w:rPr>
          <w:rFonts w:ascii="Times New Roman" w:hAnsi="Times New Roman" w:cs="Times New Roman"/>
          <w:lang w:val="en-US"/>
        </w:rPr>
        <w:t xml:space="preserve">(Ohlberger </w:t>
      </w:r>
      <w:r w:rsidR="008322CE" w:rsidRPr="0093588F">
        <w:rPr>
          <w:rFonts w:ascii="Times New Roman" w:hAnsi="Times New Roman" w:cs="Times New Roman"/>
          <w:i/>
          <w:iCs/>
          <w:lang w:val="en-US"/>
        </w:rPr>
        <w:t>et al.</w:t>
      </w:r>
      <w:r w:rsidR="008322CE" w:rsidRPr="0093588F">
        <w:rPr>
          <w:rFonts w:ascii="Times New Roman" w:hAnsi="Times New Roman" w:cs="Times New Roman"/>
          <w:lang w:val="en-US"/>
        </w:rPr>
        <w:t xml:space="preserve"> 2012; Lindmark </w:t>
      </w:r>
      <w:r w:rsidR="008322CE" w:rsidRPr="0093588F">
        <w:rPr>
          <w:rFonts w:ascii="Times New Roman" w:hAnsi="Times New Roman" w:cs="Times New Roman"/>
          <w:i/>
          <w:iCs/>
          <w:lang w:val="en-US"/>
        </w:rPr>
        <w:t>et al.</w:t>
      </w:r>
      <w:r w:rsidR="008322CE" w:rsidRPr="0093588F">
        <w:rPr>
          <w:rFonts w:ascii="Times New Roman" w:hAnsi="Times New Roman" w:cs="Times New Roman"/>
          <w:lang w:val="en-US"/>
        </w:rPr>
        <w:t xml:space="preserve"> 2018)</w:t>
      </w:r>
      <w:r w:rsidR="008322CE" w:rsidRPr="00C61402">
        <w:rPr>
          <w:rFonts w:eastAsiaTheme="minorEastAsia" w:cstheme="minorHAnsi"/>
        </w:rPr>
        <w:fldChar w:fldCharType="end"/>
      </w:r>
      <w:r w:rsidR="00B17257" w:rsidRPr="0093588F">
        <w:rPr>
          <w:rFonts w:eastAsiaTheme="minorEastAsia" w:cstheme="minorHAnsi"/>
          <w:lang w:val="en-US"/>
        </w:rPr>
        <w:t xml:space="preserve">. </w:t>
      </w:r>
      <w:r w:rsidR="00B17257" w:rsidRPr="00364D0F">
        <w:rPr>
          <w:rFonts w:eastAsiaTheme="minorEastAsia" w:cstheme="minorHAnsi"/>
          <w:lang w:val="en-US"/>
          <w:rPrChange w:id="803" w:author="Max Lindmark" w:date="2019-09-24T15:41:00Z">
            <w:rPr>
              <w:rFonts w:eastAsiaTheme="minorEastAsia" w:cstheme="minorHAnsi"/>
            </w:rPr>
          </w:rPrChange>
        </w:rPr>
        <w:t>We thus assume</w:t>
      </w:r>
      <w:r w:rsidR="00BD4CA7" w:rsidRPr="00364D0F">
        <w:rPr>
          <w:rFonts w:eastAsiaTheme="minorEastAsia" w:cstheme="minorHAnsi"/>
          <w:lang w:val="en-US"/>
          <w:rPrChange w:id="804" w:author="Max Lindmark" w:date="2019-09-24T15:41:00Z">
            <w:rPr>
              <w:rFonts w:eastAsiaTheme="minorEastAsia" w:cstheme="minorHAnsi"/>
            </w:rPr>
          </w:rPrChange>
        </w:rPr>
        <w:t>d</w:t>
      </w:r>
      <w:r w:rsidR="00B17257" w:rsidRPr="00364D0F">
        <w:rPr>
          <w:rFonts w:eastAsiaTheme="minorEastAsia" w:cstheme="minorHAnsi"/>
          <w:lang w:val="en-US"/>
          <w:rPrChange w:id="805" w:author="Max Lindmark" w:date="2019-09-24T15:41:00Z">
            <w:rPr>
              <w:rFonts w:eastAsiaTheme="minorEastAsia" w:cstheme="minorHAnsi"/>
            </w:rPr>
          </w:rPrChange>
        </w:rPr>
        <w:t xml:space="preserve"> growth scales as</w:t>
      </w:r>
      <w:r w:rsidR="00E94A5F" w:rsidRPr="00364D0F">
        <w:rPr>
          <w:rFonts w:eastAsiaTheme="minorEastAsia" w:cstheme="minorHAnsi"/>
          <w:lang w:val="en-US"/>
          <w:rPrChange w:id="806" w:author="Max Lindmark" w:date="2019-09-24T15:41:00Z">
            <w:rPr>
              <w:rFonts w:eastAsiaTheme="minorEastAsia" w:cstheme="minorHAnsi"/>
            </w:rPr>
          </w:rPrChange>
        </w:rPr>
        <w:t>:</w:t>
      </w:r>
    </w:p>
    <w:p w14:paraId="70E2F928" w14:textId="36DD1307" w:rsidR="003F17D5" w:rsidRPr="00364D0F" w:rsidRDefault="0093588F" w:rsidP="0067737B">
      <w:pPr>
        <w:spacing w:line="480" w:lineRule="auto"/>
        <w:ind w:firstLine="284"/>
        <w:contextualSpacing/>
        <w:jc w:val="right"/>
        <w:rPr>
          <w:rFonts w:eastAsiaTheme="minorEastAsia" w:cstheme="minorHAnsi"/>
          <w:lang w:val="en-US"/>
          <w:rPrChange w:id="807" w:author="Max Lindmark" w:date="2019-09-24T15:41:00Z">
            <w:rPr>
              <w:rFonts w:eastAsiaTheme="minorEastAsia" w:cstheme="minorHAnsi"/>
            </w:rPr>
          </w:rPrChange>
        </w:rPr>
      </w:pPr>
      <m:oMath>
        <m:func>
          <m:funcPr>
            <m:ctrlPr>
              <w:rPr>
                <w:rFonts w:ascii="Cambria Math" w:hAnsi="Cambria Math"/>
                <w:i/>
              </w:rPr>
            </m:ctrlPr>
          </m:funcPr>
          <m:fName>
            <m:r>
              <m:rPr>
                <m:sty m:val="p"/>
              </m:rPr>
              <w:rPr>
                <w:rFonts w:ascii="Cambria Math" w:hAnsi="Cambria Math"/>
                <w:lang w:val="en-US"/>
                <w:rPrChange w:id="808" w:author="Max Lindmark" w:date="2019-09-24T15:41:00Z">
                  <w:rPr>
                    <w:rFonts w:ascii="Cambria Math" w:hAnsi="Cambria Math"/>
                  </w:rPr>
                </w:rPrChange>
              </w:rPr>
              <m:t>ln</m:t>
            </m:r>
          </m:fName>
          <m:e>
            <m:r>
              <w:rPr>
                <w:rFonts w:ascii="Cambria Math" w:hAnsi="Cambria Math"/>
              </w:rPr>
              <m:t>G</m:t>
            </m:r>
          </m:e>
        </m:func>
        <m:r>
          <w:rPr>
            <w:rFonts w:ascii="Cambria Math" w:hAnsi="Cambria Math"/>
            <w:lang w:val="en-US"/>
            <w:rPrChange w:id="809" w:author="Max Lindmark" w:date="2019-09-24T15:41:00Z">
              <w:rPr>
                <w:rFonts w:ascii="Cambria Math" w:hAnsi="Cambria Math"/>
              </w:rPr>
            </w:rPrChange>
          </w:rPr>
          <m:t>=</m:t>
        </m:r>
        <m:func>
          <m:funcPr>
            <m:ctrlPr>
              <w:rPr>
                <w:rFonts w:ascii="Cambria Math" w:hAnsi="Cambria Math"/>
                <w:i/>
              </w:rPr>
            </m:ctrlPr>
          </m:funcPr>
          <m:fName>
            <m:r>
              <m:rPr>
                <m:sty m:val="p"/>
              </m:rPr>
              <w:rPr>
                <w:rFonts w:ascii="Cambria Math" w:hAnsi="Cambria Math"/>
                <w:lang w:val="en-US"/>
                <w:rPrChange w:id="810" w:author="Max Lindmark" w:date="2019-09-24T15:41:00Z">
                  <w:rPr>
                    <w:rFonts w:ascii="Cambria Math" w:hAnsi="Cambria Math"/>
                  </w:rPr>
                </w:rPrChange>
              </w:rPr>
              <m:t>ln</m:t>
            </m:r>
          </m:fName>
          <m:e>
            <m:sSub>
              <m:sSubPr>
                <m:ctrlPr>
                  <w:rPr>
                    <w:rFonts w:ascii="Cambria Math" w:hAnsi="Cambria Math"/>
                    <w:i/>
                  </w:rPr>
                </m:ctrlPr>
              </m:sSubPr>
              <m:e>
                <m:r>
                  <w:rPr>
                    <w:rFonts w:ascii="Cambria Math" w:hAnsi="Cambria Math"/>
                  </w:rPr>
                  <m:t>g</m:t>
                </m:r>
              </m:e>
              <m:sub>
                <m:r>
                  <w:rPr>
                    <w:rFonts w:ascii="Cambria Math" w:hAnsi="Cambria Math"/>
                    <w:lang w:val="en-US"/>
                    <w:rPrChange w:id="811" w:author="Max Lindmark" w:date="2019-09-24T15:41:00Z">
                      <w:rPr>
                        <w:rFonts w:ascii="Cambria Math" w:hAnsi="Cambria Math"/>
                      </w:rPr>
                    </w:rPrChange>
                  </w:rPr>
                  <m:t>0</m:t>
                </m:r>
              </m:sub>
            </m:sSub>
          </m:e>
        </m:func>
        <m:r>
          <w:rPr>
            <w:rFonts w:ascii="Cambria Math" w:hAnsi="Cambria Math"/>
            <w:lang w:val="en-US"/>
            <w:rPrChange w:id="812" w:author="Max Lindmark" w:date="2019-09-24T15:41:00Z">
              <w:rPr>
                <w:rFonts w:ascii="Cambria Math" w:hAnsi="Cambria Math"/>
              </w:rPr>
            </w:rPrChange>
          </w:rPr>
          <m:t>+(</m:t>
        </m:r>
        <m:sSub>
          <m:sSubPr>
            <m:ctrlPr>
              <w:rPr>
                <w:rFonts w:ascii="Cambria Math" w:hAnsi="Cambria Math"/>
                <w:i/>
              </w:rPr>
            </m:ctrlPr>
          </m:sSubPr>
          <m:e>
            <m:r>
              <w:rPr>
                <w:rFonts w:ascii="Cambria Math" w:hAnsi="Cambria Math"/>
              </w:rPr>
              <m:t>b</m:t>
            </m:r>
          </m:e>
          <m:sub>
            <m:r>
              <w:rPr>
                <w:rFonts w:ascii="Cambria Math" w:hAnsi="Cambria Math"/>
                <w:lang w:val="en-US"/>
                <w:rPrChange w:id="813" w:author="Max Lindmark" w:date="2019-09-24T15:41:00Z">
                  <w:rPr>
                    <w:rFonts w:ascii="Cambria Math" w:hAnsi="Cambria Math"/>
                  </w:rPr>
                </w:rPrChange>
              </w:rPr>
              <m:t>0</m:t>
            </m:r>
          </m:sub>
        </m:sSub>
        <m:r>
          <w:rPr>
            <w:rFonts w:ascii="Cambria Math" w:hAnsi="Cambria Math"/>
            <w:lang w:val="en-US"/>
            <w:rPrChange w:id="814" w:author="Max Lindmark" w:date="2019-09-24T15:41:00Z">
              <w:rPr>
                <w:rFonts w:ascii="Cambria Math" w:hAnsi="Cambria Math"/>
              </w:rPr>
            </w:rPrChange>
          </w:rPr>
          <m:t>+</m:t>
        </m:r>
        <m:r>
          <w:rPr>
            <w:rFonts w:ascii="Cambria Math" w:hAnsi="Cambria Math"/>
          </w:rPr>
          <m:t>cT</m:t>
        </m:r>
        <m:r>
          <w:rPr>
            <w:rFonts w:ascii="Cambria Math" w:hAnsi="Cambria Math"/>
            <w:lang w:val="en-US"/>
            <w:rPrChange w:id="815" w:author="Max Lindmark" w:date="2019-09-24T15:41:00Z">
              <w:rPr>
                <w:rFonts w:ascii="Cambria Math" w:hAnsi="Cambria Math"/>
              </w:rPr>
            </w:rPrChange>
          </w:rPr>
          <m:t>)</m:t>
        </m:r>
        <m:func>
          <m:funcPr>
            <m:ctrlPr>
              <w:rPr>
                <w:rFonts w:ascii="Cambria Math" w:hAnsi="Cambria Math"/>
                <w:i/>
              </w:rPr>
            </m:ctrlPr>
          </m:funcPr>
          <m:fName>
            <m:r>
              <m:rPr>
                <m:sty m:val="p"/>
              </m:rPr>
              <w:rPr>
                <w:rFonts w:ascii="Cambria Math" w:hAnsi="Cambria Math"/>
                <w:lang w:val="en-US"/>
                <w:rPrChange w:id="816" w:author="Max Lindmark" w:date="2019-09-24T15:41:00Z">
                  <w:rPr>
                    <w:rFonts w:ascii="Cambria Math" w:hAnsi="Cambria Math"/>
                  </w:rPr>
                </w:rPrChange>
              </w:rPr>
              <m:t>ln</m:t>
            </m:r>
          </m:fName>
          <m:e>
            <m:r>
              <w:rPr>
                <w:rFonts w:ascii="Cambria Math" w:hAnsi="Cambria Math"/>
              </w:rPr>
              <m:t>M</m:t>
            </m:r>
          </m:e>
        </m:func>
        <m:r>
          <w:rPr>
            <w:rFonts w:ascii="Cambria Math" w:hAnsi="Cambria Math"/>
            <w:lang w:val="en-US"/>
            <w:rPrChange w:id="817" w:author="Max Lindmark" w:date="2019-09-24T15:41:00Z">
              <w:rPr>
                <w:rFonts w:ascii="Cambria Math" w:hAnsi="Cambria Math"/>
              </w:rPr>
            </w:rPrChange>
          </w:rPr>
          <m:t>-</m:t>
        </m:r>
        <m:r>
          <w:rPr>
            <w:rFonts w:ascii="Cambria Math" w:hAnsi="Cambria Math"/>
          </w:rPr>
          <m:t>E</m:t>
        </m:r>
        <m:r>
          <w:rPr>
            <w:rFonts w:ascii="Cambria Math" w:hAnsi="Cambria Math"/>
            <w:lang w:val="en-US"/>
            <w:rPrChange w:id="818" w:author="Max Lindmark" w:date="2019-09-24T15:41:00Z">
              <w:rPr>
                <w:rFonts w:ascii="Cambria Math" w:hAnsi="Cambria Math"/>
              </w:rPr>
            </w:rPrChange>
          </w:rPr>
          <m:t>/</m:t>
        </m:r>
        <m:r>
          <w:rPr>
            <w:rFonts w:ascii="Cambria Math" w:hAnsi="Cambria Math"/>
          </w:rPr>
          <m:t>kT</m:t>
        </m:r>
      </m:oMath>
      <w:r w:rsidR="00CD4BFF" w:rsidRPr="00364D0F">
        <w:rPr>
          <w:rFonts w:eastAsiaTheme="minorEastAsia" w:cstheme="minorHAnsi"/>
          <w:lang w:val="en-US"/>
          <w:rPrChange w:id="819" w:author="Max Lindmark" w:date="2019-09-24T15:41:00Z">
            <w:rPr>
              <w:rFonts w:eastAsiaTheme="minorEastAsia" w:cstheme="minorHAnsi"/>
            </w:rPr>
          </w:rPrChange>
        </w:rPr>
        <w:t xml:space="preserve">    </w:t>
      </w:r>
      <w:r w:rsidR="0067737B" w:rsidRPr="00364D0F">
        <w:rPr>
          <w:rFonts w:eastAsiaTheme="minorEastAsia" w:cstheme="minorHAnsi"/>
          <w:lang w:val="en-US"/>
          <w:rPrChange w:id="820" w:author="Max Lindmark" w:date="2019-09-24T15:41:00Z">
            <w:rPr>
              <w:rFonts w:eastAsiaTheme="minorEastAsia" w:cstheme="minorHAnsi"/>
            </w:rPr>
          </w:rPrChange>
        </w:rPr>
        <w:t xml:space="preserve">                         </w:t>
      </w:r>
      <w:r w:rsidR="00C833C1" w:rsidRPr="00364D0F">
        <w:rPr>
          <w:rFonts w:eastAsiaTheme="minorEastAsia" w:cstheme="minorHAnsi"/>
          <w:lang w:val="en-US"/>
          <w:rPrChange w:id="821" w:author="Max Lindmark" w:date="2019-09-24T15:41:00Z">
            <w:rPr>
              <w:rFonts w:eastAsiaTheme="minorEastAsia" w:cstheme="minorHAnsi"/>
            </w:rPr>
          </w:rPrChange>
        </w:rPr>
        <w:t xml:space="preserve"> </w:t>
      </w:r>
      <w:r w:rsidR="0067737B" w:rsidRPr="00364D0F">
        <w:rPr>
          <w:rFonts w:eastAsiaTheme="minorEastAsia" w:cstheme="minorHAnsi"/>
          <w:lang w:val="en-US"/>
          <w:rPrChange w:id="822" w:author="Max Lindmark" w:date="2019-09-24T15:41:00Z">
            <w:rPr>
              <w:rFonts w:eastAsiaTheme="minorEastAsia" w:cstheme="minorHAnsi"/>
            </w:rPr>
          </w:rPrChange>
        </w:rPr>
        <w:t xml:space="preserve">                </w:t>
      </w:r>
      <w:r w:rsidR="00CD4BFF" w:rsidRPr="00364D0F">
        <w:rPr>
          <w:rFonts w:eastAsiaTheme="minorEastAsia" w:cstheme="minorHAnsi"/>
          <w:lang w:val="en-US"/>
          <w:rPrChange w:id="823" w:author="Max Lindmark" w:date="2019-09-24T15:41:00Z">
            <w:rPr>
              <w:rFonts w:eastAsiaTheme="minorEastAsia" w:cstheme="minorHAnsi"/>
            </w:rPr>
          </w:rPrChange>
        </w:rPr>
        <w:t xml:space="preserve"> (1)</w:t>
      </w:r>
    </w:p>
    <w:p w14:paraId="5C32CD8A" w14:textId="331ED9F0" w:rsidR="00C833C1" w:rsidRPr="00364D0F" w:rsidRDefault="00F85435" w:rsidP="00C833C1">
      <w:pPr>
        <w:spacing w:line="480" w:lineRule="auto"/>
        <w:contextualSpacing/>
        <w:jc w:val="both"/>
        <w:rPr>
          <w:rFonts w:eastAsiaTheme="minorEastAsia"/>
          <w:lang w:val="en-US"/>
          <w:rPrChange w:id="824" w:author="Max Lindmark" w:date="2019-09-24T15:41:00Z">
            <w:rPr>
              <w:rFonts w:eastAsiaTheme="minorEastAsia"/>
            </w:rPr>
          </w:rPrChange>
        </w:rPr>
      </w:pPr>
      <w:r w:rsidRPr="00364D0F">
        <w:rPr>
          <w:rFonts w:eastAsiaTheme="minorEastAsia" w:cstheme="minorHAnsi"/>
          <w:lang w:val="en-US"/>
          <w:rPrChange w:id="825" w:author="Max Lindmark" w:date="2019-09-24T15:41:00Z">
            <w:rPr>
              <w:rFonts w:eastAsiaTheme="minorEastAsia" w:cstheme="minorHAnsi"/>
            </w:rPr>
          </w:rPrChange>
        </w:rPr>
        <w:t xml:space="preserve">, </w:t>
      </w:r>
      <w:r w:rsidR="00B17257" w:rsidRPr="00364D0F">
        <w:rPr>
          <w:rFonts w:eastAsiaTheme="minorEastAsia" w:cstheme="minorHAnsi"/>
          <w:lang w:val="en-US"/>
          <w:rPrChange w:id="826" w:author="Max Lindmark" w:date="2019-09-24T15:41:00Z">
            <w:rPr>
              <w:rFonts w:eastAsiaTheme="minorEastAsia" w:cstheme="minorHAnsi"/>
            </w:rPr>
          </w:rPrChange>
        </w:rPr>
        <w:t xml:space="preserve">which </w:t>
      </w:r>
      <w:r w:rsidR="00365B75" w:rsidRPr="00364D0F">
        <w:rPr>
          <w:rFonts w:eastAsiaTheme="minorEastAsia"/>
          <w:lang w:val="en-US"/>
          <w:rPrChange w:id="827" w:author="Max Lindmark" w:date="2019-09-24T15:41:00Z">
            <w:rPr>
              <w:rFonts w:eastAsiaTheme="minorEastAsia"/>
            </w:rPr>
          </w:rPrChange>
        </w:rPr>
        <w:t>on normal scale becomes</w:t>
      </w:r>
      <w:r w:rsidR="001514B7" w:rsidRPr="00364D0F">
        <w:rPr>
          <w:rFonts w:eastAsiaTheme="minorEastAsia"/>
          <w:lang w:val="en-US"/>
          <w:rPrChange w:id="828" w:author="Max Lindmark" w:date="2019-09-24T15:41:00Z">
            <w:rPr>
              <w:rFonts w:eastAsiaTheme="minorEastAsia"/>
            </w:rPr>
          </w:rPrChange>
        </w:rPr>
        <w:t>:</w:t>
      </w:r>
      <w:r w:rsidR="00B17257" w:rsidRPr="00364D0F">
        <w:rPr>
          <w:rFonts w:eastAsiaTheme="minorEastAsia"/>
          <w:lang w:val="en-US"/>
          <w:rPrChange w:id="829" w:author="Max Lindmark" w:date="2019-09-24T15:41:00Z">
            <w:rPr>
              <w:rFonts w:eastAsiaTheme="minorEastAsia"/>
            </w:rPr>
          </w:rPrChange>
        </w:rPr>
        <w:t xml:space="preserve"> </w:t>
      </w:r>
    </w:p>
    <w:p w14:paraId="13A999F3" w14:textId="75BB725A" w:rsidR="001514B7" w:rsidRPr="00364D0F" w:rsidRDefault="00C833C1" w:rsidP="0067737B">
      <w:pPr>
        <w:jc w:val="right"/>
        <w:rPr>
          <w:rFonts w:eastAsiaTheme="minorEastAsia"/>
          <w:lang w:val="en-US"/>
          <w:rPrChange w:id="830" w:author="Max Lindmark" w:date="2019-09-24T15:41:00Z">
            <w:rPr>
              <w:rFonts w:eastAsiaTheme="minorEastAsia"/>
            </w:rPr>
          </w:rPrChange>
        </w:rPr>
      </w:pPr>
      <w:r w:rsidRPr="00364D0F">
        <w:rPr>
          <w:rFonts w:eastAsiaTheme="minorEastAsia"/>
          <w:iCs/>
          <w:lang w:val="en-US"/>
          <w:rPrChange w:id="831" w:author="Max Lindmark" w:date="2019-09-24T15:41:00Z">
            <w:rPr>
              <w:rFonts w:eastAsiaTheme="minorEastAsia"/>
              <w:iCs/>
            </w:rPr>
          </w:rPrChange>
        </w:rPr>
        <w:t xml:space="preserve">  </w:t>
      </w:r>
      <m:oMath>
        <m:r>
          <w:rPr>
            <w:rFonts w:ascii="Cambria Math" w:hAnsi="Cambria Math"/>
          </w:rPr>
          <m:t>G</m:t>
        </m:r>
        <m:r>
          <m:rPr>
            <m:sty m:val="p"/>
          </m:rPr>
          <w:rPr>
            <w:rFonts w:ascii="Cambria Math" w:hAnsi="Cambria Math"/>
            <w:lang w:val="en-US"/>
            <w:rPrChange w:id="832" w:author="Max Lindmark" w:date="2019-09-24T15:41:00Z">
              <w:rPr>
                <w:rFonts w:ascii="Cambria Math" w:hAnsi="Cambria Math"/>
              </w:rPr>
            </w:rPrChange>
          </w:rPr>
          <m:t>=</m:t>
        </m:r>
        <m:sSub>
          <m:sSubPr>
            <m:ctrlPr>
              <w:rPr>
                <w:rFonts w:ascii="Cambria Math" w:hAnsi="Cambria Math"/>
              </w:rPr>
            </m:ctrlPr>
          </m:sSubPr>
          <m:e>
            <m:r>
              <w:rPr>
                <w:rFonts w:ascii="Cambria Math" w:hAnsi="Cambria Math"/>
              </w:rPr>
              <m:t>g</m:t>
            </m:r>
          </m:e>
          <m:sub>
            <m:r>
              <m:rPr>
                <m:sty m:val="p"/>
              </m:rPr>
              <w:rPr>
                <w:rFonts w:ascii="Cambria Math" w:hAnsi="Cambria Math"/>
                <w:lang w:val="en-US"/>
                <w:rPrChange w:id="833" w:author="Max Lindmark" w:date="2019-09-24T15:41:00Z">
                  <w:rPr>
                    <w:rFonts w:ascii="Cambria Math" w:hAnsi="Cambria Math"/>
                  </w:rPr>
                </w:rPrChange>
              </w:rPr>
              <m:t>0</m:t>
            </m:r>
          </m:sub>
        </m:sSub>
        <m:sSup>
          <m:sSupPr>
            <m:ctrlPr>
              <w:rPr>
                <w:rFonts w:ascii="Cambria Math" w:hAnsi="Cambria Math"/>
              </w:rPr>
            </m:ctrlPr>
          </m:sSupPr>
          <m:e>
            <m:r>
              <w:rPr>
                <w:rFonts w:ascii="Cambria Math" w:hAnsi="Cambria Math"/>
              </w:rPr>
              <m:t>M</m:t>
            </m:r>
          </m:e>
          <m:sup>
            <m:sSub>
              <m:sSubPr>
                <m:ctrlPr>
                  <w:rPr>
                    <w:rFonts w:ascii="Cambria Math" w:hAnsi="Cambria Math"/>
                  </w:rPr>
                </m:ctrlPr>
              </m:sSubPr>
              <m:e>
                <m:r>
                  <w:rPr>
                    <w:rFonts w:ascii="Cambria Math" w:hAnsi="Cambria Math"/>
                  </w:rPr>
                  <m:t>b</m:t>
                </m:r>
              </m:e>
              <m:sub>
                <m:r>
                  <m:rPr>
                    <m:sty m:val="p"/>
                  </m:rPr>
                  <w:rPr>
                    <w:rFonts w:ascii="Cambria Math" w:hAnsi="Cambria Math"/>
                    <w:lang w:val="en-US"/>
                    <w:rPrChange w:id="834" w:author="Max Lindmark" w:date="2019-09-24T15:41:00Z">
                      <w:rPr>
                        <w:rFonts w:ascii="Cambria Math" w:hAnsi="Cambria Math"/>
                      </w:rPr>
                    </w:rPrChange>
                  </w:rPr>
                  <m:t>0</m:t>
                </m:r>
              </m:sub>
            </m:sSub>
            <m:r>
              <m:rPr>
                <m:sty m:val="p"/>
              </m:rPr>
              <w:rPr>
                <w:rFonts w:ascii="Cambria Math" w:hAnsi="Cambria Math"/>
                <w:lang w:val="en-US"/>
                <w:rPrChange w:id="835" w:author="Max Lindmark" w:date="2019-09-24T15:41:00Z">
                  <w:rPr>
                    <w:rFonts w:ascii="Cambria Math" w:hAnsi="Cambria Math"/>
                  </w:rPr>
                </w:rPrChange>
              </w:rPr>
              <m:t>+</m:t>
            </m:r>
            <m:r>
              <w:rPr>
                <w:rFonts w:ascii="Cambria Math" w:hAnsi="Cambria Math"/>
              </w:rPr>
              <m:t>cT</m:t>
            </m:r>
          </m:sup>
        </m:sSup>
        <m:sSup>
          <m:sSupPr>
            <m:ctrlPr>
              <w:rPr>
                <w:rFonts w:ascii="Cambria Math" w:hAnsi="Cambria Math"/>
              </w:rPr>
            </m:ctrlPr>
          </m:sSupPr>
          <m:e>
            <m:r>
              <w:rPr>
                <w:rFonts w:ascii="Cambria Math" w:hAnsi="Cambria Math"/>
              </w:rPr>
              <m:t>e</m:t>
            </m:r>
          </m:e>
          <m:sup>
            <m:r>
              <m:rPr>
                <m:sty m:val="p"/>
              </m:rPr>
              <w:rPr>
                <w:rFonts w:ascii="Cambria Math" w:hAnsi="Cambria Math"/>
                <w:lang w:val="en-US"/>
                <w:rPrChange w:id="836" w:author="Max Lindmark" w:date="2019-09-24T15:41:00Z">
                  <w:rPr>
                    <w:rFonts w:ascii="Cambria Math" w:hAnsi="Cambria Math"/>
                  </w:rPr>
                </w:rPrChange>
              </w:rPr>
              <m:t>-</m:t>
            </m:r>
            <m:r>
              <w:rPr>
                <w:rFonts w:ascii="Cambria Math" w:hAnsi="Cambria Math"/>
              </w:rPr>
              <m:t>E</m:t>
            </m:r>
            <m:r>
              <m:rPr>
                <m:sty m:val="p"/>
              </m:rPr>
              <w:rPr>
                <w:rFonts w:ascii="Cambria Math" w:hAnsi="Cambria Math"/>
                <w:lang w:val="en-US"/>
                <w:rPrChange w:id="837" w:author="Max Lindmark" w:date="2019-09-24T15:41:00Z">
                  <w:rPr>
                    <w:rFonts w:ascii="Cambria Math" w:hAnsi="Cambria Math"/>
                  </w:rPr>
                </w:rPrChange>
              </w:rPr>
              <m:t>/</m:t>
            </m:r>
            <m:r>
              <w:rPr>
                <w:rFonts w:ascii="Cambria Math" w:hAnsi="Cambria Math"/>
              </w:rPr>
              <m:t>kT</m:t>
            </m:r>
          </m:sup>
        </m:sSup>
      </m:oMath>
      <w:r w:rsidR="00CD4BFF" w:rsidRPr="00364D0F">
        <w:rPr>
          <w:rFonts w:eastAsiaTheme="minorEastAsia"/>
          <w:lang w:val="en-US"/>
          <w:rPrChange w:id="838" w:author="Max Lindmark" w:date="2019-09-24T15:41:00Z">
            <w:rPr>
              <w:rFonts w:eastAsiaTheme="minorEastAsia"/>
            </w:rPr>
          </w:rPrChange>
        </w:rPr>
        <w:t xml:space="preserve">     </w:t>
      </w:r>
      <w:r w:rsidR="0067737B" w:rsidRPr="00364D0F">
        <w:rPr>
          <w:rFonts w:eastAsiaTheme="minorEastAsia"/>
          <w:lang w:val="en-US"/>
          <w:rPrChange w:id="839" w:author="Max Lindmark" w:date="2019-09-24T15:41:00Z">
            <w:rPr>
              <w:rFonts w:eastAsiaTheme="minorEastAsia"/>
            </w:rPr>
          </w:rPrChange>
        </w:rPr>
        <w:t xml:space="preserve">       </w:t>
      </w:r>
      <w:r w:rsidRPr="00364D0F">
        <w:rPr>
          <w:rFonts w:eastAsiaTheme="minorEastAsia"/>
          <w:lang w:val="en-US"/>
          <w:rPrChange w:id="840" w:author="Max Lindmark" w:date="2019-09-24T15:41:00Z">
            <w:rPr>
              <w:rFonts w:eastAsiaTheme="minorEastAsia"/>
            </w:rPr>
          </w:rPrChange>
        </w:rPr>
        <w:t xml:space="preserve">   </w:t>
      </w:r>
      <w:r w:rsidR="0067737B" w:rsidRPr="00364D0F">
        <w:rPr>
          <w:rFonts w:eastAsiaTheme="minorEastAsia"/>
          <w:lang w:val="en-US"/>
          <w:rPrChange w:id="841" w:author="Max Lindmark" w:date="2019-09-24T15:41:00Z">
            <w:rPr>
              <w:rFonts w:eastAsiaTheme="minorEastAsia"/>
            </w:rPr>
          </w:rPrChange>
        </w:rPr>
        <w:t xml:space="preserve">            </w:t>
      </w:r>
      <w:r w:rsidRPr="00364D0F">
        <w:rPr>
          <w:rFonts w:eastAsiaTheme="minorEastAsia"/>
          <w:lang w:val="en-US"/>
          <w:rPrChange w:id="842" w:author="Max Lindmark" w:date="2019-09-24T15:41:00Z">
            <w:rPr>
              <w:rFonts w:eastAsiaTheme="minorEastAsia"/>
            </w:rPr>
          </w:rPrChange>
        </w:rPr>
        <w:t xml:space="preserve"> </w:t>
      </w:r>
      <w:r w:rsidR="0067737B" w:rsidRPr="00364D0F">
        <w:rPr>
          <w:rFonts w:eastAsiaTheme="minorEastAsia"/>
          <w:lang w:val="en-US"/>
          <w:rPrChange w:id="843" w:author="Max Lindmark" w:date="2019-09-24T15:41:00Z">
            <w:rPr>
              <w:rFonts w:eastAsiaTheme="minorEastAsia"/>
            </w:rPr>
          </w:rPrChange>
        </w:rPr>
        <w:t xml:space="preserve">                               </w:t>
      </w:r>
      <w:r w:rsidR="00CD4BFF" w:rsidRPr="00364D0F">
        <w:rPr>
          <w:rFonts w:eastAsiaTheme="minorEastAsia"/>
          <w:lang w:val="en-US"/>
          <w:rPrChange w:id="844" w:author="Max Lindmark" w:date="2019-09-24T15:41:00Z">
            <w:rPr>
              <w:rFonts w:eastAsiaTheme="minorEastAsia"/>
            </w:rPr>
          </w:rPrChange>
        </w:rPr>
        <w:t xml:space="preserve"> (2)</w:t>
      </w:r>
    </w:p>
    <w:p w14:paraId="22B59ED2" w14:textId="7EED8DC8" w:rsidR="005A71B6" w:rsidRPr="00364D0F" w:rsidRDefault="00110AAA" w:rsidP="001514B7">
      <w:pPr>
        <w:spacing w:line="480" w:lineRule="auto"/>
        <w:ind w:firstLine="284"/>
        <w:contextualSpacing/>
        <w:jc w:val="both"/>
        <w:rPr>
          <w:rFonts w:eastAsiaTheme="minorEastAsia" w:cstheme="minorHAnsi"/>
          <w:lang w:val="en-US"/>
          <w:rPrChange w:id="845" w:author="Max Lindmark" w:date="2019-09-24T15:41:00Z">
            <w:rPr>
              <w:rFonts w:eastAsiaTheme="minorEastAsia" w:cstheme="minorHAnsi"/>
            </w:rPr>
          </w:rPrChange>
        </w:rPr>
      </w:pPr>
      <w:r w:rsidRPr="00364D0F">
        <w:rPr>
          <w:rFonts w:eastAsiaTheme="minorEastAsia" w:cstheme="minorHAnsi"/>
          <w:lang w:val="en-US"/>
          <w:rPrChange w:id="846" w:author="Max Lindmark" w:date="2019-09-24T15:41:00Z">
            <w:rPr>
              <w:rFonts w:eastAsiaTheme="minorEastAsia" w:cstheme="minorHAnsi"/>
            </w:rPr>
          </w:rPrChange>
        </w:rPr>
        <w:t xml:space="preserve">For the </w:t>
      </w:r>
      <w:r w:rsidR="008F349E" w:rsidRPr="00364D0F">
        <w:rPr>
          <w:rFonts w:eastAsiaTheme="minorEastAsia" w:cstheme="minorHAnsi"/>
          <w:lang w:val="en-US"/>
          <w:rPrChange w:id="847" w:author="Max Lindmark" w:date="2019-09-24T15:41:00Z">
            <w:rPr>
              <w:rFonts w:eastAsiaTheme="minorEastAsia" w:cstheme="minorHAnsi"/>
            </w:rPr>
          </w:rPrChange>
        </w:rPr>
        <w:t xml:space="preserve">statistical analysis </w:t>
      </w:r>
      <w:r w:rsidRPr="00364D0F">
        <w:rPr>
          <w:rFonts w:eastAsiaTheme="minorEastAsia" w:cstheme="minorHAnsi"/>
          <w:lang w:val="en-US"/>
          <w:rPrChange w:id="848" w:author="Max Lindmark" w:date="2019-09-24T15:41:00Z">
            <w:rPr>
              <w:rFonts w:eastAsiaTheme="minorEastAsia" w:cstheme="minorHAnsi"/>
            </w:rPr>
          </w:rPrChange>
        </w:rPr>
        <w:t>w</w:t>
      </w:r>
      <w:r w:rsidR="00A86CD9" w:rsidRPr="00364D0F">
        <w:rPr>
          <w:rFonts w:eastAsiaTheme="minorEastAsia" w:cstheme="minorHAnsi"/>
          <w:lang w:val="en-US"/>
          <w:rPrChange w:id="849" w:author="Max Lindmark" w:date="2019-09-24T15:41:00Z">
            <w:rPr>
              <w:rFonts w:eastAsiaTheme="minorEastAsia" w:cstheme="minorHAnsi"/>
            </w:rPr>
          </w:rPrChange>
        </w:rPr>
        <w:t>e</w:t>
      </w:r>
      <w:r w:rsidR="001624C7" w:rsidRPr="00364D0F">
        <w:rPr>
          <w:rFonts w:eastAsiaTheme="minorEastAsia" w:cstheme="minorHAnsi"/>
          <w:lang w:val="en-US"/>
          <w:rPrChange w:id="850" w:author="Max Lindmark" w:date="2019-09-24T15:41:00Z">
            <w:rPr>
              <w:rFonts w:eastAsiaTheme="minorEastAsia" w:cstheme="minorHAnsi"/>
            </w:rPr>
          </w:rPrChange>
        </w:rPr>
        <w:t xml:space="preserve"> </w:t>
      </w:r>
      <w:r w:rsidR="00F657BF" w:rsidRPr="00364D0F">
        <w:rPr>
          <w:rFonts w:eastAsiaTheme="minorEastAsia" w:cstheme="minorHAnsi"/>
          <w:lang w:val="en-US"/>
          <w:rPrChange w:id="851" w:author="Max Lindmark" w:date="2019-09-24T15:41:00Z">
            <w:rPr>
              <w:rFonts w:eastAsiaTheme="minorEastAsia" w:cstheme="minorHAnsi"/>
            </w:rPr>
          </w:rPrChange>
        </w:rPr>
        <w:t>use</w:t>
      </w:r>
      <w:r w:rsidR="00BD4CA7" w:rsidRPr="00364D0F">
        <w:rPr>
          <w:rFonts w:eastAsiaTheme="minorEastAsia" w:cstheme="minorHAnsi"/>
          <w:lang w:val="en-US"/>
          <w:rPrChange w:id="852" w:author="Max Lindmark" w:date="2019-09-24T15:41:00Z">
            <w:rPr>
              <w:rFonts w:eastAsiaTheme="minorEastAsia" w:cstheme="minorHAnsi"/>
            </w:rPr>
          </w:rPrChange>
        </w:rPr>
        <w:t>d</w:t>
      </w:r>
      <w:r w:rsidR="00F657BF" w:rsidRPr="00364D0F">
        <w:rPr>
          <w:rFonts w:eastAsiaTheme="minorEastAsia" w:cstheme="minorHAnsi"/>
          <w:lang w:val="en-US"/>
          <w:rPrChange w:id="853" w:author="Max Lindmark" w:date="2019-09-24T15:41:00Z">
            <w:rPr>
              <w:rFonts w:eastAsiaTheme="minorEastAsia" w:cstheme="minorHAnsi"/>
            </w:rPr>
          </w:rPrChange>
        </w:rPr>
        <w:t xml:space="preserve"> </w:t>
      </w:r>
      <w:r w:rsidR="00B23485" w:rsidRPr="00364D0F">
        <w:rPr>
          <w:rFonts w:eastAsiaTheme="minorEastAsia" w:cstheme="minorHAnsi"/>
          <w:lang w:val="en-US"/>
          <w:rPrChange w:id="854" w:author="Max Lindmark" w:date="2019-09-24T15:41:00Z">
            <w:rPr>
              <w:rFonts w:eastAsiaTheme="minorEastAsia" w:cstheme="minorHAnsi"/>
            </w:rPr>
          </w:rPrChange>
        </w:rPr>
        <w:t xml:space="preserve">the natural log of </w:t>
      </w:r>
      <w:r w:rsidR="00391D39" w:rsidRPr="00364D0F">
        <w:rPr>
          <w:rFonts w:eastAsiaTheme="minorEastAsia" w:cstheme="minorHAnsi"/>
          <w:lang w:val="en-US"/>
          <w:rPrChange w:id="855" w:author="Max Lindmark" w:date="2019-09-24T15:41:00Z">
            <w:rPr>
              <w:rFonts w:eastAsiaTheme="minorEastAsia" w:cstheme="minorHAnsi"/>
            </w:rPr>
          </w:rPrChange>
        </w:rPr>
        <w:t>mass-specific growth rate</w:t>
      </w:r>
      <w:r w:rsidR="00D23501" w:rsidRPr="00364D0F">
        <w:rPr>
          <w:rFonts w:eastAsiaTheme="minorEastAsia" w:cstheme="minorHAnsi"/>
          <w:lang w:val="en-US"/>
          <w:rPrChange w:id="856" w:author="Max Lindmark" w:date="2019-09-24T15:41:00Z">
            <w:rPr>
              <w:rFonts w:eastAsiaTheme="minorEastAsia" w:cstheme="minorHAnsi"/>
            </w:rPr>
          </w:rPrChange>
        </w:rPr>
        <w:t xml:space="preserve">, </w:t>
      </w:r>
      <m:oMath>
        <m:r>
          <w:rPr>
            <w:rFonts w:ascii="Cambria Math" w:eastAsiaTheme="minorEastAsia" w:hAnsi="Cambria Math" w:cstheme="minorHAnsi"/>
          </w:rPr>
          <m:t>G</m:t>
        </m:r>
      </m:oMath>
      <w:r w:rsidR="00D23501" w:rsidRPr="00364D0F">
        <w:rPr>
          <w:rFonts w:eastAsiaTheme="minorEastAsia" w:cstheme="minorHAnsi"/>
          <w:lang w:val="en-US"/>
          <w:rPrChange w:id="857" w:author="Max Lindmark" w:date="2019-09-24T15:41:00Z">
            <w:rPr>
              <w:rFonts w:eastAsiaTheme="minorEastAsia" w:cstheme="minorHAnsi"/>
            </w:rPr>
          </w:rPrChange>
        </w:rPr>
        <w:t xml:space="preserve">, </w:t>
      </w:r>
      <w:r w:rsidR="00391D39" w:rsidRPr="00364D0F">
        <w:rPr>
          <w:rFonts w:eastAsiaTheme="minorEastAsia" w:cstheme="minorHAnsi"/>
          <w:lang w:val="en-US"/>
          <w:rPrChange w:id="858" w:author="Max Lindmark" w:date="2019-09-24T15:41:00Z">
            <w:rPr>
              <w:rFonts w:eastAsiaTheme="minorEastAsia" w:cstheme="minorHAnsi"/>
            </w:rPr>
          </w:rPrChange>
        </w:rPr>
        <w:t>[% day</w:t>
      </w:r>
      <w:r w:rsidR="00391D39" w:rsidRPr="00364D0F">
        <w:rPr>
          <w:rFonts w:eastAsiaTheme="minorEastAsia" w:cstheme="minorHAnsi"/>
          <w:vertAlign w:val="superscript"/>
          <w:lang w:val="en-US"/>
          <w:rPrChange w:id="859" w:author="Max Lindmark" w:date="2019-09-24T15:41:00Z">
            <w:rPr>
              <w:rFonts w:eastAsiaTheme="minorEastAsia" w:cstheme="minorHAnsi"/>
              <w:vertAlign w:val="superscript"/>
            </w:rPr>
          </w:rPrChange>
        </w:rPr>
        <w:t>-1</w:t>
      </w:r>
      <w:r w:rsidR="00391D39" w:rsidRPr="00364D0F">
        <w:rPr>
          <w:rFonts w:eastAsiaTheme="minorEastAsia" w:cstheme="minorHAnsi"/>
          <w:lang w:val="en-US"/>
          <w:rPrChange w:id="860" w:author="Max Lindmark" w:date="2019-09-24T15:41:00Z">
            <w:rPr>
              <w:rFonts w:eastAsiaTheme="minorEastAsia" w:cstheme="minorHAnsi"/>
            </w:rPr>
          </w:rPrChange>
        </w:rPr>
        <w:t xml:space="preserve">] </w:t>
      </w:r>
      <w:r w:rsidR="00F657BF" w:rsidRPr="00364D0F">
        <w:rPr>
          <w:rFonts w:eastAsiaTheme="minorEastAsia" w:cstheme="minorHAnsi"/>
          <w:lang w:val="en-US"/>
          <w:rPrChange w:id="861" w:author="Max Lindmark" w:date="2019-09-24T15:41:00Z">
            <w:rPr>
              <w:rFonts w:eastAsiaTheme="minorEastAsia" w:cstheme="minorHAnsi"/>
            </w:rPr>
          </w:rPrChange>
        </w:rPr>
        <w:t xml:space="preserve">as the </w:t>
      </w:r>
      <w:r w:rsidR="00635B68" w:rsidRPr="00364D0F">
        <w:rPr>
          <w:rFonts w:eastAsiaTheme="minorEastAsia" w:cstheme="minorHAnsi"/>
          <w:lang w:val="en-US"/>
          <w:rPrChange w:id="862" w:author="Max Lindmark" w:date="2019-09-24T15:41:00Z">
            <w:rPr>
              <w:rFonts w:eastAsiaTheme="minorEastAsia" w:cstheme="minorHAnsi"/>
            </w:rPr>
          </w:rPrChange>
        </w:rPr>
        <w:t xml:space="preserve">independent </w:t>
      </w:r>
      <w:r w:rsidR="00072330" w:rsidRPr="00364D0F">
        <w:rPr>
          <w:rFonts w:eastAsiaTheme="minorEastAsia" w:cstheme="minorHAnsi"/>
          <w:lang w:val="en-US"/>
          <w:rPrChange w:id="863" w:author="Max Lindmark" w:date="2019-09-24T15:41:00Z">
            <w:rPr>
              <w:rFonts w:eastAsiaTheme="minorEastAsia" w:cstheme="minorHAnsi"/>
            </w:rPr>
          </w:rPrChange>
        </w:rPr>
        <w:t>variable and</w:t>
      </w:r>
      <w:r w:rsidR="00F657BF" w:rsidRPr="00364D0F">
        <w:rPr>
          <w:rFonts w:eastAsiaTheme="minorEastAsia" w:cstheme="minorHAnsi"/>
          <w:lang w:val="en-US"/>
          <w:rPrChange w:id="864" w:author="Max Lindmark" w:date="2019-09-24T15:41:00Z">
            <w:rPr>
              <w:rFonts w:eastAsiaTheme="minorEastAsia" w:cstheme="minorHAnsi"/>
            </w:rPr>
          </w:rPrChange>
        </w:rPr>
        <w:t xml:space="preserve"> </w:t>
      </w:r>
      <w:r w:rsidR="002F0AE8" w:rsidRPr="00364D0F">
        <w:rPr>
          <w:rFonts w:eastAsiaTheme="minorEastAsia" w:cstheme="minorHAnsi"/>
          <w:color w:val="000000" w:themeColor="text1"/>
          <w:lang w:val="en-US"/>
          <w:rPrChange w:id="865" w:author="Max Lindmark" w:date="2019-09-24T15:41:00Z">
            <w:rPr>
              <w:rFonts w:eastAsiaTheme="minorEastAsia" w:cstheme="minorHAnsi"/>
              <w:color w:val="000000" w:themeColor="text1"/>
            </w:rPr>
          </w:rPrChange>
        </w:rPr>
        <w:t>relative temperature and relative mass as predictors.</w:t>
      </w:r>
      <w:r w:rsidR="00FC72DB" w:rsidRPr="00364D0F">
        <w:rPr>
          <w:rFonts w:eastAsiaTheme="minorEastAsia" w:cstheme="minorHAnsi"/>
          <w:lang w:val="en-US"/>
          <w:rPrChange w:id="866" w:author="Max Lindmark" w:date="2019-09-24T15:41:00Z">
            <w:rPr>
              <w:rFonts w:eastAsiaTheme="minorEastAsia" w:cstheme="minorHAnsi"/>
            </w:rPr>
          </w:rPrChange>
        </w:rPr>
        <w:t xml:space="preserve"> </w:t>
      </w:r>
      <w:r w:rsidR="005A71B6" w:rsidRPr="00364D0F">
        <w:rPr>
          <w:rFonts w:eastAsiaTheme="minorEastAsia" w:cstheme="minorHAnsi"/>
          <w:lang w:val="en-US"/>
          <w:rPrChange w:id="867" w:author="Max Lindmark" w:date="2019-09-24T15:41:00Z">
            <w:rPr>
              <w:rFonts w:eastAsiaTheme="minorEastAsia" w:cstheme="minorHAnsi"/>
            </w:rPr>
          </w:rPrChange>
        </w:rPr>
        <w:t>For the temperature-optimum data</w:t>
      </w:r>
      <w:r w:rsidR="005A71B6" w:rsidRPr="00364D0F">
        <w:rPr>
          <w:rFonts w:eastAsiaTheme="minorEastAsia"/>
          <w:lang w:val="en-US"/>
          <w:rPrChange w:id="868" w:author="Max Lindmark" w:date="2019-09-24T15:41:00Z">
            <w:rPr>
              <w:rFonts w:eastAsiaTheme="minorEastAsia"/>
            </w:rPr>
          </w:rPrChange>
        </w:rPr>
        <w:t xml:space="preserve"> we </w:t>
      </w:r>
      <w:r w:rsidR="00AC1D07" w:rsidRPr="00364D0F">
        <w:rPr>
          <w:rFonts w:eastAsiaTheme="minorEastAsia"/>
          <w:lang w:val="en-US"/>
          <w:rPrChange w:id="869" w:author="Max Lindmark" w:date="2019-09-24T15:41:00Z">
            <w:rPr>
              <w:rFonts w:eastAsiaTheme="minorEastAsia"/>
            </w:rPr>
          </w:rPrChange>
        </w:rPr>
        <w:t xml:space="preserve">subtract the median environmental temperature from the </w:t>
      </w:r>
      <w:r w:rsidR="005A71B6" w:rsidRPr="00364D0F">
        <w:rPr>
          <w:rFonts w:eastAsiaTheme="minorEastAsia"/>
          <w:lang w:val="en-US"/>
          <w:rPrChange w:id="870" w:author="Max Lindmark" w:date="2019-09-24T15:41:00Z">
            <w:rPr>
              <w:rFonts w:eastAsiaTheme="minorEastAsia"/>
            </w:rPr>
          </w:rPrChange>
        </w:rPr>
        <w:t xml:space="preserve">optimum growth </w:t>
      </w:r>
      <w:r w:rsidR="00AC1D07" w:rsidRPr="00364D0F">
        <w:rPr>
          <w:rFonts w:eastAsiaTheme="minorEastAsia"/>
          <w:lang w:val="en-US"/>
          <w:rPrChange w:id="871" w:author="Max Lindmark" w:date="2019-09-24T15:41:00Z">
            <w:rPr>
              <w:rFonts w:eastAsiaTheme="minorEastAsia"/>
            </w:rPr>
          </w:rPrChange>
        </w:rPr>
        <w:t xml:space="preserve">temperature </w:t>
      </w:r>
      <w:r w:rsidR="00AC1D07" w:rsidRPr="00364D0F">
        <w:rPr>
          <w:rFonts w:eastAsiaTheme="minorEastAsia"/>
          <w:lang w:val="en-US"/>
          <w:rPrChange w:id="872" w:author="Max Lindmark" w:date="2019-09-24T15:41:00Z">
            <w:rPr>
              <w:rFonts w:eastAsiaTheme="minorEastAsia"/>
            </w:rPr>
          </w:rPrChange>
        </w:rPr>
        <w:lastRenderedPageBreak/>
        <w:t>for each species</w:t>
      </w:r>
      <w:r w:rsidR="00DA2F7A" w:rsidRPr="00364D0F">
        <w:rPr>
          <w:rFonts w:eastAsiaTheme="minorEastAsia"/>
          <w:lang w:val="en-US"/>
          <w:rPrChange w:id="873" w:author="Max Lindmark" w:date="2019-09-24T15:41:00Z">
            <w:rPr>
              <w:rFonts w:eastAsiaTheme="minorEastAsia"/>
            </w:rPr>
          </w:rPrChange>
        </w:rPr>
        <w:t xml:space="preserve"> </w:t>
      </w:r>
      <w:r w:rsidR="005A71B6" w:rsidRPr="00364D0F">
        <w:rPr>
          <w:rFonts w:eastAsiaTheme="minorEastAsia"/>
          <w:lang w:val="en-US"/>
          <w:rPrChange w:id="874" w:author="Max Lindmark" w:date="2019-09-24T15:41:00Z">
            <w:rPr>
              <w:rFonts w:eastAsiaTheme="minorEastAsia"/>
            </w:rPr>
          </w:rPrChange>
        </w:rPr>
        <w:t xml:space="preserve">as the dependent </w:t>
      </w:r>
      <w:r w:rsidR="00CE3FE2" w:rsidRPr="00364D0F">
        <w:rPr>
          <w:rFonts w:eastAsiaTheme="minorEastAsia"/>
          <w:lang w:val="en-US"/>
          <w:rPrChange w:id="875" w:author="Max Lindmark" w:date="2019-09-24T15:41:00Z">
            <w:rPr>
              <w:rFonts w:eastAsiaTheme="minorEastAsia"/>
            </w:rPr>
          </w:rPrChange>
        </w:rPr>
        <w:t xml:space="preserve">variable and </w:t>
      </w:r>
      <w:commentRangeStart w:id="876"/>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r</m:t>
            </m:r>
          </m:sub>
        </m:sSub>
        <w:commentRangeEnd w:id="876"/>
        <m:r>
          <m:rPr>
            <m:sty m:val="p"/>
          </m:rPr>
          <w:rPr>
            <w:rStyle w:val="CommentReference"/>
          </w:rPr>
          <w:commentReference w:id="876"/>
        </m:r>
      </m:oMath>
      <w:r w:rsidR="00CE3FE2" w:rsidRPr="00364D0F">
        <w:rPr>
          <w:rFonts w:eastAsiaTheme="minorEastAsia"/>
          <w:lang w:val="en-US"/>
          <w:rPrChange w:id="877" w:author="Max Lindmark" w:date="2019-09-24T15:41:00Z">
            <w:rPr>
              <w:rFonts w:eastAsiaTheme="minorEastAsia"/>
            </w:rPr>
          </w:rPrChange>
        </w:rPr>
        <w:t xml:space="preserve"> </w:t>
      </w:r>
      <w:r w:rsidR="005A71B6" w:rsidRPr="00364D0F">
        <w:rPr>
          <w:rFonts w:eastAsiaTheme="minorEastAsia"/>
          <w:lang w:val="en-US"/>
          <w:rPrChange w:id="878" w:author="Max Lindmark" w:date="2019-09-24T15:41:00Z">
            <w:rPr>
              <w:rFonts w:eastAsiaTheme="minorEastAsia"/>
            </w:rPr>
          </w:rPrChange>
        </w:rPr>
        <w:t>as predictor</w:t>
      </w:r>
      <w:r w:rsidR="00DA2F7A" w:rsidRPr="00364D0F">
        <w:rPr>
          <w:rFonts w:eastAsiaTheme="minorEastAsia"/>
          <w:lang w:val="en-US"/>
          <w:rPrChange w:id="879" w:author="Max Lindmark" w:date="2019-09-24T15:41:00Z">
            <w:rPr>
              <w:rFonts w:eastAsiaTheme="minorEastAsia"/>
            </w:rPr>
          </w:rPrChange>
        </w:rPr>
        <w:t xml:space="preserve"> (but see Appendix S1 for results on al</w:t>
      </w:r>
      <w:r w:rsidR="00B241B9" w:rsidRPr="00364D0F">
        <w:rPr>
          <w:rFonts w:eastAsiaTheme="minorEastAsia"/>
          <w:lang w:val="en-US"/>
          <w:rPrChange w:id="880" w:author="Max Lindmark" w:date="2019-09-24T15:41:00Z">
            <w:rPr>
              <w:rFonts w:eastAsiaTheme="minorEastAsia"/>
            </w:rPr>
          </w:rPrChange>
        </w:rPr>
        <w:t>ternative normalization methods</w:t>
      </w:r>
      <w:r w:rsidR="00DA2F7A" w:rsidRPr="00364D0F">
        <w:rPr>
          <w:rFonts w:eastAsiaTheme="minorEastAsia"/>
          <w:lang w:val="en-US"/>
          <w:rPrChange w:id="881" w:author="Max Lindmark" w:date="2019-09-24T15:41:00Z">
            <w:rPr>
              <w:rFonts w:eastAsiaTheme="minorEastAsia"/>
            </w:rPr>
          </w:rPrChange>
        </w:rPr>
        <w:t>)</w:t>
      </w:r>
      <w:r w:rsidR="005A71B6" w:rsidRPr="00364D0F">
        <w:rPr>
          <w:rFonts w:eastAsiaTheme="minorEastAsia"/>
          <w:lang w:val="en-US"/>
          <w:rPrChange w:id="882" w:author="Max Lindmark" w:date="2019-09-24T15:41:00Z">
            <w:rPr>
              <w:rFonts w:eastAsiaTheme="minorEastAsia"/>
            </w:rPr>
          </w:rPrChange>
        </w:rPr>
        <w:t xml:space="preserve">. </w:t>
      </w:r>
      <w:r w:rsidR="005A71B6" w:rsidRPr="00364D0F">
        <w:rPr>
          <w:rFonts w:eastAsiaTheme="minorEastAsia" w:cstheme="minorHAnsi"/>
          <w:lang w:val="en-US"/>
          <w:rPrChange w:id="883" w:author="Max Lindmark" w:date="2019-09-24T15:41:00Z">
            <w:rPr>
              <w:rFonts w:eastAsiaTheme="minorEastAsia" w:cstheme="minorHAnsi"/>
            </w:rPr>
          </w:rPrChange>
        </w:rPr>
        <w:t xml:space="preserve"> </w:t>
      </w:r>
    </w:p>
    <w:p w14:paraId="4D3AE162" w14:textId="185EAD71" w:rsidR="00635B68" w:rsidRDefault="006B2426" w:rsidP="0082271D">
      <w:pPr>
        <w:spacing w:line="480" w:lineRule="auto"/>
        <w:ind w:firstLine="284"/>
        <w:contextualSpacing/>
        <w:jc w:val="both"/>
        <w:rPr>
          <w:rFonts w:eastAsiaTheme="minorEastAsia" w:cstheme="minorHAnsi"/>
        </w:rPr>
      </w:pPr>
      <w:r w:rsidRPr="00364D0F">
        <w:rPr>
          <w:rFonts w:eastAsiaTheme="minorEastAsia" w:cstheme="minorHAnsi"/>
          <w:lang w:val="en-US"/>
          <w:rPrChange w:id="884" w:author="Max Lindmark" w:date="2019-09-24T15:41:00Z">
            <w:rPr>
              <w:rFonts w:eastAsiaTheme="minorEastAsia" w:cstheme="minorHAnsi"/>
            </w:rPr>
          </w:rPrChange>
        </w:rPr>
        <w:t>We use weakly informative priors</w:t>
      </w:r>
      <w:r w:rsidR="000B069D" w:rsidRPr="00364D0F">
        <w:rPr>
          <w:rFonts w:eastAsiaTheme="minorEastAsia" w:cstheme="minorHAnsi"/>
          <w:lang w:val="en-US"/>
          <w:rPrChange w:id="885" w:author="Max Lindmark" w:date="2019-09-24T15:41:00Z">
            <w:rPr>
              <w:rFonts w:eastAsiaTheme="minorEastAsia" w:cstheme="minorHAnsi"/>
            </w:rPr>
          </w:rPrChange>
        </w:rPr>
        <w:t xml:space="preserve"> (</w:t>
      </w:r>
      <w:commentRangeStart w:id="886"/>
      <w:r w:rsidR="000B069D" w:rsidRPr="00364D0F">
        <w:rPr>
          <w:rFonts w:eastAsiaTheme="minorEastAsia" w:cstheme="minorHAnsi"/>
          <w:lang w:val="en-US"/>
          <w:rPrChange w:id="887" w:author="Max Lindmark" w:date="2019-09-24T15:41:00Z">
            <w:rPr>
              <w:rFonts w:eastAsiaTheme="minorEastAsia" w:cstheme="minorHAnsi"/>
            </w:rPr>
          </w:rPrChange>
        </w:rPr>
        <w:t>rescaled default values to ensure they are loosely based on the range of the outcome variable)</w:t>
      </w:r>
      <w:commentRangeEnd w:id="886"/>
      <w:r w:rsidR="00C158DA">
        <w:rPr>
          <w:rStyle w:val="CommentReference"/>
        </w:rPr>
        <w:commentReference w:id="886"/>
      </w:r>
      <w:r w:rsidRPr="00364D0F">
        <w:rPr>
          <w:rFonts w:eastAsiaTheme="minorEastAsia" w:cstheme="minorHAnsi"/>
          <w:lang w:val="en-US"/>
          <w:rPrChange w:id="888" w:author="Max Lindmark" w:date="2019-09-24T15:41:00Z">
            <w:rPr>
              <w:rFonts w:eastAsiaTheme="minorEastAsia" w:cstheme="minorHAnsi"/>
            </w:rPr>
          </w:rPrChange>
        </w:rPr>
        <w:t xml:space="preserve"> for all regression models, as is default in ‘rstanarm’</w:t>
      </w:r>
      <w:r>
        <w:rPr>
          <w:rFonts w:eastAsiaTheme="minorEastAsia" w:cstheme="minorHAnsi"/>
        </w:rPr>
        <w:fldChar w:fldCharType="begin"/>
      </w:r>
      <w:r w:rsidRPr="00364D0F">
        <w:rPr>
          <w:rFonts w:eastAsiaTheme="minorEastAsia" w:cstheme="minorHAnsi"/>
          <w:lang w:val="en-US"/>
          <w:rPrChange w:id="889" w:author="Max Lindmark" w:date="2019-09-24T15:41:00Z">
            <w:rPr>
              <w:rFonts w:eastAsiaTheme="minorEastAsia" w:cstheme="minorHAnsi"/>
            </w:rPr>
          </w:rPrChange>
        </w:rPr>
        <w:instrText xml:space="preserve"> ADDIN ZOTERO_ITEM CSL_CITATION {"citationID":"VyY8OhNY","properties":{"formattedCitation":"(Muth {\\i{}et al.} 2018)","plainCitation":"(Muth et al. 2018)","noteIndex":0},"citationItems":[{"id":1615,"uris":["http://zotero.org/users/local/FTg3Qpza/items/USAJ2JPS"],"uri":["http://zotero.org/users/local/FTg3Qpza/items/USAJ2JPS"],"itemData":{"id":1615,"type":"article-journal","title":"User-friendly Bayesian regression modeling: A tutorial with rstanarm and shinystan","container-title":"The Quantitative Methods for Psychology","page":"99-119","volume":"14","issue":"2","source":"Crossref","abstract":"This tutorial provides a pragmatic introduction to specifying, estimating and interpreting single-level and hierarchical linear regression models in the Bayesian framework. We start by summarizing why one should consider the Bayesian approach to the most common forms of regression. Next we introduce the R package rstanarm for Bayesian applied regression modeling. An overview of rstanarm fundamentals accompanies step-by-step guidance for </w:instrText>
      </w:r>
      <w:r>
        <w:rPr>
          <w:rFonts w:eastAsiaTheme="minorEastAsia" w:cstheme="minorHAnsi"/>
        </w:rPr>
        <w:instrText>ﬁ</w:instrText>
      </w:r>
      <w:r w:rsidRPr="00364D0F">
        <w:rPr>
          <w:rFonts w:eastAsiaTheme="minorEastAsia" w:cstheme="minorHAnsi"/>
          <w:lang w:val="en-US"/>
          <w:rPrChange w:id="890" w:author="Max Lindmark" w:date="2019-09-24T15:41:00Z">
            <w:rPr>
              <w:rFonts w:eastAsiaTheme="minorEastAsia" w:cstheme="minorHAnsi"/>
            </w:rPr>
          </w:rPrChange>
        </w:rPr>
        <w:instrText xml:space="preserve">tting a single-level regression model with the stan_glm function, and </w:instrText>
      </w:r>
      <w:r>
        <w:rPr>
          <w:rFonts w:eastAsiaTheme="minorEastAsia" w:cstheme="minorHAnsi"/>
        </w:rPr>
        <w:instrText>ﬁ</w:instrText>
      </w:r>
      <w:r w:rsidRPr="00364D0F">
        <w:rPr>
          <w:rFonts w:eastAsiaTheme="minorEastAsia" w:cstheme="minorHAnsi"/>
          <w:lang w:val="en-US"/>
          <w:rPrChange w:id="891" w:author="Max Lindmark" w:date="2019-09-24T15:41:00Z">
            <w:rPr>
              <w:rFonts w:eastAsiaTheme="minorEastAsia" w:cstheme="minorHAnsi"/>
            </w:rPr>
          </w:rPrChange>
        </w:rPr>
        <w:instrText xml:space="preserve">tting hierarchical regression models with the stan_lmer function, illustrated with data from an experience sampling study on changes in affective states. Exploration of the results is facilitated by the intuitive and user-friendly shinystan package. Data and scripts are available on the Open Science Framework page of the project. For readers unfamiliar with R, this tutorial is self-contained to enable all researchers who apply regression techniques to try these methods with their own data. Regression modeling with the functions in the rstanarm package will be a straightforward transition for researchers familiar with their frequentist counterparts, lm (or glm) and lmer.","DOI":"10.20982/tqmp.14.2.p099","ISSN":"2292-1354","title-short":"User-friendly Bayesian regression modeling","language":"en","author":[{"family":"Muth","given":"Chelsea"},{"family":"Oravecz","given":"Zita"},{"family":"Gabry","given":"Jonah"}],"issued":{"date-parts":[["2018",4,1]]}}}],"schema":"https://github.com/citation-style-language/schema/raw/master/csl-citation.json"} </w:instrText>
      </w:r>
      <w:r>
        <w:rPr>
          <w:rFonts w:eastAsiaTheme="minorEastAsia" w:cstheme="minorHAnsi"/>
        </w:rPr>
        <w:fldChar w:fldCharType="separate"/>
      </w:r>
      <w:r w:rsidRPr="00364D0F">
        <w:rPr>
          <w:rFonts w:ascii="Times New Roman" w:hAnsi="Times New Roman" w:cs="Times New Roman"/>
          <w:lang w:val="en-US"/>
          <w:rPrChange w:id="892" w:author="Max Lindmark" w:date="2019-09-24T15:41:00Z">
            <w:rPr>
              <w:rFonts w:ascii="Times New Roman" w:hAnsi="Times New Roman" w:cs="Times New Roman"/>
            </w:rPr>
          </w:rPrChange>
        </w:rPr>
        <w:t xml:space="preserve">(Muth </w:t>
      </w:r>
      <w:r w:rsidRPr="00364D0F">
        <w:rPr>
          <w:rFonts w:ascii="Times New Roman" w:hAnsi="Times New Roman" w:cs="Times New Roman"/>
          <w:i/>
          <w:iCs/>
          <w:lang w:val="en-US"/>
          <w:rPrChange w:id="893" w:author="Max Lindmark" w:date="2019-09-24T15:41:00Z">
            <w:rPr>
              <w:rFonts w:ascii="Times New Roman" w:hAnsi="Times New Roman" w:cs="Times New Roman"/>
              <w:i/>
              <w:iCs/>
            </w:rPr>
          </w:rPrChange>
        </w:rPr>
        <w:t>et al.</w:t>
      </w:r>
      <w:r w:rsidRPr="00364D0F">
        <w:rPr>
          <w:rFonts w:ascii="Times New Roman" w:hAnsi="Times New Roman" w:cs="Times New Roman"/>
          <w:lang w:val="en-US"/>
          <w:rPrChange w:id="894" w:author="Max Lindmark" w:date="2019-09-24T15:41:00Z">
            <w:rPr>
              <w:rFonts w:ascii="Times New Roman" w:hAnsi="Times New Roman" w:cs="Times New Roman"/>
            </w:rPr>
          </w:rPrChange>
        </w:rPr>
        <w:t xml:space="preserve"> 2018)</w:t>
      </w:r>
      <w:r>
        <w:rPr>
          <w:rFonts w:eastAsiaTheme="minorEastAsia" w:cstheme="minorHAnsi"/>
        </w:rPr>
        <w:fldChar w:fldCharType="end"/>
      </w:r>
      <w:r w:rsidRPr="00364D0F">
        <w:rPr>
          <w:rFonts w:eastAsiaTheme="minorEastAsia" w:cstheme="minorHAnsi"/>
          <w:lang w:val="en-US"/>
          <w:rPrChange w:id="895" w:author="Max Lindmark" w:date="2019-09-24T15:41:00Z">
            <w:rPr>
              <w:rFonts w:eastAsiaTheme="minorEastAsia" w:cstheme="minorHAnsi"/>
            </w:rPr>
          </w:rPrChange>
        </w:rPr>
        <w:t xml:space="preserve">. </w:t>
      </w:r>
      <w:r w:rsidR="00BE57AD" w:rsidRPr="00CA3F84">
        <w:rPr>
          <w:rFonts w:eastAsiaTheme="minorEastAsia" w:cstheme="minorHAnsi"/>
        </w:rPr>
        <w:t xml:space="preserve">The growth rate model can thus be </w:t>
      </w:r>
      <w:commentRangeStart w:id="896"/>
      <w:commentRangeStart w:id="897"/>
      <w:r w:rsidR="00BE57AD" w:rsidRPr="00CA3F84">
        <w:rPr>
          <w:rFonts w:eastAsiaTheme="minorEastAsia" w:cstheme="minorHAnsi"/>
        </w:rPr>
        <w:t>written</w:t>
      </w:r>
      <w:commentRangeEnd w:id="896"/>
      <w:r w:rsidR="00024527">
        <w:rPr>
          <w:rStyle w:val="CommentReference"/>
        </w:rPr>
        <w:commentReference w:id="896"/>
      </w:r>
      <w:commentRangeEnd w:id="897"/>
      <w:r w:rsidR="00ED09FC">
        <w:rPr>
          <w:rStyle w:val="CommentReference"/>
        </w:rPr>
        <w:commentReference w:id="897"/>
      </w:r>
      <w:r w:rsidR="00BE57AD" w:rsidRPr="00CA3F84">
        <w:rPr>
          <w:rFonts w:eastAsiaTheme="minorEastAsia" w:cstheme="minorHAnsi"/>
        </w:rPr>
        <w:t xml:space="preserve"> as</w:t>
      </w:r>
      <w:commentRangeStart w:id="898"/>
      <w:r w:rsidR="00BE57AD" w:rsidRPr="00CA3F84">
        <w:rPr>
          <w:rFonts w:eastAsiaTheme="minorEastAsia" w:cstheme="minorHAnsi"/>
        </w:rPr>
        <w:t>:</w:t>
      </w:r>
      <w:commentRangeEnd w:id="898"/>
      <w:r w:rsidR="00932F84">
        <w:rPr>
          <w:rStyle w:val="CommentReference"/>
        </w:rPr>
        <w:commentReference w:id="898"/>
      </w:r>
    </w:p>
    <w:p w14:paraId="5C43947C" w14:textId="6D24AA7C" w:rsidR="00EB50B6" w:rsidRPr="00EB50B6" w:rsidRDefault="0093588F" w:rsidP="0082271D">
      <w:pPr>
        <w:spacing w:line="480" w:lineRule="auto"/>
        <w:ind w:firstLine="284"/>
        <w:contextualSpacing/>
        <w:jc w:val="both"/>
        <w:rPr>
          <w:rFonts w:eastAsiaTheme="minorEastAsia" w:cstheme="minorHAns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G</m:t>
              </m:r>
            </m:e>
            <m:sub>
              <m:r>
                <w:rPr>
                  <w:rFonts w:ascii="Cambria Math" w:eastAsiaTheme="minorEastAsia" w:hAnsi="Cambria Math" w:cstheme="minorHAnsi"/>
                </w:rPr>
                <m:t>i</m:t>
              </m:r>
            </m:sub>
          </m:sSub>
          <m:r>
            <w:rPr>
              <w:rFonts w:ascii="Cambria Math" w:eastAsiaTheme="minorEastAsia" w:hAnsi="Cambria Math" w:cstheme="minorHAnsi"/>
            </w:rPr>
            <m:t>~N(</m:t>
          </m:r>
          <m:sSub>
            <m:sSubPr>
              <m:ctrlPr>
                <w:rPr>
                  <w:rFonts w:ascii="Cambria Math" w:eastAsiaTheme="minorEastAsia" w:hAnsi="Cambria Math" w:cstheme="minorHAnsi"/>
                  <w:i/>
                </w:rPr>
              </m:ctrlPr>
            </m:sSubPr>
            <m:e>
              <m:r>
                <w:rPr>
                  <w:rFonts w:ascii="Cambria Math" w:eastAsiaTheme="minorEastAsia" w:hAnsi="Cambria Math" w:cstheme="minorHAnsi"/>
                </w:rPr>
                <m:t>μ</m:t>
              </m:r>
            </m:e>
            <m:sub>
              <m:r>
                <w:rPr>
                  <w:rFonts w:ascii="Cambria Math" w:eastAsiaTheme="minorEastAsia" w:hAnsi="Cambria Math" w:cstheme="minorHAnsi"/>
                </w:rPr>
                <m:t>i</m:t>
              </m:r>
            </m:sub>
          </m:sSub>
          <m:r>
            <w:rPr>
              <w:rFonts w:ascii="Cambria Math" w:eastAsiaTheme="minorEastAsia" w:hAnsi="Cambria Math" w:cstheme="minorHAnsi"/>
            </w:rPr>
            <m:t xml:space="preserve">, </m:t>
          </m:r>
          <m:sSup>
            <m:sSupPr>
              <m:ctrlPr>
                <w:rPr>
                  <w:rFonts w:ascii="Cambria Math" w:eastAsiaTheme="minorEastAsia" w:hAnsi="Cambria Math" w:cstheme="minorHAnsi"/>
                  <w:i/>
                </w:rPr>
              </m:ctrlPr>
            </m:sSupPr>
            <m:e>
              <m:r>
                <w:rPr>
                  <w:rFonts w:ascii="Cambria Math" w:eastAsiaTheme="minorEastAsia" w:hAnsi="Cambria Math" w:cstheme="minorHAnsi"/>
                </w:rPr>
                <m:t>σ</m:t>
              </m:r>
            </m:e>
            <m:sup>
              <m:r>
                <w:rPr>
                  <w:rFonts w:ascii="Cambria Math" w:eastAsiaTheme="minorEastAsia" w:hAnsi="Cambria Math" w:cstheme="minorHAnsi"/>
                </w:rPr>
                <m:t>2</m:t>
              </m:r>
            </m:sup>
          </m:sSup>
          <m:r>
            <w:rPr>
              <w:rFonts w:ascii="Cambria Math" w:eastAsiaTheme="minorEastAsia" w:hAnsi="Cambria Math" w:cstheme="minorHAnsi"/>
            </w:rPr>
            <m:t>)</m:t>
          </m:r>
        </m:oMath>
      </m:oMathPara>
    </w:p>
    <w:p w14:paraId="57C8BA20" w14:textId="0EFD56AA" w:rsidR="00EB50B6" w:rsidRDefault="0093588F" w:rsidP="0082271D">
      <w:pPr>
        <w:spacing w:line="480" w:lineRule="auto"/>
        <w:ind w:firstLine="284"/>
        <w:contextualSpacing/>
        <w:jc w:val="both"/>
        <w:rPr>
          <w:rFonts w:eastAsiaTheme="minorEastAsia" w:cstheme="minorHAns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r>
                <w:rPr>
                  <w:rFonts w:ascii="Cambria Math" w:eastAsiaTheme="minorEastAsia" w:hAnsi="Cambria Math" w:cstheme="minorHAnsi"/>
                </w:rPr>
                <m:t>i</m:t>
              </m:r>
            </m:sub>
          </m:sSub>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α</m:t>
              </m:r>
            </m:e>
            <m:sub>
              <m:r>
                <w:rPr>
                  <w:rFonts w:ascii="Cambria Math" w:eastAsiaTheme="minorEastAsia" w:hAnsi="Cambria Math" w:cstheme="minorHAnsi"/>
                </w:rPr>
                <m:t>j[i]</m:t>
              </m:r>
            </m:sub>
          </m:sSub>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β</m:t>
              </m:r>
            </m:e>
            <m:sub>
              <m:r>
                <w:rPr>
                  <w:rFonts w:ascii="Cambria Math" w:eastAsiaTheme="minorEastAsia" w:hAnsi="Cambria Math" w:cstheme="minorHAnsi"/>
                </w:rPr>
                <m:t>1</m:t>
              </m:r>
            </m:sub>
          </m:sSub>
          <m:sSub>
            <m:sSubPr>
              <m:ctrlPr>
                <w:rPr>
                  <w:rFonts w:ascii="Cambria Math" w:eastAsiaTheme="minorEastAsia" w:hAnsi="Cambria Math" w:cstheme="minorHAnsi"/>
                </w:rPr>
              </m:ctrlPr>
            </m:sSubPr>
            <m:e>
              <m:r>
                <w:rPr>
                  <w:rFonts w:ascii="Cambria Math" w:eastAsiaTheme="minorEastAsia" w:hAnsi="Cambria Math" w:cstheme="minorHAnsi"/>
                </w:rPr>
                <m:t>M</m:t>
              </m:r>
            </m:e>
            <m:sub>
              <m:r>
                <w:rPr>
                  <w:rFonts w:ascii="Cambria Math" w:eastAsiaTheme="minorEastAsia" w:hAnsi="Cambria Math" w:cstheme="minorHAnsi"/>
                </w:rPr>
                <m:t>r,i</m:t>
              </m:r>
            </m:sub>
          </m:sSub>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β</m:t>
              </m:r>
            </m:e>
            <m:sub>
              <m:r>
                <w:rPr>
                  <w:rFonts w:ascii="Cambria Math" w:eastAsiaTheme="minorEastAsia" w:hAnsi="Cambria Math" w:cstheme="minorHAnsi"/>
                </w:rPr>
                <m:t>2</m:t>
              </m:r>
            </m:sub>
          </m:sSub>
          <m:r>
            <w:rPr>
              <w:rFonts w:ascii="Cambria Math" w:eastAsiaTheme="minorEastAsia" w:hAnsi="Cambria Math" w:cstheme="minorHAnsi"/>
            </w:rPr>
            <m:t>1/k</m:t>
          </m:r>
          <m:sSub>
            <m:sSubPr>
              <m:ctrlPr>
                <w:rPr>
                  <w:rFonts w:ascii="Cambria Math" w:eastAsiaTheme="minorEastAsia" w:hAnsi="Cambria Math" w:cstheme="minorHAnsi"/>
                  <w:i/>
                </w:rPr>
              </m:ctrlPr>
            </m:sSubPr>
            <m:e>
              <m:r>
                <w:rPr>
                  <w:rFonts w:ascii="Cambria Math" w:eastAsiaTheme="minorEastAsia" w:hAnsi="Cambria Math" w:cstheme="minorHAnsi"/>
                </w:rPr>
                <m:t>T</m:t>
              </m:r>
            </m:e>
            <m:sub>
              <m:r>
                <w:rPr>
                  <w:rFonts w:ascii="Cambria Math" w:eastAsiaTheme="minorEastAsia" w:hAnsi="Cambria Math" w:cstheme="minorHAnsi"/>
                </w:rPr>
                <m:t>A,r,i</m:t>
              </m:r>
            </m:sub>
          </m:sSub>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β</m:t>
              </m:r>
            </m:e>
            <m:sub>
              <m:r>
                <w:rPr>
                  <w:rFonts w:ascii="Cambria Math" w:eastAsiaTheme="minorEastAsia" w:hAnsi="Cambria Math" w:cstheme="minorHAnsi"/>
                </w:rPr>
                <m:t>3</m:t>
              </m:r>
            </m:sub>
          </m:sSub>
          <m:sSub>
            <m:sSubPr>
              <m:ctrlPr>
                <w:rPr>
                  <w:rFonts w:ascii="Cambria Math" w:eastAsiaTheme="minorEastAsia" w:hAnsi="Cambria Math" w:cstheme="minorHAnsi"/>
                </w:rPr>
              </m:ctrlPr>
            </m:sSubPr>
            <m:e>
              <m:r>
                <w:rPr>
                  <w:rFonts w:ascii="Cambria Math" w:eastAsiaTheme="minorEastAsia" w:hAnsi="Cambria Math" w:cstheme="minorHAnsi"/>
                </w:rPr>
                <m:t>M</m:t>
              </m:r>
            </m:e>
            <m:sub>
              <m:r>
                <w:rPr>
                  <w:rFonts w:ascii="Cambria Math" w:eastAsiaTheme="minorEastAsia" w:hAnsi="Cambria Math" w:cstheme="minorHAnsi"/>
                </w:rPr>
                <m:t>r,i</m:t>
              </m:r>
            </m:sub>
          </m:sSub>
          <m:r>
            <w:rPr>
              <w:rFonts w:ascii="Cambria Math" w:eastAsiaTheme="minorEastAsia" w:hAnsi="Cambria Math" w:cstheme="minorHAnsi"/>
            </w:rPr>
            <m:t>1/k</m:t>
          </m:r>
          <m:sSub>
            <m:sSubPr>
              <m:ctrlPr>
                <w:rPr>
                  <w:rFonts w:ascii="Cambria Math" w:eastAsiaTheme="minorEastAsia" w:hAnsi="Cambria Math" w:cstheme="minorHAnsi"/>
                  <w:i/>
                </w:rPr>
              </m:ctrlPr>
            </m:sSubPr>
            <m:e>
              <m:r>
                <w:rPr>
                  <w:rFonts w:ascii="Cambria Math" w:eastAsiaTheme="minorEastAsia" w:hAnsi="Cambria Math" w:cstheme="minorHAnsi"/>
                </w:rPr>
                <m:t>T</m:t>
              </m:r>
            </m:e>
            <m:sub>
              <m:r>
                <w:rPr>
                  <w:rFonts w:ascii="Cambria Math" w:eastAsiaTheme="minorEastAsia" w:hAnsi="Cambria Math" w:cstheme="minorHAnsi"/>
                </w:rPr>
                <m:t>A,r,i</m:t>
              </m:r>
            </m:sub>
          </m:sSub>
        </m:oMath>
      </m:oMathPara>
    </w:p>
    <w:p w14:paraId="4A994879" w14:textId="3A276924" w:rsidR="00EB50B6" w:rsidRPr="00EB50B6" w:rsidRDefault="0093588F" w:rsidP="0082271D">
      <w:pPr>
        <w:spacing w:line="480" w:lineRule="auto"/>
        <w:ind w:firstLine="284"/>
        <w:contextualSpacing/>
        <w:jc w:val="both"/>
        <w:rPr>
          <w:rFonts w:eastAsiaTheme="minorEastAsia" w:cstheme="minorHAns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α</m:t>
              </m:r>
            </m:e>
            <m:sub>
              <m:r>
                <w:rPr>
                  <w:rFonts w:ascii="Cambria Math" w:eastAsiaTheme="minorEastAsia" w:hAnsi="Cambria Math" w:cstheme="minorHAnsi"/>
                </w:rPr>
                <m:t>j</m:t>
              </m:r>
            </m:sub>
          </m:sSub>
          <m:r>
            <w:rPr>
              <w:rFonts w:ascii="Cambria Math" w:eastAsiaTheme="minorEastAsia" w:hAnsi="Cambria Math" w:cstheme="minorHAnsi"/>
            </w:rPr>
            <m:t>~</m:t>
          </m:r>
          <m:r>
            <m:rPr>
              <m:sty m:val="p"/>
            </m:rPr>
            <w:rPr>
              <w:rFonts w:ascii="Cambria Math" w:eastAsiaTheme="minorEastAsia" w:hAnsi="Cambria Math" w:cstheme="minorHAnsi"/>
            </w:rPr>
            <m:t>Normal</m:t>
          </m:r>
          <m:r>
            <w:rPr>
              <w:rFonts w:ascii="Cambria Math" w:eastAsiaTheme="minorEastAsia" w:hAnsi="Cambria Math" w:cstheme="minorHAnsi"/>
            </w:rPr>
            <m:t>(γ, τ)</m:t>
          </m:r>
        </m:oMath>
      </m:oMathPara>
    </w:p>
    <w:p w14:paraId="109FA5CF" w14:textId="0A3667A1" w:rsidR="00EB50B6" w:rsidRDefault="0093588F" w:rsidP="0082271D">
      <w:pPr>
        <w:spacing w:line="480" w:lineRule="auto"/>
        <w:ind w:firstLine="284"/>
        <w:contextualSpacing/>
        <w:jc w:val="both"/>
        <w:rPr>
          <w:rFonts w:eastAsiaTheme="minorEastAsia" w:cstheme="minorHAns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β</m:t>
              </m:r>
            </m:e>
            <m:sub>
              <m:r>
                <w:rPr>
                  <w:rFonts w:ascii="Cambria Math" w:eastAsiaTheme="minorEastAsia" w:hAnsi="Cambria Math" w:cstheme="minorHAnsi"/>
                </w:rPr>
                <m:t>i</m:t>
              </m:r>
            </m:sub>
          </m:sSub>
          <m:r>
            <w:rPr>
              <w:rFonts w:ascii="Cambria Math" w:eastAsiaTheme="minorEastAsia" w:hAnsi="Cambria Math" w:cstheme="minorHAnsi"/>
            </w:rPr>
            <m:t>~</m:t>
          </m:r>
          <m:r>
            <m:rPr>
              <m:sty m:val="p"/>
            </m:rPr>
            <w:rPr>
              <w:rFonts w:ascii="Cambria Math" w:eastAsiaTheme="minorEastAsia" w:hAnsi="Cambria Math" w:cstheme="minorHAnsi"/>
            </w:rPr>
            <m:t>Normal</m:t>
          </m:r>
          <w:commentRangeStart w:id="899"/>
          <m:r>
            <w:rPr>
              <w:rFonts w:ascii="Cambria Math" w:eastAsiaTheme="minorEastAsia" w:hAnsi="Cambria Math" w:cstheme="minorHAnsi"/>
            </w:rPr>
            <m:t>([</m:t>
          </m:r>
          <w:commentRangeStart w:id="900"/>
          <m:r>
            <w:rPr>
              <w:rFonts w:ascii="Cambria Math" w:eastAsiaTheme="minorEastAsia" w:hAnsi="Cambria Math" w:cstheme="minorHAnsi"/>
            </w:rPr>
            <m:t>0,0,0],[</m:t>
          </m:r>
          <w:commentRangeStart w:id="901"/>
          <m:r>
            <w:rPr>
              <w:rFonts w:ascii="Cambria Math" w:eastAsiaTheme="minorEastAsia" w:hAnsi="Cambria Math" w:cstheme="minorHAnsi"/>
            </w:rPr>
            <m:t>1.30,3.36,0.74</m:t>
          </m:r>
          <w:commentRangeEnd w:id="900"/>
          <m:r>
            <m:rPr>
              <m:sty m:val="p"/>
            </m:rPr>
            <w:rPr>
              <w:rStyle w:val="CommentReference"/>
            </w:rPr>
            <w:commentReference w:id="900"/>
          </m:r>
          <w:commentRangeEnd w:id="901"/>
          <m:r>
            <m:rPr>
              <m:sty m:val="p"/>
            </m:rPr>
            <w:rPr>
              <w:rStyle w:val="CommentReference"/>
            </w:rPr>
            <w:commentReference w:id="901"/>
          </m:r>
          <m:r>
            <w:rPr>
              <w:rFonts w:ascii="Cambria Math" w:eastAsiaTheme="minorEastAsia" w:hAnsi="Cambria Math" w:cstheme="minorHAnsi"/>
            </w:rPr>
            <m:t>])</m:t>
          </m:r>
          <w:commentRangeEnd w:id="899"/>
          <m:r>
            <m:rPr>
              <m:sty m:val="p"/>
            </m:rPr>
            <w:rPr>
              <w:rStyle w:val="CommentReference"/>
            </w:rPr>
            <w:commentReference w:id="899"/>
          </m:r>
        </m:oMath>
      </m:oMathPara>
    </w:p>
    <w:p w14:paraId="57A8A4BB" w14:textId="3486A4CD" w:rsidR="00EB50B6" w:rsidRDefault="00EB50B6" w:rsidP="0082271D">
      <w:pPr>
        <w:spacing w:line="480" w:lineRule="auto"/>
        <w:ind w:firstLine="284"/>
        <w:contextualSpacing/>
        <w:jc w:val="both"/>
        <w:rPr>
          <w:rFonts w:eastAsiaTheme="minorEastAsia" w:cstheme="minorHAnsi"/>
        </w:rPr>
      </w:pPr>
      <m:oMathPara>
        <m:oMath>
          <m:r>
            <w:rPr>
              <w:rFonts w:ascii="Cambria Math" w:eastAsiaTheme="minorEastAsia" w:hAnsi="Cambria Math" w:cstheme="minorHAnsi"/>
            </w:rPr>
            <m:t>τ~</m:t>
          </m:r>
          <m:r>
            <m:rPr>
              <m:sty m:val="p"/>
            </m:rPr>
            <w:rPr>
              <w:rFonts w:ascii="Cambria Math" w:eastAsiaTheme="minorEastAsia" w:hAnsi="Cambria Math" w:cstheme="minorHAnsi"/>
            </w:rPr>
            <m:t>Exponential</m:t>
          </m:r>
          <m:r>
            <w:rPr>
              <w:rFonts w:ascii="Cambria Math" w:eastAsiaTheme="minorEastAsia" w:hAnsi="Cambria Math" w:cstheme="minorHAnsi"/>
            </w:rPr>
            <m:t>(0.99)</m:t>
          </m:r>
        </m:oMath>
      </m:oMathPara>
    </w:p>
    <w:p w14:paraId="7BC4778E" w14:textId="15332376" w:rsidR="00EB50B6" w:rsidRDefault="00EB50B6" w:rsidP="0082271D">
      <w:pPr>
        <w:spacing w:line="480" w:lineRule="auto"/>
        <w:ind w:firstLine="284"/>
        <w:contextualSpacing/>
        <w:jc w:val="both"/>
        <w:rPr>
          <w:rFonts w:eastAsiaTheme="minorEastAsia" w:cstheme="minorHAnsi"/>
        </w:rPr>
      </w:pPr>
      <m:oMathPara>
        <m:oMath>
          <m:r>
            <w:rPr>
              <w:rFonts w:ascii="Cambria Math" w:eastAsiaTheme="minorEastAsia" w:hAnsi="Cambria Math" w:cstheme="minorHAnsi"/>
            </w:rPr>
            <m:t>γ~</m:t>
          </m:r>
          <m:r>
            <m:rPr>
              <m:sty m:val="p"/>
            </m:rPr>
            <w:rPr>
              <w:rFonts w:ascii="Cambria Math" w:eastAsiaTheme="minorEastAsia" w:hAnsi="Cambria Math" w:cstheme="minorHAnsi"/>
            </w:rPr>
            <m:t>Normal</m:t>
          </m:r>
          <m:r>
            <w:rPr>
              <w:rFonts w:ascii="Cambria Math" w:eastAsiaTheme="minorEastAsia" w:hAnsi="Cambria Math" w:cstheme="minorHAnsi"/>
            </w:rPr>
            <m:t>(0, 9.88)</m:t>
          </m:r>
          <w:commentRangeStart w:id="902"/>
          <w:commentRangeEnd w:id="902"/>
          <m:r>
            <m:rPr>
              <m:sty m:val="p"/>
            </m:rPr>
            <w:rPr>
              <w:rStyle w:val="CommentReference"/>
            </w:rPr>
            <w:commentReference w:id="902"/>
          </m:r>
        </m:oMath>
      </m:oMathPara>
    </w:p>
    <w:p w14:paraId="071C5416" w14:textId="06C66FE7" w:rsidR="00635B68" w:rsidRDefault="00D53C9D" w:rsidP="00F84CDD">
      <w:pPr>
        <w:spacing w:line="480" w:lineRule="auto"/>
        <w:contextualSpacing/>
        <w:jc w:val="both"/>
        <w:rPr>
          <w:rFonts w:eastAsiaTheme="minorEastAsia"/>
        </w:rPr>
      </w:pPr>
      <w:r w:rsidRPr="00364D0F">
        <w:rPr>
          <w:rFonts w:eastAsiaTheme="minorEastAsia" w:cstheme="minorHAnsi"/>
          <w:color w:val="000000" w:themeColor="text1"/>
          <w:lang w:val="en-US"/>
          <w:rPrChange w:id="903" w:author="Max Lindmark" w:date="2019-09-24T15:41:00Z">
            <w:rPr>
              <w:rFonts w:eastAsiaTheme="minorEastAsia" w:cstheme="minorHAnsi"/>
              <w:color w:val="000000" w:themeColor="text1"/>
            </w:rPr>
          </w:rPrChange>
        </w:rPr>
        <w:t xml:space="preserve">, </w:t>
      </w:r>
      <w:r w:rsidR="00BB2BD3" w:rsidRPr="00364D0F">
        <w:rPr>
          <w:rFonts w:eastAsiaTheme="minorEastAsia" w:cstheme="minorHAnsi"/>
          <w:color w:val="000000" w:themeColor="text1"/>
          <w:lang w:val="en-US"/>
          <w:rPrChange w:id="904" w:author="Max Lindmark" w:date="2019-09-24T15:41:00Z">
            <w:rPr>
              <w:rFonts w:eastAsiaTheme="minorEastAsia" w:cstheme="minorHAnsi"/>
              <w:color w:val="000000" w:themeColor="text1"/>
            </w:rPr>
          </w:rPrChange>
        </w:rPr>
        <w:t>where</w:t>
      </w:r>
      <w:r w:rsidRPr="00364D0F">
        <w:rPr>
          <w:rFonts w:eastAsiaTheme="minorEastAsia" w:cstheme="minorHAnsi"/>
          <w:color w:val="000000" w:themeColor="text1"/>
          <w:lang w:val="en-US"/>
          <w:rPrChange w:id="905" w:author="Max Lindmark" w:date="2019-09-24T15:41:00Z">
            <w:rPr>
              <w:rFonts w:eastAsiaTheme="minorEastAsia" w:cstheme="minorHAnsi"/>
              <w:color w:val="000000" w:themeColor="text1"/>
            </w:rPr>
          </w:rPrChange>
        </w:rPr>
        <w:t xml:space="preserve"> </w:t>
      </w:r>
      <w:r w:rsidR="00F740A5" w:rsidRPr="00364D0F">
        <w:rPr>
          <w:rFonts w:eastAsiaTheme="minorEastAsia" w:cstheme="minorHAnsi"/>
          <w:color w:val="000000" w:themeColor="text1"/>
          <w:lang w:val="en-US"/>
          <w:rPrChange w:id="906" w:author="Max Lindmark" w:date="2019-09-24T15:41:00Z">
            <w:rPr>
              <w:rFonts w:eastAsiaTheme="minorEastAsia" w:cstheme="minorHAnsi"/>
              <w:color w:val="000000" w:themeColor="text1"/>
            </w:rPr>
          </w:rPrChange>
        </w:rPr>
        <w:t xml:space="preserve">the </w:t>
      </w:r>
      <w:r w:rsidR="006D7369" w:rsidRPr="00364D0F">
        <w:rPr>
          <w:rFonts w:eastAsiaTheme="minorEastAsia" w:cstheme="minorHAnsi"/>
          <w:lang w:val="en-US"/>
          <w:rPrChange w:id="907" w:author="Max Lindmark" w:date="2019-09-24T15:41:00Z">
            <w:rPr>
              <w:rFonts w:eastAsiaTheme="minorEastAsia" w:cstheme="minorHAnsi"/>
            </w:rPr>
          </w:rPrChange>
        </w:rPr>
        <w:t>intercept</w:t>
      </w:r>
      <w:commentRangeStart w:id="908"/>
      <w:r w:rsidR="006D7369" w:rsidRPr="00364D0F">
        <w:rPr>
          <w:rFonts w:eastAsiaTheme="minorEastAsia" w:cstheme="minorHAnsi"/>
          <w:lang w:val="en-US"/>
          <w:rPrChange w:id="909" w:author="Max Lindmark" w:date="2019-09-24T15:41:00Z">
            <w:rPr>
              <w:rFonts w:eastAsiaTheme="minorEastAsia" w:cstheme="minorHAnsi"/>
            </w:rPr>
          </w:rPrChange>
        </w:rPr>
        <w:t xml:space="preserve"> </w:t>
      </w:r>
      <m:oMath>
        <m:sSub>
          <m:sSubPr>
            <m:ctrlPr>
              <w:rPr>
                <w:rFonts w:ascii="Cambria Math" w:eastAsiaTheme="minorEastAsia" w:hAnsi="Cambria Math" w:cstheme="minorHAnsi"/>
                <w:i/>
              </w:rPr>
            </m:ctrlPr>
          </m:sSubPr>
          <m:e>
            <m:r>
              <w:rPr>
                <w:rFonts w:ascii="Cambria Math" w:eastAsiaTheme="minorEastAsia" w:hAnsi="Cambria Math" w:cstheme="minorHAnsi"/>
              </w:rPr>
              <m:t>α</m:t>
            </m:r>
          </m:e>
          <m:sub>
            <m:r>
              <w:rPr>
                <w:rFonts w:ascii="Cambria Math" w:eastAsiaTheme="minorEastAsia" w:hAnsi="Cambria Math" w:cstheme="minorHAnsi"/>
              </w:rPr>
              <m:t>j</m:t>
            </m:r>
            <m:r>
              <w:rPr>
                <w:rFonts w:ascii="Cambria Math" w:eastAsiaTheme="minorEastAsia" w:hAnsi="Cambria Math" w:cstheme="minorHAnsi"/>
                <w:lang w:val="en-US"/>
                <w:rPrChange w:id="910" w:author="Max Lindmark" w:date="2019-09-24T15:41:00Z">
                  <w:rPr>
                    <w:rFonts w:ascii="Cambria Math" w:eastAsiaTheme="minorEastAsia" w:hAnsi="Cambria Math" w:cstheme="minorHAnsi"/>
                  </w:rPr>
                </w:rPrChange>
              </w:rPr>
              <m:t>[</m:t>
            </m:r>
            <m:r>
              <w:rPr>
                <w:rFonts w:ascii="Cambria Math" w:eastAsiaTheme="minorEastAsia" w:hAnsi="Cambria Math" w:cstheme="minorHAnsi"/>
              </w:rPr>
              <m:t>i</m:t>
            </m:r>
            <m:r>
              <w:rPr>
                <w:rFonts w:ascii="Cambria Math" w:eastAsiaTheme="minorEastAsia" w:hAnsi="Cambria Math" w:cstheme="minorHAnsi"/>
                <w:lang w:val="en-US"/>
                <w:rPrChange w:id="911" w:author="Max Lindmark" w:date="2019-09-24T15:41:00Z">
                  <w:rPr>
                    <w:rFonts w:ascii="Cambria Math" w:eastAsiaTheme="minorEastAsia" w:hAnsi="Cambria Math" w:cstheme="minorHAnsi"/>
                  </w:rPr>
                </w:rPrChange>
              </w:rPr>
              <m:t>]</m:t>
            </m:r>
          </m:sub>
        </m:sSub>
        <w:commentRangeEnd w:id="908"/>
        <m:r>
          <m:rPr>
            <m:sty m:val="p"/>
          </m:rPr>
          <w:rPr>
            <w:rStyle w:val="CommentReference"/>
          </w:rPr>
          <w:commentReference w:id="908"/>
        </m:r>
      </m:oMath>
      <w:r w:rsidR="006D7369" w:rsidRPr="00364D0F">
        <w:rPr>
          <w:rFonts w:eastAsiaTheme="minorEastAsia" w:cstheme="minorHAnsi"/>
          <w:lang w:val="en-US"/>
          <w:rPrChange w:id="912" w:author="Max Lindmark" w:date="2019-09-24T15:41:00Z">
            <w:rPr>
              <w:rFonts w:eastAsiaTheme="minorEastAsia" w:cstheme="minorHAnsi"/>
            </w:rPr>
          </w:rPrChange>
        </w:rPr>
        <w:t xml:space="preserve"> is nested within species </w:t>
      </w:r>
      <m:oMath>
        <m:r>
          <w:rPr>
            <w:rFonts w:ascii="Cambria Math" w:eastAsiaTheme="minorEastAsia" w:hAnsi="Cambria Math" w:cstheme="minorHAnsi"/>
          </w:rPr>
          <m:t>j</m:t>
        </m:r>
      </m:oMath>
      <w:r w:rsidR="00F740A5" w:rsidRPr="00364D0F">
        <w:rPr>
          <w:rFonts w:eastAsiaTheme="minorEastAsia"/>
          <w:lang w:val="en-US"/>
          <w:rPrChange w:id="913" w:author="Max Lindmark" w:date="2019-09-24T15:41:00Z">
            <w:rPr>
              <w:rFonts w:eastAsiaTheme="minorEastAsia"/>
            </w:rPr>
          </w:rPrChange>
        </w:rPr>
        <w:t xml:space="preserve"> to account for group structure due to multiple replicates within species</w:t>
      </w:r>
      <w:r w:rsidR="00424E44" w:rsidRPr="00364D0F">
        <w:rPr>
          <w:rFonts w:eastAsiaTheme="minorEastAsia" w:cstheme="minorHAnsi"/>
          <w:lang w:val="en-US"/>
          <w:rPrChange w:id="914" w:author="Max Lindmark" w:date="2019-09-24T15:41:00Z">
            <w:rPr>
              <w:rFonts w:eastAsiaTheme="minorEastAsia" w:cstheme="minorHAnsi"/>
            </w:rPr>
          </w:rPrChange>
        </w:rPr>
        <w:t>.</w:t>
      </w:r>
      <w:r w:rsidR="00FF3122" w:rsidRPr="00364D0F">
        <w:rPr>
          <w:rFonts w:eastAsiaTheme="minorEastAsia" w:cstheme="minorHAnsi"/>
          <w:lang w:val="en-US"/>
          <w:rPrChange w:id="915" w:author="Max Lindmark" w:date="2019-09-24T15:41:00Z">
            <w:rPr>
              <w:rFonts w:eastAsiaTheme="minorEastAsia" w:cstheme="minorHAnsi"/>
            </w:rPr>
          </w:rPrChange>
        </w:rPr>
        <w:t xml:space="preserve"> </w:t>
      </w:r>
      <w:r w:rsidR="007501E7" w:rsidRPr="00364D0F">
        <w:rPr>
          <w:rFonts w:eastAsiaTheme="minorEastAsia" w:cstheme="minorHAnsi"/>
          <w:lang w:val="en-US"/>
          <w:rPrChange w:id="916" w:author="Max Lindmark" w:date="2019-09-24T15:41:00Z">
            <w:rPr>
              <w:rFonts w:eastAsiaTheme="minorEastAsia" w:cstheme="minorHAnsi"/>
            </w:rPr>
          </w:rPrChange>
        </w:rPr>
        <w:t>T</w:t>
      </w:r>
      <w:r w:rsidR="00BE57AD" w:rsidRPr="00364D0F">
        <w:rPr>
          <w:rFonts w:eastAsiaTheme="minorEastAsia" w:cstheme="minorHAnsi"/>
          <w:lang w:val="en-US"/>
          <w:rPrChange w:id="917" w:author="Max Lindmark" w:date="2019-09-24T15:41:00Z">
            <w:rPr>
              <w:rFonts w:eastAsiaTheme="minorEastAsia" w:cstheme="minorHAnsi"/>
            </w:rPr>
          </w:rPrChange>
        </w:rPr>
        <w:t>he temp</w:t>
      </w:r>
      <w:r w:rsidR="00BE57AD" w:rsidRPr="00364D0F">
        <w:rPr>
          <w:rFonts w:eastAsiaTheme="minorEastAsia"/>
          <w:lang w:val="en-US"/>
          <w:rPrChange w:id="918" w:author="Max Lindmark" w:date="2019-09-24T15:41:00Z">
            <w:rPr>
              <w:rFonts w:eastAsiaTheme="minorEastAsia"/>
            </w:rPr>
          </w:rPrChange>
        </w:rPr>
        <w:t xml:space="preserve">erature-optimum </w:t>
      </w:r>
      <w:r w:rsidR="006D7369" w:rsidRPr="00364D0F">
        <w:rPr>
          <w:rFonts w:eastAsiaTheme="minorEastAsia"/>
          <w:lang w:val="en-US"/>
          <w:rPrChange w:id="919" w:author="Max Lindmark" w:date="2019-09-24T15:41:00Z">
            <w:rPr>
              <w:rFonts w:eastAsiaTheme="minorEastAsia"/>
            </w:rPr>
          </w:rPrChange>
        </w:rPr>
        <w:t>model</w:t>
      </w:r>
      <w:r w:rsidR="004F4D42" w:rsidRPr="00364D0F">
        <w:rPr>
          <w:rFonts w:eastAsiaTheme="minorEastAsia"/>
          <w:lang w:val="en-US"/>
          <w:rPrChange w:id="920" w:author="Max Lindmark" w:date="2019-09-24T15:41:00Z">
            <w:rPr>
              <w:rFonts w:eastAsiaTheme="minorEastAsia"/>
            </w:rPr>
          </w:rPrChange>
        </w:rPr>
        <w:t xml:space="preserve"> is identical in structure except for the single predictor (normalized mass). </w:t>
      </w:r>
      <w:r w:rsidR="004F4D42">
        <w:rPr>
          <w:rFonts w:eastAsiaTheme="minorEastAsia"/>
        </w:rPr>
        <w:t xml:space="preserve">It </w:t>
      </w:r>
      <w:r w:rsidR="007501E7" w:rsidRPr="004B1D12">
        <w:rPr>
          <w:rFonts w:eastAsiaTheme="minorEastAsia"/>
        </w:rPr>
        <w:t>can be written as</w:t>
      </w:r>
      <w:r w:rsidR="00BE57AD" w:rsidRPr="004B1D12">
        <w:rPr>
          <w:rFonts w:eastAsiaTheme="minorEastAsia"/>
        </w:rPr>
        <w:t>:</w:t>
      </w:r>
      <w:r w:rsidR="00CA03C5" w:rsidRPr="004B1D12">
        <w:rPr>
          <w:rFonts w:eastAsiaTheme="minorEastAsia"/>
        </w:rPr>
        <w:t xml:space="preserve"> </w:t>
      </w:r>
    </w:p>
    <w:p w14:paraId="2F4036EF" w14:textId="00AB65A4" w:rsidR="00040B96" w:rsidRDefault="0093588F" w:rsidP="00FF3122">
      <w:pPr>
        <w:spacing w:line="480" w:lineRule="auto"/>
        <w:contextualSpacing/>
        <w:jc w:val="both"/>
        <w:rPr>
          <w:rFonts w:eastAsiaTheme="minorEastAsia"/>
        </w:rPr>
      </w:pPr>
      <m:oMathPara>
        <m:oMath>
          <m:sSub>
            <m:sSubPr>
              <m:ctrlPr>
                <w:rPr>
                  <w:rFonts w:ascii="Cambria Math" w:eastAsiaTheme="minorEastAsia" w:hAnsi="Cambria Math" w:cstheme="minorHAnsi"/>
                  <w:i/>
                </w:rPr>
              </m:ctrlPr>
            </m:sSubPr>
            <m:e>
              <m:sSub>
                <m:sSubPr>
                  <m:ctrlPr>
                    <w:rPr>
                      <w:rFonts w:ascii="Cambria Math" w:eastAsiaTheme="minorEastAsia" w:hAnsi="Cambria Math" w:cstheme="minorHAnsi"/>
                      <w:i/>
                    </w:rPr>
                  </m:ctrlPr>
                </m:sSubPr>
                <m:e>
                  <m:r>
                    <w:rPr>
                      <w:rFonts w:ascii="Cambria Math" w:eastAsiaTheme="minorEastAsia" w:hAnsi="Cambria Math" w:cstheme="minorHAnsi"/>
                    </w:rPr>
                    <m:t>T</m:t>
                  </m:r>
                </m:e>
                <m:sub>
                  <m:r>
                    <w:rPr>
                      <w:rFonts w:ascii="Cambria Math" w:eastAsiaTheme="minorEastAsia" w:hAnsi="Cambria Math" w:cstheme="minorHAnsi"/>
                    </w:rPr>
                    <m:t>opt</m:t>
                  </m:r>
                </m:sub>
              </m:sSub>
            </m:e>
            <m:sub>
              <m:r>
                <w:rPr>
                  <w:rFonts w:ascii="Cambria Math" w:eastAsiaTheme="minorEastAsia" w:hAnsi="Cambria Math" w:cstheme="minorHAnsi"/>
                </w:rPr>
                <m:t>i</m:t>
              </m:r>
            </m:sub>
          </m:sSub>
          <m:r>
            <w:rPr>
              <w:rFonts w:ascii="Cambria Math" w:eastAsiaTheme="minorEastAsia" w:hAnsi="Cambria Math" w:cstheme="minorHAnsi"/>
            </w:rPr>
            <m:t>~N(</m:t>
          </m:r>
          <m:sSub>
            <m:sSubPr>
              <m:ctrlPr>
                <w:rPr>
                  <w:rFonts w:ascii="Cambria Math" w:eastAsiaTheme="minorEastAsia" w:hAnsi="Cambria Math" w:cstheme="minorHAnsi"/>
                  <w:i/>
                </w:rPr>
              </m:ctrlPr>
            </m:sSubPr>
            <m:e>
              <m:r>
                <w:rPr>
                  <w:rFonts w:ascii="Cambria Math" w:eastAsiaTheme="minorEastAsia" w:hAnsi="Cambria Math" w:cstheme="minorHAnsi"/>
                </w:rPr>
                <m:t>μ</m:t>
              </m:r>
            </m:e>
            <m:sub>
              <m:r>
                <w:rPr>
                  <w:rFonts w:ascii="Cambria Math" w:eastAsiaTheme="minorEastAsia" w:hAnsi="Cambria Math" w:cstheme="minorHAnsi"/>
                </w:rPr>
                <m:t>i</m:t>
              </m:r>
            </m:sub>
          </m:sSub>
          <m:r>
            <w:rPr>
              <w:rFonts w:ascii="Cambria Math" w:eastAsiaTheme="minorEastAsia" w:hAnsi="Cambria Math" w:cstheme="minorHAnsi"/>
            </w:rPr>
            <m:t xml:space="preserve">, </m:t>
          </m:r>
          <m:sSup>
            <m:sSupPr>
              <m:ctrlPr>
                <w:rPr>
                  <w:rFonts w:ascii="Cambria Math" w:eastAsiaTheme="minorEastAsia" w:hAnsi="Cambria Math" w:cstheme="minorHAnsi"/>
                  <w:i/>
                </w:rPr>
              </m:ctrlPr>
            </m:sSupPr>
            <m:e>
              <m:r>
                <w:rPr>
                  <w:rFonts w:ascii="Cambria Math" w:eastAsiaTheme="minorEastAsia" w:hAnsi="Cambria Math" w:cstheme="minorHAnsi"/>
                </w:rPr>
                <m:t>σ</m:t>
              </m:r>
            </m:e>
            <m:sup>
              <m:r>
                <w:rPr>
                  <w:rFonts w:ascii="Cambria Math" w:eastAsiaTheme="minorEastAsia" w:hAnsi="Cambria Math" w:cstheme="minorHAnsi"/>
                </w:rPr>
                <m:t>2</m:t>
              </m:r>
            </m:sup>
          </m:sSup>
          <m:r>
            <w:rPr>
              <w:rFonts w:ascii="Cambria Math" w:eastAsiaTheme="minorEastAsia" w:hAnsi="Cambria Math" w:cstheme="minorHAnsi"/>
            </w:rPr>
            <m:t>)</m:t>
          </m:r>
        </m:oMath>
      </m:oMathPara>
    </w:p>
    <w:p w14:paraId="4D883CD3" w14:textId="6D947677" w:rsidR="00040B96" w:rsidRPr="00040B96" w:rsidRDefault="0093588F" w:rsidP="00FF3122">
      <w:pPr>
        <w:spacing w:line="480" w:lineRule="auto"/>
        <w:contextualSpacing/>
        <w:jc w:val="both"/>
        <w:rPr>
          <w:rFonts w:eastAsiaTheme="minorEastAsia"/>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r>
                <w:rPr>
                  <w:rFonts w:ascii="Cambria Math" w:eastAsiaTheme="minorEastAsia" w:hAnsi="Cambria Math" w:cstheme="minorHAnsi"/>
                </w:rPr>
                <m:t>i</m:t>
              </m:r>
            </m:sub>
          </m:sSub>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α</m:t>
              </m:r>
            </m:e>
            <m:sub>
              <m:r>
                <w:rPr>
                  <w:rFonts w:ascii="Cambria Math" w:eastAsiaTheme="minorEastAsia" w:hAnsi="Cambria Math" w:cstheme="minorHAnsi"/>
                </w:rPr>
                <m:t>j[i]</m:t>
              </m:r>
            </m:sub>
          </m:sSub>
          <m:r>
            <w:rPr>
              <w:rFonts w:ascii="Cambria Math" w:eastAsiaTheme="minorEastAsia" w:hAnsi="Cambria Math" w:cstheme="minorHAnsi"/>
            </w:rPr>
            <m:t>+β</m:t>
          </m:r>
          <m:sSub>
            <m:sSubPr>
              <m:ctrlPr>
                <w:rPr>
                  <w:rFonts w:ascii="Cambria Math" w:eastAsiaTheme="minorEastAsia" w:hAnsi="Cambria Math" w:cstheme="minorHAnsi"/>
                </w:rPr>
              </m:ctrlPr>
            </m:sSubPr>
            <m:e>
              <m:r>
                <w:rPr>
                  <w:rFonts w:ascii="Cambria Math" w:eastAsiaTheme="minorEastAsia" w:hAnsi="Cambria Math" w:cstheme="minorHAnsi"/>
                </w:rPr>
                <m:t>M</m:t>
              </m:r>
            </m:e>
            <m:sub>
              <m:r>
                <w:rPr>
                  <w:rFonts w:ascii="Cambria Math" w:eastAsiaTheme="minorEastAsia" w:hAnsi="Cambria Math" w:cstheme="minorHAnsi"/>
                </w:rPr>
                <m:t>r,i</m:t>
              </m:r>
            </m:sub>
          </m:sSub>
        </m:oMath>
      </m:oMathPara>
    </w:p>
    <w:p w14:paraId="504DE504" w14:textId="1AA7DC10" w:rsidR="00040B96" w:rsidRDefault="0093588F" w:rsidP="00FF3122">
      <w:pPr>
        <w:spacing w:line="480" w:lineRule="auto"/>
        <w:contextualSpacing/>
        <w:jc w:val="both"/>
        <w:rPr>
          <w:rFonts w:eastAsiaTheme="minorEastAsia"/>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α</m:t>
              </m:r>
            </m:e>
            <m:sub>
              <m:r>
                <w:rPr>
                  <w:rFonts w:ascii="Cambria Math" w:eastAsiaTheme="minorEastAsia" w:hAnsi="Cambria Math" w:cstheme="minorHAnsi"/>
                </w:rPr>
                <m:t>j</m:t>
              </m:r>
            </m:sub>
          </m:sSub>
          <m:r>
            <w:rPr>
              <w:rFonts w:ascii="Cambria Math" w:eastAsiaTheme="minorEastAsia" w:hAnsi="Cambria Math" w:cstheme="minorHAnsi"/>
            </w:rPr>
            <m:t>~</m:t>
          </m:r>
          <m:r>
            <m:rPr>
              <m:sty m:val="p"/>
            </m:rPr>
            <w:rPr>
              <w:rFonts w:ascii="Cambria Math" w:eastAsiaTheme="minorEastAsia" w:hAnsi="Cambria Math" w:cstheme="minorHAnsi"/>
            </w:rPr>
            <m:t>Normal</m:t>
          </m:r>
          <m:r>
            <w:rPr>
              <w:rFonts w:ascii="Cambria Math" w:eastAsiaTheme="minorEastAsia" w:hAnsi="Cambria Math" w:cstheme="minorHAnsi"/>
            </w:rPr>
            <m:t>(γ, τ)</m:t>
          </m:r>
        </m:oMath>
      </m:oMathPara>
    </w:p>
    <w:p w14:paraId="5757BC7E" w14:textId="7E634D4E" w:rsidR="00040B96" w:rsidRDefault="00040B96" w:rsidP="00FF3122">
      <w:pPr>
        <w:spacing w:line="480" w:lineRule="auto"/>
        <w:contextualSpacing/>
        <w:jc w:val="both"/>
        <w:rPr>
          <w:rFonts w:eastAsiaTheme="minorEastAsia"/>
        </w:rPr>
      </w:pPr>
      <m:oMathPara>
        <m:oMath>
          <m:r>
            <w:rPr>
              <w:rFonts w:ascii="Cambria Math" w:eastAsiaTheme="minorEastAsia" w:hAnsi="Cambria Math" w:cstheme="minorHAnsi"/>
            </w:rPr>
            <m:t>β~</m:t>
          </m:r>
          <m:r>
            <m:rPr>
              <m:sty m:val="p"/>
            </m:rPr>
            <w:rPr>
              <w:rFonts w:ascii="Cambria Math" w:eastAsiaTheme="minorEastAsia" w:hAnsi="Cambria Math" w:cstheme="minorHAnsi"/>
            </w:rPr>
            <m:t>Normal</m:t>
          </m:r>
          <m:r>
            <w:rPr>
              <w:rFonts w:ascii="Cambria Math" w:eastAsiaTheme="minorEastAsia" w:hAnsi="Cambria Math" w:cstheme="minorHAnsi"/>
            </w:rPr>
            <m:t>(0,5.20)</m:t>
          </m:r>
        </m:oMath>
      </m:oMathPara>
    </w:p>
    <w:p w14:paraId="5BE71925" w14:textId="14A5FC9A" w:rsidR="00040B96" w:rsidRDefault="00040B96" w:rsidP="00FF3122">
      <w:pPr>
        <w:spacing w:line="480" w:lineRule="auto"/>
        <w:contextualSpacing/>
        <w:jc w:val="both"/>
        <w:rPr>
          <w:rFonts w:eastAsiaTheme="minorEastAsia"/>
        </w:rPr>
      </w:pPr>
      <m:oMathPara>
        <m:oMath>
          <m:r>
            <w:rPr>
              <w:rFonts w:ascii="Cambria Math" w:eastAsiaTheme="minorEastAsia" w:hAnsi="Cambria Math" w:cstheme="minorHAnsi"/>
            </w:rPr>
            <m:t>τ~</m:t>
          </m:r>
          <m:r>
            <m:rPr>
              <m:sty m:val="p"/>
            </m:rPr>
            <w:rPr>
              <w:rFonts w:ascii="Cambria Math" w:eastAsiaTheme="minorEastAsia" w:hAnsi="Cambria Math" w:cstheme="minorHAnsi"/>
            </w:rPr>
            <m:t>Exponential</m:t>
          </m:r>
          <m:r>
            <w:rPr>
              <w:rFonts w:ascii="Cambria Math" w:eastAsiaTheme="minorEastAsia" w:hAnsi="Cambria Math" w:cstheme="minorHAnsi"/>
            </w:rPr>
            <m:t>(1.75)</m:t>
          </m:r>
        </m:oMath>
      </m:oMathPara>
    </w:p>
    <w:p w14:paraId="4BBC8572" w14:textId="378B6200" w:rsidR="00040B96" w:rsidRDefault="00040B96" w:rsidP="00FF3122">
      <w:pPr>
        <w:spacing w:line="480" w:lineRule="auto"/>
        <w:contextualSpacing/>
        <w:jc w:val="both"/>
        <w:rPr>
          <w:rFonts w:eastAsiaTheme="minorEastAsia"/>
        </w:rPr>
      </w:pPr>
      <m:oMathPara>
        <m:oMath>
          <m:r>
            <w:rPr>
              <w:rFonts w:ascii="Cambria Math" w:eastAsiaTheme="minorEastAsia" w:hAnsi="Cambria Math" w:cstheme="minorHAnsi"/>
            </w:rPr>
            <m:t>γ~</m:t>
          </m:r>
          <m:r>
            <m:rPr>
              <m:sty m:val="p"/>
            </m:rPr>
            <w:rPr>
              <w:rFonts w:ascii="Cambria Math" w:eastAsiaTheme="minorEastAsia" w:hAnsi="Cambria Math" w:cstheme="minorHAnsi"/>
            </w:rPr>
            <m:t>Normal</m:t>
          </m:r>
          <m:r>
            <w:rPr>
              <w:rFonts w:ascii="Cambria Math" w:eastAsiaTheme="minorEastAsia" w:hAnsi="Cambria Math" w:cstheme="minorHAnsi"/>
            </w:rPr>
            <m:t xml:space="preserve">(0, </m:t>
          </m:r>
          <w:commentRangeStart w:id="921"/>
          <m:r>
            <w:rPr>
              <w:rFonts w:ascii="Cambria Math" w:eastAsiaTheme="minorEastAsia" w:hAnsi="Cambria Math" w:cstheme="minorHAnsi"/>
            </w:rPr>
            <m:t>17.45</m:t>
          </m:r>
          <w:commentRangeEnd w:id="921"/>
          <m:r>
            <m:rPr>
              <m:sty m:val="p"/>
            </m:rPr>
            <w:rPr>
              <w:rStyle w:val="CommentReference"/>
            </w:rPr>
            <w:commentReference w:id="921"/>
          </m:r>
          <m:r>
            <w:rPr>
              <w:rFonts w:ascii="Cambria Math" w:eastAsiaTheme="minorEastAsia" w:hAnsi="Cambria Math" w:cstheme="minorHAnsi"/>
            </w:rPr>
            <m:t>)</m:t>
          </m:r>
        </m:oMath>
      </m:oMathPara>
    </w:p>
    <w:p w14:paraId="34F11AB0" w14:textId="11C7A8F5" w:rsidR="00CA03C5" w:rsidRPr="00364D0F" w:rsidRDefault="00A7534C" w:rsidP="006E30CF">
      <w:pPr>
        <w:spacing w:line="480" w:lineRule="auto"/>
        <w:contextualSpacing/>
        <w:jc w:val="both"/>
        <w:rPr>
          <w:rFonts w:eastAsiaTheme="minorEastAsia"/>
          <w:color w:val="FF0000"/>
          <w:lang w:val="en-US"/>
          <w:rPrChange w:id="922" w:author="Max Lindmark" w:date="2019-09-24T15:41:00Z">
            <w:rPr>
              <w:rFonts w:eastAsiaTheme="minorEastAsia"/>
              <w:color w:val="FF0000"/>
            </w:rPr>
          </w:rPrChange>
        </w:rPr>
      </w:pPr>
      <w:r w:rsidRPr="00364D0F">
        <w:rPr>
          <w:rFonts w:eastAsiaTheme="minorEastAsia" w:cstheme="minorHAnsi"/>
          <w:lang w:val="en-US"/>
          <w:rPrChange w:id="923" w:author="Max Lindmark" w:date="2019-09-24T15:41:00Z">
            <w:rPr>
              <w:rFonts w:eastAsiaTheme="minorEastAsia" w:cstheme="minorHAnsi"/>
            </w:rPr>
          </w:rPrChange>
        </w:rPr>
        <w:t xml:space="preserve">, where </w:t>
      </w:r>
      <m:oMath>
        <m:sSub>
          <m:sSubPr>
            <m:ctrlPr>
              <w:rPr>
                <w:rFonts w:ascii="Cambria Math" w:eastAsiaTheme="minorEastAsia" w:hAnsi="Cambria Math" w:cstheme="minorHAnsi"/>
                <w:i/>
              </w:rPr>
            </m:ctrlPr>
          </m:sSubPr>
          <m:e>
            <m:r>
              <w:rPr>
                <w:rFonts w:ascii="Cambria Math" w:eastAsiaTheme="minorEastAsia" w:hAnsi="Cambria Math" w:cstheme="minorHAnsi"/>
              </w:rPr>
              <m:t>T</m:t>
            </m:r>
          </m:e>
          <m:sub>
            <m:r>
              <w:rPr>
                <w:rFonts w:ascii="Cambria Math" w:eastAsiaTheme="minorEastAsia" w:hAnsi="Cambria Math" w:cstheme="minorHAnsi"/>
              </w:rPr>
              <m:t>opt</m:t>
            </m:r>
          </m:sub>
        </m:sSub>
      </m:oMath>
      <w:r w:rsidRPr="00364D0F">
        <w:rPr>
          <w:rFonts w:eastAsiaTheme="minorEastAsia" w:cstheme="minorHAnsi"/>
          <w:lang w:val="en-US"/>
          <w:rPrChange w:id="924" w:author="Max Lindmark" w:date="2019-09-24T15:41:00Z">
            <w:rPr>
              <w:rFonts w:eastAsiaTheme="minorEastAsia" w:cstheme="minorHAnsi"/>
            </w:rPr>
          </w:rPrChange>
        </w:rPr>
        <w:t xml:space="preserve"> is in unit </w:t>
      </w:r>
      <m:oMath>
        <m:r>
          <w:rPr>
            <w:rFonts w:ascii="Cambria Math" w:eastAsiaTheme="minorEastAsia" w:hAnsi="Cambria Math" w:cstheme="minorHAnsi"/>
            <w:lang w:val="en-US"/>
            <w:rPrChange w:id="925" w:author="Max Lindmark" w:date="2019-09-24T15:41:00Z">
              <w:rPr>
                <w:rFonts w:ascii="Cambria Math" w:eastAsiaTheme="minorEastAsia" w:hAnsi="Cambria Math" w:cstheme="minorHAnsi"/>
              </w:rPr>
            </w:rPrChange>
          </w:rPr>
          <m:t>℃</m:t>
        </m:r>
      </m:oMath>
      <w:r w:rsidRPr="00364D0F">
        <w:rPr>
          <w:rFonts w:eastAsiaTheme="minorEastAsia" w:cstheme="minorHAnsi"/>
          <w:lang w:val="en-US"/>
          <w:rPrChange w:id="926" w:author="Max Lindmark" w:date="2019-09-24T15:41:00Z">
            <w:rPr>
              <w:rFonts w:eastAsiaTheme="minorEastAsia" w:cstheme="minorHAnsi"/>
            </w:rPr>
          </w:rPrChange>
        </w:rPr>
        <w:t xml:space="preserve">. </w:t>
      </w:r>
      <w:commentRangeStart w:id="927"/>
      <w:r w:rsidR="00DA0028" w:rsidRPr="00364D0F">
        <w:rPr>
          <w:rFonts w:eastAsiaTheme="minorEastAsia" w:cstheme="minorHAnsi"/>
          <w:lang w:val="en-US"/>
          <w:rPrChange w:id="928" w:author="Max Lindmark" w:date="2019-09-24T15:41:00Z">
            <w:rPr>
              <w:rFonts w:eastAsiaTheme="minorEastAsia" w:cstheme="minorHAnsi"/>
            </w:rPr>
          </w:rPrChange>
        </w:rPr>
        <w:t xml:space="preserve">We did not conduct any formal model selection </w:t>
      </w:r>
      <w:r w:rsidR="000A629C" w:rsidRPr="00364D0F">
        <w:rPr>
          <w:rFonts w:eastAsiaTheme="minorEastAsia" w:cstheme="minorHAnsi"/>
          <w:lang w:val="en-US"/>
          <w:rPrChange w:id="929" w:author="Max Lindmark" w:date="2019-09-24T15:41:00Z">
            <w:rPr>
              <w:rFonts w:eastAsiaTheme="minorEastAsia" w:cstheme="minorHAnsi"/>
            </w:rPr>
          </w:rPrChange>
        </w:rPr>
        <w:t>because more complex hierarchical structures</w:t>
      </w:r>
      <w:commentRangeStart w:id="930"/>
      <w:r w:rsidR="000A629C" w:rsidRPr="00364D0F">
        <w:rPr>
          <w:rFonts w:eastAsiaTheme="minorEastAsia" w:cstheme="minorHAnsi"/>
          <w:lang w:val="en-US"/>
          <w:rPrChange w:id="931" w:author="Max Lindmark" w:date="2019-09-24T15:41:00Z">
            <w:rPr>
              <w:rFonts w:eastAsiaTheme="minorEastAsia" w:cstheme="minorHAnsi"/>
            </w:rPr>
          </w:rPrChange>
        </w:rPr>
        <w:t xml:space="preserve"> </w:t>
      </w:r>
      <w:commentRangeEnd w:id="930"/>
      <w:r w:rsidR="00190CF8">
        <w:rPr>
          <w:rStyle w:val="CommentReference"/>
        </w:rPr>
        <w:commentReference w:id="930"/>
      </w:r>
      <w:r w:rsidR="000A629C" w:rsidRPr="00364D0F">
        <w:rPr>
          <w:rFonts w:eastAsiaTheme="minorEastAsia" w:cstheme="minorHAnsi"/>
          <w:lang w:val="en-US"/>
          <w:rPrChange w:id="932" w:author="Max Lindmark" w:date="2019-09-24T15:41:00Z">
            <w:rPr>
              <w:rFonts w:eastAsiaTheme="minorEastAsia" w:cstheme="minorHAnsi"/>
            </w:rPr>
          </w:rPrChange>
        </w:rPr>
        <w:t>lead to non-unimodal posterior distributions</w:t>
      </w:r>
      <w:r w:rsidR="00DA0028" w:rsidRPr="00364D0F">
        <w:rPr>
          <w:rFonts w:eastAsiaTheme="minorEastAsia" w:cstheme="minorHAnsi"/>
          <w:lang w:val="en-US"/>
          <w:rPrChange w:id="933" w:author="Max Lindmark" w:date="2019-09-24T15:41:00Z">
            <w:rPr>
              <w:rFonts w:eastAsiaTheme="minorEastAsia" w:cstheme="minorHAnsi"/>
            </w:rPr>
          </w:rPrChange>
        </w:rPr>
        <w:t>.</w:t>
      </w:r>
      <w:commentRangeEnd w:id="927"/>
      <w:r w:rsidR="002E07AC">
        <w:rPr>
          <w:rStyle w:val="CommentReference"/>
        </w:rPr>
        <w:commentReference w:id="927"/>
      </w:r>
      <w:r w:rsidR="00516BAA" w:rsidRPr="00364D0F">
        <w:rPr>
          <w:rFonts w:eastAsiaTheme="minorEastAsia" w:cstheme="minorHAnsi"/>
          <w:lang w:val="en-US"/>
          <w:rPrChange w:id="934" w:author="Max Lindmark" w:date="2019-09-24T15:41:00Z">
            <w:rPr>
              <w:rFonts w:eastAsiaTheme="minorEastAsia" w:cstheme="minorHAnsi"/>
            </w:rPr>
          </w:rPrChange>
        </w:rPr>
        <w:t xml:space="preserve"> </w:t>
      </w:r>
      <w:r w:rsidR="00DC72E2" w:rsidRPr="00364D0F">
        <w:rPr>
          <w:rFonts w:eastAsiaTheme="minorEastAsia" w:cstheme="minorHAnsi"/>
          <w:lang w:val="en-US"/>
          <w:rPrChange w:id="935" w:author="Max Lindmark" w:date="2019-09-24T15:41:00Z">
            <w:rPr>
              <w:rFonts w:eastAsiaTheme="minorEastAsia" w:cstheme="minorHAnsi"/>
            </w:rPr>
          </w:rPrChange>
        </w:rPr>
        <w:t xml:space="preserve">We used </w:t>
      </w:r>
      <w:r w:rsidR="00EA611B" w:rsidRPr="00364D0F">
        <w:rPr>
          <w:rFonts w:eastAsiaTheme="minorEastAsia" w:cstheme="minorHAnsi"/>
          <w:lang w:val="en-US"/>
          <w:rPrChange w:id="936" w:author="Max Lindmark" w:date="2019-09-24T15:41:00Z">
            <w:rPr>
              <w:rFonts w:eastAsiaTheme="minorEastAsia" w:cstheme="minorHAnsi"/>
            </w:rPr>
          </w:rPrChange>
        </w:rPr>
        <w:t xml:space="preserve">4 </w:t>
      </w:r>
      <w:r w:rsidR="00DC72E2" w:rsidRPr="00364D0F">
        <w:rPr>
          <w:rFonts w:eastAsiaTheme="minorEastAsia" w:cstheme="minorHAnsi"/>
          <w:lang w:val="en-US"/>
          <w:rPrChange w:id="937" w:author="Max Lindmark" w:date="2019-09-24T15:41:00Z">
            <w:rPr>
              <w:rFonts w:eastAsiaTheme="minorEastAsia" w:cstheme="minorHAnsi"/>
            </w:rPr>
          </w:rPrChange>
        </w:rPr>
        <w:t xml:space="preserve">Markov chains with </w:t>
      </w:r>
      <w:r w:rsidR="00186D96" w:rsidRPr="00364D0F">
        <w:rPr>
          <w:rFonts w:eastAsiaTheme="minorEastAsia" w:cstheme="minorHAnsi"/>
          <w:lang w:val="en-US"/>
          <w:rPrChange w:id="938" w:author="Max Lindmark" w:date="2019-09-24T15:41:00Z">
            <w:rPr>
              <w:rFonts w:eastAsiaTheme="minorEastAsia" w:cstheme="minorHAnsi"/>
            </w:rPr>
          </w:rPrChange>
        </w:rPr>
        <w:t>30</w:t>
      </w:r>
      <w:r w:rsidR="00EA611B" w:rsidRPr="00364D0F">
        <w:rPr>
          <w:rFonts w:eastAsiaTheme="minorEastAsia" w:cstheme="minorHAnsi"/>
          <w:lang w:val="en-US"/>
          <w:rPrChange w:id="939" w:author="Max Lindmark" w:date="2019-09-24T15:41:00Z">
            <w:rPr>
              <w:rFonts w:eastAsiaTheme="minorEastAsia" w:cstheme="minorHAnsi"/>
            </w:rPr>
          </w:rPrChange>
        </w:rPr>
        <w:t xml:space="preserve">00 iteration </w:t>
      </w:r>
      <w:r w:rsidR="00DC72E2" w:rsidRPr="00364D0F">
        <w:rPr>
          <w:rFonts w:eastAsiaTheme="minorEastAsia" w:cstheme="minorHAnsi"/>
          <w:lang w:val="en-US"/>
          <w:rPrChange w:id="940" w:author="Max Lindmark" w:date="2019-09-24T15:41:00Z">
            <w:rPr>
              <w:rFonts w:eastAsiaTheme="minorEastAsia" w:cstheme="minorHAnsi"/>
            </w:rPr>
          </w:rPrChange>
        </w:rPr>
        <w:t xml:space="preserve">each, </w:t>
      </w:r>
      <w:r w:rsidR="00EA611B" w:rsidRPr="00364D0F">
        <w:rPr>
          <w:rFonts w:eastAsiaTheme="minorEastAsia" w:cstheme="minorHAnsi"/>
          <w:lang w:val="en-US"/>
          <w:rPrChange w:id="941" w:author="Max Lindmark" w:date="2019-09-24T15:41:00Z">
            <w:rPr>
              <w:rFonts w:eastAsiaTheme="minorEastAsia" w:cstheme="minorHAnsi"/>
            </w:rPr>
          </w:rPrChange>
        </w:rPr>
        <w:t>treating the first 1</w:t>
      </w:r>
      <w:r w:rsidR="00186D96" w:rsidRPr="00364D0F">
        <w:rPr>
          <w:rFonts w:eastAsiaTheme="minorEastAsia" w:cstheme="minorHAnsi"/>
          <w:lang w:val="en-US"/>
          <w:rPrChange w:id="942" w:author="Max Lindmark" w:date="2019-09-24T15:41:00Z">
            <w:rPr>
              <w:rFonts w:eastAsiaTheme="minorEastAsia" w:cstheme="minorHAnsi"/>
            </w:rPr>
          </w:rPrChange>
        </w:rPr>
        <w:t>5</w:t>
      </w:r>
      <w:r w:rsidR="00EA611B" w:rsidRPr="00364D0F">
        <w:rPr>
          <w:rFonts w:eastAsiaTheme="minorEastAsia" w:cstheme="minorHAnsi"/>
          <w:lang w:val="en-US"/>
          <w:rPrChange w:id="943" w:author="Max Lindmark" w:date="2019-09-24T15:41:00Z">
            <w:rPr>
              <w:rFonts w:eastAsiaTheme="minorEastAsia" w:cstheme="minorHAnsi"/>
            </w:rPr>
          </w:rPrChange>
        </w:rPr>
        <w:t xml:space="preserve">00 as warmup. </w:t>
      </w:r>
      <w:r w:rsidR="00146FF4" w:rsidRPr="00364D0F">
        <w:rPr>
          <w:rFonts w:eastAsiaTheme="minorEastAsia" w:cstheme="minorHAnsi"/>
          <w:lang w:val="en-US"/>
          <w:rPrChange w:id="944" w:author="Max Lindmark" w:date="2019-09-24T15:41:00Z">
            <w:rPr>
              <w:rFonts w:eastAsiaTheme="minorEastAsia" w:cstheme="minorHAnsi"/>
            </w:rPr>
          </w:rPrChange>
        </w:rPr>
        <w:t xml:space="preserve">We assessed model convergence and effective samples sizes by </w:t>
      </w:r>
      <w:r w:rsidR="006A2009" w:rsidRPr="00364D0F">
        <w:rPr>
          <w:rFonts w:eastAsiaTheme="minorEastAsia" w:cstheme="minorHAnsi"/>
          <w:lang w:val="en-US"/>
          <w:rPrChange w:id="945" w:author="Max Lindmark" w:date="2019-09-24T15:41:00Z">
            <w:rPr>
              <w:rFonts w:eastAsiaTheme="minorEastAsia" w:cstheme="minorHAnsi"/>
            </w:rPr>
          </w:rPrChange>
        </w:rPr>
        <w:t xml:space="preserve">ensuring </w:t>
      </w:r>
      <m:oMath>
        <m:acc>
          <m:accPr>
            <m:ctrlPr>
              <w:rPr>
                <w:rFonts w:ascii="Cambria Math" w:eastAsiaTheme="minorEastAsia" w:hAnsi="Cambria Math" w:cstheme="minorHAnsi"/>
                <w:i/>
              </w:rPr>
            </m:ctrlPr>
          </m:accPr>
          <m:e>
            <m:r>
              <w:rPr>
                <w:rFonts w:ascii="Cambria Math" w:eastAsiaTheme="minorEastAsia" w:hAnsi="Cambria Math" w:cstheme="minorHAnsi"/>
              </w:rPr>
              <m:t>R</m:t>
            </m:r>
          </m:e>
        </m:acc>
        <m:r>
          <w:rPr>
            <w:rFonts w:ascii="Cambria Math" w:eastAsiaTheme="minorEastAsia" w:hAnsi="Cambria Math" w:cstheme="minorHAnsi"/>
            <w:lang w:val="en-US"/>
            <w:rPrChange w:id="946" w:author="Max Lindmark" w:date="2019-09-24T15:41:00Z">
              <w:rPr>
                <w:rFonts w:ascii="Cambria Math" w:eastAsiaTheme="minorEastAsia" w:hAnsi="Cambria Math" w:cstheme="minorHAnsi"/>
              </w:rPr>
            </w:rPrChange>
          </w:rPr>
          <m:t>&gt;1.1</m:t>
        </m:r>
      </m:oMath>
      <w:r w:rsidR="00146FF4" w:rsidRPr="00364D0F">
        <w:rPr>
          <w:rFonts w:eastAsiaTheme="minorEastAsia" w:cstheme="minorHAnsi"/>
          <w:lang w:val="en-US"/>
          <w:rPrChange w:id="947" w:author="Max Lindmark" w:date="2019-09-24T15:41:00Z">
            <w:rPr>
              <w:rFonts w:eastAsiaTheme="minorEastAsia" w:cstheme="minorHAnsi"/>
            </w:rPr>
          </w:rPrChange>
        </w:rPr>
        <w:t xml:space="preserve"> and </w:t>
      </w:r>
      <m:oMath>
        <m:sSub>
          <m:sSubPr>
            <m:ctrlPr>
              <w:rPr>
                <w:rFonts w:ascii="Cambria Math" w:eastAsiaTheme="minorEastAsia" w:hAnsi="Cambria Math" w:cstheme="minorHAnsi"/>
                <w:i/>
              </w:rPr>
            </m:ctrlPr>
          </m:sSubPr>
          <m:e>
            <m:r>
              <w:rPr>
                <w:rFonts w:ascii="Cambria Math" w:eastAsiaTheme="minorEastAsia" w:hAnsi="Cambria Math" w:cstheme="minorHAnsi"/>
              </w:rPr>
              <m:t>n</m:t>
            </m:r>
          </m:e>
          <m:sub>
            <m:r>
              <w:rPr>
                <w:rFonts w:ascii="Cambria Math" w:eastAsiaTheme="minorEastAsia" w:hAnsi="Cambria Math" w:cstheme="minorHAnsi"/>
              </w:rPr>
              <m:t>eff</m:t>
            </m:r>
          </m:sub>
        </m:sSub>
        <m:r>
          <w:rPr>
            <w:rFonts w:ascii="Cambria Math" w:eastAsiaTheme="minorEastAsia" w:hAnsi="Cambria Math" w:cstheme="minorHAnsi"/>
            <w:lang w:val="en-US"/>
            <w:rPrChange w:id="948" w:author="Max Lindmark" w:date="2019-09-24T15:41:00Z">
              <w:rPr>
                <w:rFonts w:ascii="Cambria Math" w:eastAsiaTheme="minorEastAsia" w:hAnsi="Cambria Math" w:cstheme="minorHAnsi"/>
              </w:rPr>
            </w:rPrChange>
          </w:rPr>
          <m:t>&gt;1000</m:t>
        </m:r>
      </m:oMath>
      <w:r w:rsidR="006A2009" w:rsidRPr="00364D0F">
        <w:rPr>
          <w:rFonts w:eastAsiaTheme="minorEastAsia" w:cstheme="minorHAnsi"/>
          <w:lang w:val="en-US"/>
          <w:rPrChange w:id="949" w:author="Max Lindmark" w:date="2019-09-24T15:41:00Z">
            <w:rPr>
              <w:rFonts w:eastAsiaTheme="minorEastAsia" w:cstheme="minorHAnsi"/>
            </w:rPr>
          </w:rPrChange>
        </w:rPr>
        <w:t>.</w:t>
      </w:r>
    </w:p>
    <w:p w14:paraId="31076B56" w14:textId="1B5CF9F9" w:rsidR="00012D53" w:rsidRPr="00364D0F" w:rsidRDefault="00012D53" w:rsidP="008C70AA">
      <w:pPr>
        <w:spacing w:line="480" w:lineRule="auto"/>
        <w:ind w:firstLine="284"/>
        <w:contextualSpacing/>
        <w:jc w:val="both"/>
        <w:rPr>
          <w:rFonts w:eastAsiaTheme="minorEastAsia"/>
          <w:lang w:val="en-US"/>
          <w:rPrChange w:id="950" w:author="Max Lindmark" w:date="2019-09-24T15:41:00Z">
            <w:rPr>
              <w:rFonts w:eastAsiaTheme="minorEastAsia"/>
            </w:rPr>
          </w:rPrChange>
        </w:rPr>
      </w:pPr>
      <w:r w:rsidRPr="00364D0F">
        <w:rPr>
          <w:rFonts w:eastAsiaTheme="minorEastAsia"/>
          <w:lang w:val="en-US"/>
          <w:rPrChange w:id="951" w:author="Max Lindmark" w:date="2019-09-24T15:41:00Z">
            <w:rPr>
              <w:rFonts w:eastAsiaTheme="minorEastAsia"/>
            </w:rPr>
          </w:rPrChange>
        </w:rPr>
        <w:t xml:space="preserve">All data </w:t>
      </w:r>
      <w:r w:rsidR="000B1740" w:rsidRPr="00364D0F">
        <w:rPr>
          <w:rFonts w:eastAsiaTheme="minorEastAsia"/>
          <w:lang w:val="en-US"/>
          <w:rPrChange w:id="952" w:author="Max Lindmark" w:date="2019-09-24T15:41:00Z">
            <w:rPr>
              <w:rFonts w:eastAsiaTheme="minorEastAsia"/>
            </w:rPr>
          </w:rPrChange>
        </w:rPr>
        <w:t>processing</w:t>
      </w:r>
      <w:r w:rsidRPr="00364D0F">
        <w:rPr>
          <w:rFonts w:eastAsiaTheme="minorEastAsia"/>
          <w:lang w:val="en-US"/>
          <w:rPrChange w:id="953" w:author="Max Lindmark" w:date="2019-09-24T15:41:00Z">
            <w:rPr>
              <w:rFonts w:eastAsiaTheme="minorEastAsia"/>
            </w:rPr>
          </w:rPrChange>
        </w:rPr>
        <w:t xml:space="preserve">, statistical analysis and figures </w:t>
      </w:r>
      <w:r w:rsidR="00217069" w:rsidRPr="00364D0F">
        <w:rPr>
          <w:rFonts w:eastAsiaTheme="minorEastAsia"/>
          <w:lang w:val="en-US"/>
          <w:rPrChange w:id="954" w:author="Max Lindmark" w:date="2019-09-24T15:41:00Z">
            <w:rPr>
              <w:rFonts w:eastAsiaTheme="minorEastAsia"/>
            </w:rPr>
          </w:rPrChange>
        </w:rPr>
        <w:t xml:space="preserve">were made </w:t>
      </w:r>
      <w:r w:rsidRPr="00364D0F">
        <w:rPr>
          <w:rFonts w:eastAsiaTheme="minorEastAsia"/>
          <w:lang w:val="en-US"/>
          <w:rPrChange w:id="955" w:author="Max Lindmark" w:date="2019-09-24T15:41:00Z">
            <w:rPr>
              <w:rFonts w:eastAsiaTheme="minorEastAsia"/>
            </w:rPr>
          </w:rPrChange>
        </w:rPr>
        <w:t xml:space="preserve">in R version 3.5.0 </w:t>
      </w:r>
      <w:r>
        <w:rPr>
          <w:rFonts w:eastAsiaTheme="minorEastAsia"/>
        </w:rPr>
        <w:fldChar w:fldCharType="begin"/>
      </w:r>
      <w:r w:rsidRPr="00364D0F">
        <w:rPr>
          <w:rFonts w:eastAsiaTheme="minorEastAsia"/>
          <w:lang w:val="en-US"/>
          <w:rPrChange w:id="956" w:author="Max Lindmark" w:date="2019-09-24T15:41:00Z">
            <w:rPr>
              <w:rFonts w:eastAsiaTheme="minorEastAsia"/>
            </w:rPr>
          </w:rPrChange>
        </w:rPr>
        <w:instrText xml:space="preserve"> ADDIN ZOTERO_ITEM CSL_CITATION {"citationID":"kAEAztru","properties":{"formattedCitation":"(R Core Team 2018)","plainCitation":"(R Core Team 2018)","noteIndex":0},"citationItems":[{"id":944,"uris":["http://zotero.org/users/local/FTg3Qpza/items/6PCYIS59"],"uri":["http://zotero.org/users/local/FTg3Qpza/items/6PCYIS59"],"itemData":{"id":944,"type":"book","title":"R: A Language and Environment for Statistical Computing. R Foundation for Statistical Computing","publisher-place":"Vienna, Austria","event-place":"Vienna, Austria","URL":"https://www.R-project.org/","author":[{"family":"R Core Team","given":""}],"issued":{"date-parts":[["2018"]]}}}],"schema":"https://github.com/citation-style-language/schema/raw/master/csl-citation.json"} </w:instrText>
      </w:r>
      <w:r>
        <w:rPr>
          <w:rFonts w:eastAsiaTheme="minorEastAsia"/>
        </w:rPr>
        <w:fldChar w:fldCharType="separate"/>
      </w:r>
      <w:r w:rsidRPr="00364D0F">
        <w:rPr>
          <w:rFonts w:ascii="Times New Roman" w:hAnsi="Times New Roman" w:cs="Times New Roman"/>
          <w:lang w:val="en-US"/>
          <w:rPrChange w:id="957" w:author="Max Lindmark" w:date="2019-09-24T15:41:00Z">
            <w:rPr>
              <w:rFonts w:ascii="Times New Roman" w:hAnsi="Times New Roman" w:cs="Times New Roman"/>
            </w:rPr>
          </w:rPrChange>
        </w:rPr>
        <w:t>(R Core Team 2018)</w:t>
      </w:r>
      <w:r>
        <w:rPr>
          <w:rFonts w:eastAsiaTheme="minorEastAsia"/>
        </w:rPr>
        <w:fldChar w:fldCharType="end"/>
      </w:r>
      <w:r w:rsidRPr="00364D0F">
        <w:rPr>
          <w:rFonts w:eastAsiaTheme="minorEastAsia"/>
          <w:lang w:val="en-US"/>
          <w:rPrChange w:id="958" w:author="Max Lindmark" w:date="2019-09-24T15:41:00Z">
            <w:rPr>
              <w:rFonts w:eastAsiaTheme="minorEastAsia"/>
            </w:rPr>
          </w:rPrChange>
        </w:rPr>
        <w:t>.</w:t>
      </w:r>
      <w:r w:rsidRPr="00364D0F">
        <w:rPr>
          <w:lang w:val="en-US"/>
          <w:rPrChange w:id="959" w:author="Max Lindmark" w:date="2019-09-24T15:41:00Z">
            <w:rPr/>
          </w:rPrChange>
        </w:rPr>
        <w:t xml:space="preserve"> </w:t>
      </w:r>
      <w:r w:rsidR="00E41371" w:rsidRPr="00364D0F">
        <w:rPr>
          <w:lang w:val="en-US"/>
          <w:rPrChange w:id="960" w:author="Max Lindmark" w:date="2019-09-24T15:41:00Z">
            <w:rPr/>
          </w:rPrChange>
        </w:rPr>
        <w:t xml:space="preserve">We </w:t>
      </w:r>
      <w:r w:rsidR="009B0B94" w:rsidRPr="00364D0F">
        <w:rPr>
          <w:lang w:val="en-US"/>
          <w:rPrChange w:id="961" w:author="Max Lindmark" w:date="2019-09-24T15:41:00Z">
            <w:rPr/>
          </w:rPrChange>
        </w:rPr>
        <w:t xml:space="preserve">relied </w:t>
      </w:r>
      <w:r w:rsidR="00604E38" w:rsidRPr="00364D0F">
        <w:rPr>
          <w:lang w:val="en-US"/>
          <w:rPrChange w:id="962" w:author="Max Lindmark" w:date="2019-09-24T15:41:00Z">
            <w:rPr/>
          </w:rPrChange>
        </w:rPr>
        <w:t xml:space="preserve">heavily </w:t>
      </w:r>
      <w:r w:rsidR="009B0B94" w:rsidRPr="00364D0F">
        <w:rPr>
          <w:lang w:val="en-US"/>
          <w:rPrChange w:id="963" w:author="Max Lindmark" w:date="2019-09-24T15:41:00Z">
            <w:rPr/>
          </w:rPrChange>
        </w:rPr>
        <w:t xml:space="preserve">on </w:t>
      </w:r>
      <w:r w:rsidR="00E41371" w:rsidRPr="00364D0F">
        <w:rPr>
          <w:lang w:val="en-US"/>
          <w:rPrChange w:id="964" w:author="Max Lindmark" w:date="2019-09-24T15:41:00Z">
            <w:rPr/>
          </w:rPrChange>
        </w:rPr>
        <w:t>the R</w:t>
      </w:r>
      <w:r w:rsidR="000C3C6A" w:rsidRPr="00364D0F">
        <w:rPr>
          <w:lang w:val="en-US"/>
          <w:rPrChange w:id="965" w:author="Max Lindmark" w:date="2019-09-24T15:41:00Z">
            <w:rPr/>
          </w:rPrChange>
        </w:rPr>
        <w:t xml:space="preserve"> </w:t>
      </w:r>
      <w:r w:rsidR="00E41371" w:rsidRPr="00364D0F">
        <w:rPr>
          <w:lang w:val="en-US"/>
          <w:rPrChange w:id="966" w:author="Max Lindmark" w:date="2019-09-24T15:41:00Z">
            <w:rPr/>
          </w:rPrChange>
        </w:rPr>
        <w:t xml:space="preserve">packages within the </w:t>
      </w:r>
      <w:r w:rsidR="00E41371" w:rsidRPr="00364D0F">
        <w:rPr>
          <w:i/>
          <w:lang w:val="en-US"/>
          <w:rPrChange w:id="967" w:author="Max Lindmark" w:date="2019-09-24T15:41:00Z">
            <w:rPr>
              <w:i/>
            </w:rPr>
          </w:rPrChange>
        </w:rPr>
        <w:t>‘tidyverse’</w:t>
      </w:r>
      <w:r w:rsidR="006E7DFE" w:rsidRPr="00364D0F">
        <w:rPr>
          <w:lang w:val="en-US"/>
          <w:rPrChange w:id="968" w:author="Max Lindmark" w:date="2019-09-24T15:41:00Z">
            <w:rPr/>
          </w:rPrChange>
        </w:rPr>
        <w:t xml:space="preserve"> collection  </w:t>
      </w:r>
      <w:r w:rsidR="00E41371">
        <w:fldChar w:fldCharType="begin"/>
      </w:r>
      <w:r w:rsidR="00E41371" w:rsidRPr="00364D0F">
        <w:rPr>
          <w:lang w:val="en-US"/>
          <w:rPrChange w:id="969" w:author="Max Lindmark" w:date="2019-09-24T15:41:00Z">
            <w:rPr/>
          </w:rPrChange>
        </w:rPr>
        <w:instrText xml:space="preserve"> ADDIN ZOTERO_ITEM CSL_CITATION {"citationID":"9UKtgJ5g","properties":{"formattedCitation":"(Wickham 2017)","plainCitation":"(Wickham 2017)","noteIndex":0},"citationItems":[{"id":1604,"uris":["http://zotero.org/users/local/FTg3Qpza/items/VF9SB64E"],"uri":["http://zotero.org/users/local/FTg3Qpza/items/VF9SB64E"],"itemData":{"id":1604,"type":"book","title":"tidyverse: Easily Install and Load the 'Tidyverse'","version":"R package version 1.2.1","author":[{"family":"Wickham","given":"Hadley"}],"issued":{"date-parts":[["2017"]]}}}],"schema":"https://github.com/citation-style-language/schema/raw/master/csl-citation.json"} </w:instrText>
      </w:r>
      <w:r w:rsidR="00E41371">
        <w:fldChar w:fldCharType="separate"/>
      </w:r>
      <w:r w:rsidR="00E41371" w:rsidRPr="00364D0F">
        <w:rPr>
          <w:rFonts w:ascii="Times New Roman" w:hAnsi="Times New Roman" w:cs="Times New Roman"/>
          <w:lang w:val="en-US"/>
          <w:rPrChange w:id="970" w:author="Max Lindmark" w:date="2019-09-24T15:41:00Z">
            <w:rPr>
              <w:rFonts w:ascii="Times New Roman" w:hAnsi="Times New Roman" w:cs="Times New Roman"/>
            </w:rPr>
          </w:rPrChange>
        </w:rPr>
        <w:t>(Wickham 2017)</w:t>
      </w:r>
      <w:r w:rsidR="00E41371">
        <w:fldChar w:fldCharType="end"/>
      </w:r>
      <w:r w:rsidR="00E41371" w:rsidRPr="00364D0F">
        <w:rPr>
          <w:lang w:val="en-US"/>
          <w:rPrChange w:id="971" w:author="Max Lindmark" w:date="2019-09-24T15:41:00Z">
            <w:rPr/>
          </w:rPrChange>
        </w:rPr>
        <w:t xml:space="preserve"> for data </w:t>
      </w:r>
      <w:r w:rsidR="00653F3F" w:rsidRPr="00364D0F">
        <w:rPr>
          <w:lang w:val="en-US"/>
          <w:rPrChange w:id="972" w:author="Max Lindmark" w:date="2019-09-24T15:41:00Z">
            <w:rPr/>
          </w:rPrChange>
        </w:rPr>
        <w:t>processeing</w:t>
      </w:r>
      <w:r w:rsidR="00E41371" w:rsidRPr="00364D0F">
        <w:rPr>
          <w:lang w:val="en-US"/>
          <w:rPrChange w:id="973" w:author="Max Lindmark" w:date="2019-09-24T15:41:00Z">
            <w:rPr/>
          </w:rPrChange>
        </w:rPr>
        <w:t xml:space="preserve"> and </w:t>
      </w:r>
      <w:r w:rsidR="008D2F31" w:rsidRPr="00364D0F">
        <w:rPr>
          <w:lang w:val="en-US"/>
          <w:rPrChange w:id="974" w:author="Max Lindmark" w:date="2019-09-24T15:41:00Z">
            <w:rPr/>
          </w:rPrChange>
        </w:rPr>
        <w:t>visualization,</w:t>
      </w:r>
      <w:r w:rsidR="00E41371" w:rsidRPr="00364D0F">
        <w:rPr>
          <w:lang w:val="en-US"/>
          <w:rPrChange w:id="975" w:author="Max Lindmark" w:date="2019-09-24T15:41:00Z">
            <w:rPr/>
          </w:rPrChange>
        </w:rPr>
        <w:t xml:space="preserve"> and </w:t>
      </w:r>
      <w:r w:rsidR="006E7DFE" w:rsidRPr="00364D0F">
        <w:rPr>
          <w:i/>
          <w:lang w:val="en-US"/>
          <w:rPrChange w:id="976" w:author="Max Lindmark" w:date="2019-09-24T15:41:00Z">
            <w:rPr>
              <w:i/>
            </w:rPr>
          </w:rPrChange>
        </w:rPr>
        <w:t>‘tidybayes’</w:t>
      </w:r>
      <w:r w:rsidR="006E7DFE" w:rsidRPr="00364D0F">
        <w:rPr>
          <w:lang w:val="en-US"/>
          <w:rPrChange w:id="977" w:author="Max Lindmark" w:date="2019-09-24T15:41:00Z">
            <w:rPr/>
          </w:rPrChange>
        </w:rPr>
        <w:t xml:space="preserve"> </w:t>
      </w:r>
      <w:r w:rsidR="006E7DFE">
        <w:fldChar w:fldCharType="begin"/>
      </w:r>
      <w:r w:rsidR="006E7DFE" w:rsidRPr="00364D0F">
        <w:rPr>
          <w:lang w:val="en-US"/>
          <w:rPrChange w:id="978" w:author="Max Lindmark" w:date="2019-09-24T15:41:00Z">
            <w:rPr/>
          </w:rPrChange>
        </w:rPr>
        <w:instrText xml:space="preserve"> ADDIN ZOTERO_ITEM CSL_CITATION {"citationID":"B2m5JQ57","properties":{"formattedCitation":"(Kay 2019)","plainCitation":"(Kay 2019)","noteIndex":0},"citationItems":[{"id":1606,"uris":["http://zotero.org/users/local/FTg3Qpza/items/RCMQ5BKR"],"uri":["http://zotero.org/users/local/FTg3Qpza/items/RCMQ5BKR"],"itemData":{"id":1606,"type":"book","title":"tidybayes: Tidy Data and Geoms for Bayesian Models","version":"R package version 1.1.0","URL":"http://doi.org/10.5281/zenodo.1308151","author":[{"family":"Kay","given":"M"}],"issued":{"date-parts":[["2019"]]}}}],"schema":"https://github.com/citation-style-language/schema/raw/master/csl-citation.json"} </w:instrText>
      </w:r>
      <w:r w:rsidR="006E7DFE">
        <w:fldChar w:fldCharType="separate"/>
      </w:r>
      <w:r w:rsidR="006E7DFE" w:rsidRPr="00364D0F">
        <w:rPr>
          <w:rFonts w:ascii="Times New Roman" w:hAnsi="Times New Roman" w:cs="Times New Roman"/>
          <w:lang w:val="en-US"/>
          <w:rPrChange w:id="979" w:author="Max Lindmark" w:date="2019-09-24T15:41:00Z">
            <w:rPr>
              <w:rFonts w:ascii="Times New Roman" w:hAnsi="Times New Roman" w:cs="Times New Roman"/>
            </w:rPr>
          </w:rPrChange>
        </w:rPr>
        <w:t>(Kay 2019)</w:t>
      </w:r>
      <w:r w:rsidR="006E7DFE">
        <w:fldChar w:fldCharType="end"/>
      </w:r>
      <w:r w:rsidR="009E5859" w:rsidRPr="00364D0F">
        <w:rPr>
          <w:lang w:val="en-US"/>
          <w:rPrChange w:id="980" w:author="Max Lindmark" w:date="2019-09-24T15:41:00Z">
            <w:rPr/>
          </w:rPrChange>
        </w:rPr>
        <w:t xml:space="preserve"> </w:t>
      </w:r>
      <w:r w:rsidR="00E85395" w:rsidRPr="00364D0F">
        <w:rPr>
          <w:lang w:val="en-US"/>
          <w:rPrChange w:id="981" w:author="Max Lindmark" w:date="2019-09-24T15:41:00Z">
            <w:rPr/>
          </w:rPrChange>
        </w:rPr>
        <w:t xml:space="preserve">and </w:t>
      </w:r>
      <w:r w:rsidR="00E85395" w:rsidRPr="00364D0F">
        <w:rPr>
          <w:i/>
          <w:lang w:val="en-US"/>
          <w:rPrChange w:id="982" w:author="Max Lindmark" w:date="2019-09-24T15:41:00Z">
            <w:rPr>
              <w:i/>
            </w:rPr>
          </w:rPrChange>
        </w:rPr>
        <w:t>‘sjPlot’</w:t>
      </w:r>
      <w:r w:rsidR="00E85395" w:rsidRPr="00364D0F">
        <w:rPr>
          <w:lang w:val="en-US"/>
          <w:rPrChange w:id="983" w:author="Max Lindmark" w:date="2019-09-24T15:41:00Z">
            <w:rPr/>
          </w:rPrChange>
        </w:rPr>
        <w:t xml:space="preserve"> </w:t>
      </w:r>
      <w:r w:rsidR="009E5859">
        <w:fldChar w:fldCharType="begin"/>
      </w:r>
      <w:r w:rsidR="009E5859" w:rsidRPr="00364D0F">
        <w:rPr>
          <w:lang w:val="en-US"/>
          <w:rPrChange w:id="984" w:author="Max Lindmark" w:date="2019-09-24T15:41:00Z">
            <w:rPr/>
          </w:rPrChange>
        </w:rPr>
        <w:instrText xml:space="preserve"> ADDIN ZOTERO_ITEM CSL_CITATION {"citationID":"pV1UG5dp","properties":{"formattedCitation":"(L\\uc0\\u252{}decke 2019)","plainCitation":"(Lüdecke 2019)","noteIndex":0},"citationItems":[{"id":1607,"uris":["http://zotero.org/users/local/FTg3Qpza/items/BIMSETSE"],"uri":["http://zotero.org/users/local/FTg3Qpza/items/BIMSETSE"],"itemData":{"id":1607,"type":"book","title":"sjPlot: Data Visualization for Statistics in Social Science","version":"R package version 2.7.0","URL":"https://CRAN.R-project.org/package=sjPlot","author":[{"family":"Lüdecke","given":"D"}],"issued":{"date-parts":[["2019"]]}}}],"schema":"https://github.com/citation-style-language/schema/raw/master/csl-citation.json"} </w:instrText>
      </w:r>
      <w:r w:rsidR="009E5859">
        <w:fldChar w:fldCharType="separate"/>
      </w:r>
      <w:r w:rsidR="009E5859" w:rsidRPr="00364D0F">
        <w:rPr>
          <w:rFonts w:ascii="Times New Roman" w:hAnsi="Times New Roman" w:cs="Times New Roman"/>
          <w:lang w:val="en-US"/>
          <w:rPrChange w:id="985" w:author="Max Lindmark" w:date="2019-09-24T15:41:00Z">
            <w:rPr>
              <w:rFonts w:ascii="Times New Roman" w:hAnsi="Times New Roman" w:cs="Times New Roman"/>
            </w:rPr>
          </w:rPrChange>
        </w:rPr>
        <w:t>(Lüdecke 2019</w:t>
      </w:r>
      <w:r w:rsidR="009E5859" w:rsidRPr="00364D0F">
        <w:rPr>
          <w:rFonts w:ascii="Times New Roman" w:hAnsi="Times New Roman" w:cs="Times New Roman"/>
          <w:lang w:val="en-US"/>
        </w:rPr>
        <w:t>)</w:t>
      </w:r>
      <w:r w:rsidR="009E5859">
        <w:fldChar w:fldCharType="end"/>
      </w:r>
      <w:r w:rsidR="003C5273" w:rsidRPr="00364D0F">
        <w:rPr>
          <w:lang w:val="en-US"/>
        </w:rPr>
        <w:t xml:space="preserve"> for</w:t>
      </w:r>
      <w:r w:rsidR="006E7DFE" w:rsidRPr="00364D0F">
        <w:rPr>
          <w:lang w:val="en-US"/>
        </w:rPr>
        <w:t xml:space="preserve"> </w:t>
      </w:r>
      <w:r w:rsidR="00A5310E" w:rsidRPr="00364D0F">
        <w:rPr>
          <w:lang w:val="en-US"/>
        </w:rPr>
        <w:t xml:space="preserve">visualizing </w:t>
      </w:r>
      <w:r w:rsidR="00A5310E" w:rsidRPr="00364D0F">
        <w:rPr>
          <w:lang w:val="en-US"/>
        </w:rPr>
        <w:lastRenderedPageBreak/>
        <w:t>models</w:t>
      </w:r>
      <w:r w:rsidR="00F62068" w:rsidRPr="00364D0F">
        <w:rPr>
          <w:lang w:val="en-US"/>
        </w:rPr>
        <w:t xml:space="preserve">. </w:t>
      </w:r>
      <w:r w:rsidRPr="00364D0F">
        <w:rPr>
          <w:rFonts w:eastAsiaTheme="minorEastAsia"/>
          <w:lang w:val="en-US"/>
          <w:rPrChange w:id="986" w:author="Max Lindmark" w:date="2019-09-24T15:41:00Z">
            <w:rPr>
              <w:rFonts w:eastAsiaTheme="minorEastAsia"/>
            </w:rPr>
          </w:rPrChange>
        </w:rPr>
        <w:t>All data and R code (data manipulation, analyses and figures) can be downloaded from a GitHub repository (</w:t>
      </w:r>
      <w:r w:rsidR="00364D0F">
        <w:rPr>
          <w:rStyle w:val="Hyperlink"/>
          <w:rFonts w:eastAsiaTheme="minorEastAsia"/>
        </w:rPr>
        <w:fldChar w:fldCharType="begin"/>
      </w:r>
      <w:r w:rsidR="00364D0F" w:rsidRPr="00364D0F">
        <w:rPr>
          <w:rStyle w:val="Hyperlink"/>
          <w:rFonts w:eastAsiaTheme="minorEastAsia"/>
          <w:lang w:val="en-US"/>
          <w:rPrChange w:id="987" w:author="Max Lindmark" w:date="2019-09-24T15:41:00Z">
            <w:rPr>
              <w:rStyle w:val="Hyperlink"/>
              <w:rFonts w:eastAsiaTheme="minorEastAsia"/>
            </w:rPr>
          </w:rPrChange>
        </w:rPr>
        <w:instrText xml:space="preserve"> HYPERLINK "https://github.com/maxlindmark/temperature-optimum" </w:instrText>
      </w:r>
      <w:r w:rsidR="00364D0F">
        <w:rPr>
          <w:rStyle w:val="Hyperlink"/>
          <w:rFonts w:eastAsiaTheme="minorEastAsia"/>
        </w:rPr>
        <w:fldChar w:fldCharType="separate"/>
      </w:r>
      <w:r w:rsidRPr="00364D0F">
        <w:rPr>
          <w:rStyle w:val="Hyperlink"/>
          <w:rFonts w:eastAsiaTheme="minorEastAsia"/>
          <w:lang w:val="en-US"/>
          <w:rPrChange w:id="988" w:author="Max Lindmark" w:date="2019-09-24T15:41:00Z">
            <w:rPr>
              <w:rStyle w:val="Hyperlink"/>
              <w:rFonts w:eastAsiaTheme="minorEastAsia"/>
            </w:rPr>
          </w:rPrChange>
        </w:rPr>
        <w:t>https://github.com/maxlindmark/temperature-optimum</w:t>
      </w:r>
      <w:r w:rsidR="00364D0F">
        <w:rPr>
          <w:rStyle w:val="Hyperlink"/>
          <w:rFonts w:eastAsiaTheme="minorEastAsia"/>
        </w:rPr>
        <w:fldChar w:fldCharType="end"/>
      </w:r>
      <w:r w:rsidRPr="00364D0F">
        <w:rPr>
          <w:rFonts w:eastAsiaTheme="minorEastAsia"/>
          <w:lang w:val="en-US"/>
          <w:rPrChange w:id="989" w:author="Max Lindmark" w:date="2019-09-24T15:41:00Z">
            <w:rPr>
              <w:rFonts w:eastAsiaTheme="minorEastAsia"/>
            </w:rPr>
          </w:rPrChange>
        </w:rPr>
        <w:t>)</w:t>
      </w:r>
      <w:r w:rsidR="00E02A07" w:rsidRPr="00364D0F">
        <w:rPr>
          <w:rFonts w:eastAsiaTheme="minorEastAsia"/>
          <w:lang w:val="en-US"/>
          <w:rPrChange w:id="990" w:author="Max Lindmark" w:date="2019-09-24T15:41:00Z">
            <w:rPr>
              <w:rFonts w:eastAsiaTheme="minorEastAsia"/>
            </w:rPr>
          </w:rPrChange>
        </w:rPr>
        <w:t>, and will be archived on Zenodo upon publication</w:t>
      </w:r>
      <w:r w:rsidRPr="00364D0F">
        <w:rPr>
          <w:rFonts w:eastAsiaTheme="minorEastAsia"/>
          <w:lang w:val="en-US"/>
          <w:rPrChange w:id="991" w:author="Max Lindmark" w:date="2019-09-24T15:41:00Z">
            <w:rPr>
              <w:rFonts w:eastAsiaTheme="minorEastAsia"/>
            </w:rPr>
          </w:rPrChange>
        </w:rPr>
        <w:t>.</w:t>
      </w:r>
      <w:r w:rsidR="004E68ED" w:rsidRPr="00364D0F">
        <w:rPr>
          <w:rFonts w:eastAsiaTheme="minorEastAsia"/>
          <w:lang w:val="en-US"/>
          <w:rPrChange w:id="992" w:author="Max Lindmark" w:date="2019-09-24T15:41:00Z">
            <w:rPr>
              <w:rFonts w:eastAsiaTheme="minorEastAsia"/>
            </w:rPr>
          </w:rPrChange>
        </w:rPr>
        <w:t xml:space="preserve"> </w:t>
      </w:r>
      <w:r w:rsidR="00EA611B" w:rsidRPr="00364D0F">
        <w:rPr>
          <w:rFonts w:eastAsiaTheme="minorEastAsia"/>
          <w:lang w:val="en-US"/>
          <w:rPrChange w:id="993" w:author="Max Lindmark" w:date="2019-09-24T15:41:00Z">
            <w:rPr>
              <w:rFonts w:eastAsiaTheme="minorEastAsia"/>
            </w:rPr>
          </w:rPrChange>
        </w:rPr>
        <w:t xml:space="preserve"> </w:t>
      </w:r>
    </w:p>
    <w:p w14:paraId="57775500" w14:textId="77777777" w:rsidR="002D7ACA" w:rsidRPr="00364D0F" w:rsidRDefault="002D7ACA" w:rsidP="008C70AA">
      <w:pPr>
        <w:spacing w:line="480" w:lineRule="auto"/>
        <w:ind w:firstLine="284"/>
        <w:contextualSpacing/>
        <w:jc w:val="both"/>
        <w:rPr>
          <w:rFonts w:eastAsiaTheme="minorEastAsia"/>
          <w:lang w:val="en-US"/>
          <w:rPrChange w:id="994" w:author="Max Lindmark" w:date="2019-09-24T15:41:00Z">
            <w:rPr>
              <w:rFonts w:eastAsiaTheme="minorEastAsia"/>
            </w:rPr>
          </w:rPrChange>
        </w:rPr>
      </w:pPr>
    </w:p>
    <w:p w14:paraId="52D66282" w14:textId="4CE84D74" w:rsidR="00B7608D" w:rsidRPr="00364D0F" w:rsidRDefault="00F53EDC" w:rsidP="00F53EDC">
      <w:pPr>
        <w:spacing w:line="480" w:lineRule="auto"/>
        <w:contextualSpacing/>
        <w:jc w:val="both"/>
        <w:rPr>
          <w:rFonts w:cstheme="minorHAnsi"/>
          <w:b/>
          <w:lang w:val="en-US"/>
          <w:rPrChange w:id="995" w:author="Max Lindmark" w:date="2019-09-24T15:41:00Z">
            <w:rPr>
              <w:rFonts w:cstheme="minorHAnsi"/>
              <w:b/>
            </w:rPr>
          </w:rPrChange>
        </w:rPr>
      </w:pPr>
      <w:r w:rsidRPr="00364D0F">
        <w:rPr>
          <w:rFonts w:cstheme="minorHAnsi"/>
          <w:b/>
          <w:lang w:val="en-US"/>
          <w:rPrChange w:id="996" w:author="Max Lindmark" w:date="2019-09-24T15:41:00Z">
            <w:rPr>
              <w:rFonts w:cstheme="minorHAnsi"/>
              <w:b/>
            </w:rPr>
          </w:rPrChange>
        </w:rPr>
        <w:t>Results</w:t>
      </w:r>
    </w:p>
    <w:p w14:paraId="0A9F89C5" w14:textId="5A9E49CA" w:rsidR="00C921BA" w:rsidRPr="00364D0F" w:rsidRDefault="00A27381" w:rsidP="00490BD6">
      <w:pPr>
        <w:spacing w:line="480" w:lineRule="auto"/>
        <w:contextualSpacing/>
        <w:jc w:val="both"/>
        <w:rPr>
          <w:rFonts w:cstheme="minorHAnsi"/>
          <w:color w:val="000000" w:themeColor="text1"/>
          <w:lang w:val="en-US"/>
          <w:rPrChange w:id="997" w:author="Max Lindmark" w:date="2019-09-24T15:41:00Z">
            <w:rPr>
              <w:rFonts w:cstheme="minorHAnsi"/>
              <w:color w:val="000000" w:themeColor="text1"/>
            </w:rPr>
          </w:rPrChange>
        </w:rPr>
      </w:pPr>
      <w:r w:rsidRPr="00364D0F">
        <w:rPr>
          <w:rFonts w:cstheme="minorHAnsi"/>
          <w:color w:val="000000" w:themeColor="text1"/>
          <w:lang w:val="en-US"/>
          <w:rPrChange w:id="998" w:author="Max Lindmark" w:date="2019-09-24T15:41:00Z">
            <w:rPr>
              <w:rFonts w:cstheme="minorHAnsi"/>
              <w:color w:val="000000" w:themeColor="text1"/>
            </w:rPr>
          </w:rPrChange>
        </w:rPr>
        <w:t>W</w:t>
      </w:r>
      <w:r w:rsidR="005125AE" w:rsidRPr="00364D0F">
        <w:rPr>
          <w:rFonts w:cstheme="minorHAnsi"/>
          <w:color w:val="000000" w:themeColor="text1"/>
          <w:lang w:val="en-US"/>
          <w:rPrChange w:id="999" w:author="Max Lindmark" w:date="2019-09-24T15:41:00Z">
            <w:rPr>
              <w:rFonts w:cstheme="minorHAnsi"/>
              <w:color w:val="000000" w:themeColor="text1"/>
            </w:rPr>
          </w:rPrChange>
        </w:rPr>
        <w:t>e find that the size-and temperature dependence of growth ca</w:t>
      </w:r>
      <w:r w:rsidR="00035FE5" w:rsidRPr="00364D0F">
        <w:rPr>
          <w:rFonts w:cstheme="minorHAnsi"/>
          <w:color w:val="000000" w:themeColor="text1"/>
          <w:lang w:val="en-US"/>
          <w:rPrChange w:id="1000" w:author="Max Lindmark" w:date="2019-09-24T15:41:00Z">
            <w:rPr>
              <w:rFonts w:cstheme="minorHAnsi"/>
              <w:color w:val="000000" w:themeColor="text1"/>
            </w:rPr>
          </w:rPrChange>
        </w:rPr>
        <w:t xml:space="preserve">n be described by the equation: </w:t>
      </w:r>
      <m:oMath>
        <m:func>
          <m:funcPr>
            <m:ctrlPr>
              <w:rPr>
                <w:rFonts w:ascii="Cambria Math" w:hAnsi="Cambria Math" w:cstheme="minorHAnsi"/>
                <w:i/>
                <w:color w:val="000000" w:themeColor="text1"/>
              </w:rPr>
            </m:ctrlPr>
          </m:funcPr>
          <m:fName>
            <m:r>
              <m:rPr>
                <m:sty m:val="p"/>
              </m:rPr>
              <w:rPr>
                <w:rFonts w:ascii="Cambria Math" w:hAnsi="Cambria Math" w:cstheme="minorHAnsi"/>
                <w:color w:val="000000" w:themeColor="text1"/>
                <w:lang w:val="en-US"/>
                <w:rPrChange w:id="1001" w:author="Max Lindmark" w:date="2019-09-24T15:41:00Z">
                  <w:rPr>
                    <w:rFonts w:ascii="Cambria Math" w:hAnsi="Cambria Math" w:cstheme="minorHAnsi"/>
                    <w:color w:val="000000" w:themeColor="text1"/>
                  </w:rPr>
                </w:rPrChange>
              </w:rPr>
              <m:t>ln</m:t>
            </m:r>
          </m:fName>
          <m:e>
            <m:d>
              <m:dPr>
                <m:ctrlPr>
                  <w:rPr>
                    <w:rFonts w:ascii="Cambria Math" w:hAnsi="Cambria Math" w:cstheme="minorHAnsi"/>
                    <w:i/>
                    <w:color w:val="000000" w:themeColor="text1"/>
                  </w:rPr>
                </m:ctrlPr>
              </m:dPr>
              <m:e>
                <m:r>
                  <w:rPr>
                    <w:rFonts w:ascii="Cambria Math" w:hAnsi="Cambria Math" w:cstheme="minorHAnsi"/>
                    <w:color w:val="000000" w:themeColor="text1"/>
                  </w:rPr>
                  <m:t>G</m:t>
                </m:r>
              </m:e>
            </m:d>
          </m:e>
        </m:func>
        <m:r>
          <w:rPr>
            <w:rFonts w:ascii="Cambria Math" w:hAnsi="Cambria Math" w:cstheme="minorHAnsi"/>
            <w:color w:val="000000" w:themeColor="text1"/>
            <w:lang w:val="en-US"/>
            <w:rPrChange w:id="1002" w:author="Max Lindmark" w:date="2019-09-24T15:41:00Z">
              <w:rPr>
                <w:rFonts w:ascii="Cambria Math" w:hAnsi="Cambria Math" w:cstheme="minorHAnsi"/>
                <w:color w:val="000000" w:themeColor="text1"/>
              </w:rPr>
            </w:rPrChange>
          </w:rPr>
          <m:t>=-0.86-0.165</m:t>
        </m:r>
        <m:r>
          <w:rPr>
            <w:rFonts w:ascii="Cambria Math" w:hAnsi="Cambria Math" w:cstheme="minorHAnsi" w:hint="eastAsia"/>
            <w:color w:val="000000" w:themeColor="text1"/>
            <w:lang w:val="en-US"/>
            <w:rPrChange w:id="1003" w:author="Max Lindmark" w:date="2019-09-24T15:41:00Z">
              <w:rPr>
                <w:rFonts w:ascii="Cambria Math" w:hAnsi="Cambria Math" w:cstheme="minorHAnsi" w:hint="eastAsia"/>
                <w:color w:val="000000" w:themeColor="text1"/>
              </w:rPr>
            </w:rPrChange>
          </w:rPr>
          <m:t>×</m:t>
        </m:r>
        <m:sSub>
          <m:sSubPr>
            <m:ctrlPr>
              <w:rPr>
                <w:rFonts w:ascii="Cambria Math" w:hAnsi="Cambria Math" w:cstheme="minorHAnsi"/>
                <w:i/>
                <w:color w:val="000000" w:themeColor="text1"/>
              </w:rPr>
            </m:ctrlPr>
          </m:sSubPr>
          <m:e>
            <m:r>
              <w:rPr>
                <w:rFonts w:ascii="Cambria Math" w:hAnsi="Cambria Math" w:cstheme="minorHAnsi"/>
                <w:color w:val="000000" w:themeColor="text1"/>
              </w:rPr>
              <m:t>T</m:t>
            </m:r>
          </m:e>
          <m:sub>
            <m:r>
              <w:rPr>
                <w:rFonts w:ascii="Cambria Math" w:hAnsi="Cambria Math" w:cstheme="minorHAnsi"/>
                <w:color w:val="000000" w:themeColor="text1"/>
              </w:rPr>
              <m:t>A</m:t>
            </m:r>
            <m:r>
              <w:rPr>
                <w:rFonts w:ascii="Cambria Math" w:hAnsi="Cambria Math" w:cstheme="minorHAnsi"/>
                <w:color w:val="000000" w:themeColor="text1"/>
                <w:lang w:val="en-US"/>
                <w:rPrChange w:id="1004" w:author="Max Lindmark" w:date="2019-09-24T15:41:00Z">
                  <w:rPr>
                    <w:rFonts w:ascii="Cambria Math" w:hAnsi="Cambria Math" w:cstheme="minorHAnsi"/>
                    <w:color w:val="000000" w:themeColor="text1"/>
                  </w:rPr>
                </w:rPrChange>
              </w:rPr>
              <m:t>,</m:t>
            </m:r>
            <m:r>
              <w:rPr>
                <w:rFonts w:ascii="Cambria Math" w:hAnsi="Cambria Math" w:cstheme="minorHAnsi"/>
                <w:color w:val="000000" w:themeColor="text1"/>
              </w:rPr>
              <m:t>r</m:t>
            </m:r>
          </m:sub>
        </m:sSub>
        <m:r>
          <w:rPr>
            <w:rFonts w:ascii="Cambria Math" w:hAnsi="Cambria Math" w:cstheme="minorHAnsi"/>
            <w:color w:val="000000" w:themeColor="text1"/>
            <w:lang w:val="en-US"/>
            <w:rPrChange w:id="1005" w:author="Max Lindmark" w:date="2019-09-24T15:41:00Z">
              <w:rPr>
                <w:rFonts w:ascii="Cambria Math" w:hAnsi="Cambria Math" w:cstheme="minorHAnsi"/>
                <w:color w:val="000000" w:themeColor="text1"/>
              </w:rPr>
            </w:rPrChange>
          </w:rPr>
          <m:t>-0.35</m:t>
        </m:r>
        <m:r>
          <w:rPr>
            <w:rFonts w:ascii="Cambria Math" w:hAnsi="Cambria Math" w:cstheme="minorHAnsi" w:hint="eastAsia"/>
            <w:color w:val="000000" w:themeColor="text1"/>
            <w:lang w:val="en-US"/>
            <w:rPrChange w:id="1006" w:author="Max Lindmark" w:date="2019-09-24T15:41:00Z">
              <w:rPr>
                <w:rFonts w:ascii="Cambria Math" w:hAnsi="Cambria Math" w:cstheme="minorHAnsi" w:hint="eastAsia"/>
                <w:color w:val="000000" w:themeColor="text1"/>
              </w:rPr>
            </w:rPrChange>
          </w:rPr>
          <m:t>×</m:t>
        </m:r>
        <m:r>
          <w:rPr>
            <w:rFonts w:ascii="Cambria Math" w:hAnsi="Cambria Math" w:cstheme="minorHAnsi"/>
            <w:color w:val="000000" w:themeColor="text1"/>
          </w:rPr>
          <m:t>ln</m:t>
        </m:r>
        <m:d>
          <m:dPr>
            <m:ctrlPr>
              <w:rPr>
                <w:rFonts w:ascii="Cambria Math" w:hAnsi="Cambria Math" w:cstheme="minorHAnsi"/>
                <w:i/>
                <w:color w:val="000000" w:themeColor="text1"/>
              </w:rPr>
            </m:ctrlPr>
          </m:dPr>
          <m:e>
            <m:sSub>
              <m:sSubPr>
                <m:ctrlPr>
                  <w:rPr>
                    <w:rFonts w:ascii="Cambria Math" w:hAnsi="Cambria Math" w:cstheme="minorHAnsi"/>
                    <w:i/>
                    <w:color w:val="000000" w:themeColor="text1"/>
                  </w:rPr>
                </m:ctrlPr>
              </m:sSubPr>
              <m:e>
                <m:r>
                  <w:rPr>
                    <w:rFonts w:ascii="Cambria Math" w:hAnsi="Cambria Math" w:cstheme="minorHAnsi"/>
                    <w:color w:val="000000" w:themeColor="text1"/>
                  </w:rPr>
                  <m:t>M</m:t>
                </m:r>
              </m:e>
              <m:sub>
                <m:r>
                  <w:rPr>
                    <w:rFonts w:ascii="Cambria Math" w:hAnsi="Cambria Math" w:cstheme="minorHAnsi"/>
                    <w:color w:val="000000" w:themeColor="text1"/>
                  </w:rPr>
                  <m:t>r</m:t>
                </m:r>
              </m:sub>
            </m:sSub>
          </m:e>
        </m:d>
        <m:r>
          <w:rPr>
            <w:rFonts w:ascii="Cambria Math" w:hAnsi="Cambria Math" w:cstheme="minorHAnsi"/>
            <w:color w:val="000000" w:themeColor="text1"/>
            <w:lang w:val="en-US"/>
            <w:rPrChange w:id="1007" w:author="Max Lindmark" w:date="2019-09-24T15:41:00Z">
              <w:rPr>
                <w:rFonts w:ascii="Cambria Math" w:hAnsi="Cambria Math" w:cstheme="minorHAnsi"/>
                <w:color w:val="000000" w:themeColor="text1"/>
              </w:rPr>
            </w:rPrChange>
          </w:rPr>
          <m:t>+0.025</m:t>
        </m:r>
        <m:r>
          <w:rPr>
            <w:rFonts w:ascii="Cambria Math" w:hAnsi="Cambria Math" w:cstheme="minorHAnsi" w:hint="eastAsia"/>
            <w:color w:val="000000" w:themeColor="text1"/>
            <w:lang w:val="en-US"/>
            <w:rPrChange w:id="1008" w:author="Max Lindmark" w:date="2019-09-24T15:41:00Z">
              <w:rPr>
                <w:rFonts w:ascii="Cambria Math" w:hAnsi="Cambria Math" w:cstheme="minorHAnsi" w:hint="eastAsia"/>
                <w:color w:val="000000" w:themeColor="text1"/>
              </w:rPr>
            </w:rPrChange>
          </w:rPr>
          <m:t>×</m:t>
        </m:r>
        <m:r>
          <m:rPr>
            <m:sty m:val="p"/>
          </m:rPr>
          <w:rPr>
            <w:rFonts w:ascii="Cambria Math" w:hAnsi="Cambria Math" w:cstheme="minorHAnsi"/>
            <w:color w:val="000000" w:themeColor="text1"/>
            <w:lang w:val="en-US"/>
            <w:rPrChange w:id="1009" w:author="Max Lindmark" w:date="2019-09-24T15:41:00Z">
              <w:rPr>
                <w:rFonts w:ascii="Cambria Math" w:hAnsi="Cambria Math" w:cstheme="minorHAnsi"/>
                <w:color w:val="000000" w:themeColor="text1"/>
              </w:rPr>
            </w:rPrChange>
          </w:rPr>
          <m:t>ln</m:t>
        </m:r>
        <m:d>
          <m:dPr>
            <m:ctrlPr>
              <w:rPr>
                <w:rFonts w:ascii="Cambria Math" w:hAnsi="Cambria Math" w:cstheme="minorHAnsi"/>
                <w:i/>
                <w:color w:val="000000" w:themeColor="text1"/>
              </w:rPr>
            </m:ctrlPr>
          </m:dPr>
          <m:e>
            <m:sSub>
              <m:sSubPr>
                <m:ctrlPr>
                  <w:rPr>
                    <w:rFonts w:ascii="Cambria Math" w:hAnsi="Cambria Math" w:cstheme="minorHAnsi"/>
                    <w:i/>
                    <w:color w:val="000000" w:themeColor="text1"/>
                  </w:rPr>
                </m:ctrlPr>
              </m:sSubPr>
              <m:e>
                <m:r>
                  <w:rPr>
                    <w:rFonts w:ascii="Cambria Math" w:hAnsi="Cambria Math" w:cstheme="minorHAnsi"/>
                    <w:color w:val="000000" w:themeColor="text1"/>
                  </w:rPr>
                  <m:t>M</m:t>
                </m:r>
              </m:e>
              <m:sub>
                <m:r>
                  <w:rPr>
                    <w:rFonts w:ascii="Cambria Math" w:hAnsi="Cambria Math" w:cstheme="minorHAnsi"/>
                    <w:color w:val="000000" w:themeColor="text1"/>
                  </w:rPr>
                  <m:t>r</m:t>
                </m:r>
              </m:sub>
            </m:sSub>
          </m:e>
        </m:d>
        <m:r>
          <w:rPr>
            <w:rFonts w:ascii="Cambria Math" w:hAnsi="Cambria Math" w:cstheme="minorHAnsi" w:hint="eastAsia"/>
            <w:color w:val="000000" w:themeColor="text1"/>
            <w:lang w:val="en-US"/>
            <w:rPrChange w:id="1010" w:author="Max Lindmark" w:date="2019-09-24T15:41:00Z">
              <w:rPr>
                <w:rFonts w:ascii="Cambria Math" w:hAnsi="Cambria Math" w:cstheme="minorHAnsi" w:hint="eastAsia"/>
                <w:color w:val="000000" w:themeColor="text1"/>
              </w:rPr>
            </w:rPrChange>
          </w:rPr>
          <m:t>×</m:t>
        </m:r>
        <m:sSub>
          <m:sSubPr>
            <m:ctrlPr>
              <w:rPr>
                <w:rFonts w:ascii="Cambria Math" w:hAnsi="Cambria Math" w:cstheme="minorHAnsi"/>
                <w:i/>
                <w:color w:val="000000" w:themeColor="text1"/>
              </w:rPr>
            </m:ctrlPr>
          </m:sSubPr>
          <m:e>
            <m:r>
              <w:rPr>
                <w:rFonts w:ascii="Cambria Math" w:hAnsi="Cambria Math" w:cstheme="minorHAnsi"/>
                <w:color w:val="000000" w:themeColor="text1"/>
              </w:rPr>
              <m:t>T</m:t>
            </m:r>
          </m:e>
          <m:sub>
            <m:r>
              <w:rPr>
                <w:rFonts w:ascii="Cambria Math" w:hAnsi="Cambria Math" w:cstheme="minorHAnsi"/>
                <w:color w:val="000000" w:themeColor="text1"/>
              </w:rPr>
              <m:t>A</m:t>
            </m:r>
            <m:r>
              <w:rPr>
                <w:rFonts w:ascii="Cambria Math" w:hAnsi="Cambria Math" w:cstheme="minorHAnsi"/>
                <w:color w:val="000000" w:themeColor="text1"/>
                <w:lang w:val="en-US"/>
                <w:rPrChange w:id="1011" w:author="Max Lindmark" w:date="2019-09-24T15:41:00Z">
                  <w:rPr>
                    <w:rFonts w:ascii="Cambria Math" w:hAnsi="Cambria Math" w:cstheme="minorHAnsi"/>
                    <w:color w:val="000000" w:themeColor="text1"/>
                  </w:rPr>
                </w:rPrChange>
              </w:rPr>
              <m:t>,</m:t>
            </m:r>
            <m:r>
              <w:rPr>
                <w:rFonts w:ascii="Cambria Math" w:hAnsi="Cambria Math" w:cstheme="minorHAnsi"/>
                <w:color w:val="000000" w:themeColor="text1"/>
              </w:rPr>
              <m:t>n</m:t>
            </m:r>
          </m:sub>
        </m:sSub>
      </m:oMath>
      <w:r w:rsidR="008C342F" w:rsidRPr="00364D0F">
        <w:rPr>
          <w:rFonts w:eastAsiaTheme="minorEastAsia" w:cstheme="minorHAnsi"/>
          <w:color w:val="000000" w:themeColor="text1"/>
          <w:lang w:val="en-US"/>
          <w:rPrChange w:id="1012" w:author="Max Lindmark" w:date="2019-09-24T15:41:00Z">
            <w:rPr>
              <w:rFonts w:eastAsiaTheme="minorEastAsia" w:cstheme="minorHAnsi"/>
              <w:color w:val="000000" w:themeColor="text1"/>
            </w:rPr>
          </w:rPrChange>
        </w:rPr>
        <w:t xml:space="preserve">. </w:t>
      </w:r>
      <w:r w:rsidR="00C3540F" w:rsidRPr="00364D0F">
        <w:rPr>
          <w:rFonts w:eastAsiaTheme="minorEastAsia" w:cstheme="minorHAnsi"/>
          <w:color w:val="000000" w:themeColor="text1"/>
          <w:lang w:val="en-US"/>
          <w:rPrChange w:id="1013" w:author="Max Lindmark" w:date="2019-09-24T15:41:00Z">
            <w:rPr>
              <w:rFonts w:eastAsiaTheme="minorEastAsia" w:cstheme="minorHAnsi"/>
              <w:color w:val="000000" w:themeColor="text1"/>
            </w:rPr>
          </w:rPrChange>
        </w:rPr>
        <w:t>W</w:t>
      </w:r>
      <w:r w:rsidR="00BB6E2A" w:rsidRPr="00364D0F">
        <w:rPr>
          <w:rFonts w:eastAsiaTheme="minorEastAsia" w:cstheme="minorHAnsi"/>
          <w:color w:val="000000" w:themeColor="text1"/>
          <w:lang w:val="en-US"/>
          <w:rPrChange w:id="1014" w:author="Max Lindmark" w:date="2019-09-24T15:41:00Z">
            <w:rPr>
              <w:rFonts w:eastAsiaTheme="minorEastAsia" w:cstheme="minorHAnsi"/>
              <w:color w:val="000000" w:themeColor="text1"/>
            </w:rPr>
          </w:rPrChange>
        </w:rPr>
        <w:t xml:space="preserve">e estimate the mass-scaling exponent of growth </w:t>
      </w:r>
      <w:r w:rsidR="00C3540F" w:rsidRPr="00364D0F">
        <w:rPr>
          <w:rFonts w:eastAsiaTheme="minorEastAsia" w:cstheme="minorHAnsi"/>
          <w:color w:val="000000" w:themeColor="text1"/>
          <w:lang w:val="en-US"/>
          <w:rPrChange w:id="1015" w:author="Max Lindmark" w:date="2019-09-24T15:41:00Z">
            <w:rPr>
              <w:rFonts w:eastAsiaTheme="minorEastAsia" w:cstheme="minorHAnsi"/>
              <w:color w:val="000000" w:themeColor="text1"/>
            </w:rPr>
          </w:rPrChange>
        </w:rPr>
        <w:t xml:space="preserve">(the </w:t>
      </w:r>
      <w:r w:rsidR="001C6B1F" w:rsidRPr="00364D0F">
        <w:rPr>
          <w:rFonts w:eastAsiaTheme="minorEastAsia" w:cstheme="minorHAnsi"/>
          <w:color w:val="000000" w:themeColor="text1"/>
          <w:lang w:val="en-US"/>
          <w:rPrChange w:id="1016" w:author="Max Lindmark" w:date="2019-09-24T15:41:00Z">
            <w:rPr>
              <w:rFonts w:eastAsiaTheme="minorEastAsia" w:cstheme="minorHAnsi"/>
              <w:color w:val="000000" w:themeColor="text1"/>
            </w:rPr>
          </w:rPrChange>
        </w:rPr>
        <w:t>mass-</w:t>
      </w:r>
      <w:r w:rsidR="00C3540F" w:rsidRPr="00364D0F">
        <w:rPr>
          <w:rFonts w:eastAsiaTheme="minorEastAsia" w:cstheme="minorHAnsi"/>
          <w:color w:val="000000" w:themeColor="text1"/>
          <w:lang w:val="en-US"/>
          <w:rPrChange w:id="1017" w:author="Max Lindmark" w:date="2019-09-24T15:41:00Z">
            <w:rPr>
              <w:rFonts w:eastAsiaTheme="minorEastAsia" w:cstheme="minorHAnsi"/>
              <w:color w:val="000000" w:themeColor="text1"/>
            </w:rPr>
          </w:rPrChange>
        </w:rPr>
        <w:t xml:space="preserve">coefficient on log-log scale) </w:t>
      </w:r>
      <w:r w:rsidR="00BB6E2A" w:rsidRPr="00364D0F">
        <w:rPr>
          <w:rFonts w:eastAsiaTheme="minorEastAsia" w:cstheme="minorHAnsi"/>
          <w:color w:val="000000" w:themeColor="text1"/>
          <w:lang w:val="en-US"/>
          <w:rPrChange w:id="1018" w:author="Max Lindmark" w:date="2019-09-24T15:41:00Z">
            <w:rPr>
              <w:rFonts w:eastAsiaTheme="minorEastAsia" w:cstheme="minorHAnsi"/>
              <w:color w:val="000000" w:themeColor="text1"/>
            </w:rPr>
          </w:rPrChange>
        </w:rPr>
        <w:t xml:space="preserve">to be </w:t>
      </w:r>
      <w:r w:rsidR="005D08D9" w:rsidRPr="00364D0F">
        <w:rPr>
          <w:rFonts w:eastAsiaTheme="minorEastAsia" w:cstheme="minorHAnsi"/>
          <w:color w:val="000000" w:themeColor="text1"/>
          <w:lang w:val="en-US"/>
          <w:rPrChange w:id="1019" w:author="Max Lindmark" w:date="2019-09-24T15:41:00Z">
            <w:rPr>
              <w:rFonts w:eastAsiaTheme="minorEastAsia" w:cstheme="minorHAnsi"/>
              <w:color w:val="000000" w:themeColor="text1"/>
            </w:rPr>
          </w:rPrChange>
        </w:rPr>
        <w:t xml:space="preserve">to be </w:t>
      </w:r>
      <m:oMath>
        <m:r>
          <m:rPr>
            <m:sty m:val="p"/>
          </m:rPr>
          <w:rPr>
            <w:rFonts w:ascii="Cambria Math" w:hAnsi="Cambria Math" w:cstheme="minorHAnsi"/>
            <w:color w:val="000000" w:themeColor="text1"/>
            <w:lang w:val="en-US"/>
            <w:rPrChange w:id="1020" w:author="Max Lindmark" w:date="2019-09-24T15:41:00Z">
              <w:rPr>
                <w:rFonts w:ascii="Cambria Math" w:hAnsi="Cambria Math" w:cstheme="minorHAnsi"/>
                <w:color w:val="000000" w:themeColor="text1"/>
              </w:rPr>
            </w:rPrChange>
          </w:rPr>
          <m:t>-0.35</m:t>
        </m:r>
      </m:oMath>
      <w:r w:rsidR="005D08D9" w:rsidRPr="00364D0F">
        <w:rPr>
          <w:rFonts w:eastAsiaTheme="minorEastAsia" w:cstheme="minorHAnsi"/>
          <w:color w:val="000000" w:themeColor="text1"/>
          <w:lang w:val="en-US"/>
          <w:rPrChange w:id="1021" w:author="Max Lindmark" w:date="2019-09-24T15:41:00Z">
            <w:rPr>
              <w:rFonts w:eastAsiaTheme="minorEastAsia" w:cstheme="minorHAnsi"/>
              <w:color w:val="000000" w:themeColor="text1"/>
            </w:rPr>
          </w:rPrChange>
        </w:rPr>
        <w:t xml:space="preserve"> </w:t>
      </w:r>
      <w:r w:rsidR="00CD01C0" w:rsidRPr="00364D0F">
        <w:rPr>
          <w:rFonts w:eastAsiaTheme="minorEastAsia" w:cstheme="minorHAnsi"/>
          <w:color w:val="000000" w:themeColor="text1"/>
          <w:lang w:val="en-US"/>
          <w:rPrChange w:id="1022" w:author="Max Lindmark" w:date="2019-09-24T15:41:00Z">
            <w:rPr>
              <w:rFonts w:eastAsiaTheme="minorEastAsia" w:cstheme="minorHAnsi"/>
              <w:color w:val="000000" w:themeColor="text1"/>
            </w:rPr>
          </w:rPrChange>
        </w:rPr>
        <w:t xml:space="preserve">(95% Bayesian </w:t>
      </w:r>
      <w:r w:rsidR="00CD01C0" w:rsidRPr="00364D0F">
        <w:rPr>
          <w:rFonts w:eastAsiaTheme="minorEastAsia" w:cstheme="minorHAnsi"/>
          <w:lang w:val="en-US"/>
          <w:rPrChange w:id="1023" w:author="Max Lindmark" w:date="2019-09-24T15:41:00Z">
            <w:rPr>
              <w:rFonts w:eastAsiaTheme="minorEastAsia" w:cstheme="minorHAnsi"/>
            </w:rPr>
          </w:rPrChange>
        </w:rPr>
        <w:t>credible intervals:</w:t>
      </w:r>
      <m:oMath>
        <m:r>
          <w:rPr>
            <w:rFonts w:ascii="Cambria Math" w:eastAsiaTheme="minorEastAsia" w:hAnsi="Cambria Math" w:cstheme="minorHAnsi"/>
            <w:lang w:val="en-US"/>
            <w:rPrChange w:id="1024" w:author="Max Lindmark" w:date="2019-09-24T15:41:00Z">
              <w:rPr>
                <w:rFonts w:ascii="Cambria Math" w:eastAsiaTheme="minorEastAsia" w:hAnsi="Cambria Math" w:cstheme="minorHAnsi"/>
              </w:rPr>
            </w:rPrChange>
          </w:rPr>
          <m:t>-0.040,-0.29</m:t>
        </m:r>
      </m:oMath>
      <w:r w:rsidR="001C5CE5" w:rsidRPr="00364D0F">
        <w:rPr>
          <w:rFonts w:eastAsiaTheme="minorEastAsia" w:cstheme="minorHAnsi"/>
          <w:lang w:val="en-US"/>
          <w:rPrChange w:id="1025" w:author="Max Lindmark" w:date="2019-09-24T15:41:00Z">
            <w:rPr>
              <w:rFonts w:eastAsiaTheme="minorEastAsia" w:cstheme="minorHAnsi"/>
            </w:rPr>
          </w:rPrChange>
        </w:rPr>
        <w:t>)</w:t>
      </w:r>
      <w:r w:rsidR="00855193" w:rsidRPr="00364D0F">
        <w:rPr>
          <w:rFonts w:eastAsiaTheme="minorEastAsia" w:cstheme="minorHAnsi"/>
          <w:lang w:val="en-US"/>
          <w:rPrChange w:id="1026" w:author="Max Lindmark" w:date="2019-09-24T15:41:00Z">
            <w:rPr>
              <w:rFonts w:eastAsiaTheme="minorEastAsia" w:cstheme="minorHAnsi"/>
            </w:rPr>
          </w:rPrChange>
        </w:rPr>
        <w:t xml:space="preserve"> when</w:t>
      </w:r>
      <w:r w:rsidR="007B765C" w:rsidRPr="00364D0F">
        <w:rPr>
          <w:rFonts w:eastAsiaTheme="minorEastAsia" w:cstheme="minorHAnsi"/>
          <w:lang w:val="en-US"/>
          <w:rPrChange w:id="1027" w:author="Max Lindmark" w:date="2019-09-24T15:41:00Z">
            <w:rPr>
              <w:rFonts w:eastAsiaTheme="minorEastAsia" w:cstheme="minorHAnsi"/>
            </w:rPr>
          </w:rPrChange>
        </w:rPr>
        <w:t xml:space="preserve"> </w:t>
      </w:r>
      <m:oMath>
        <m:r>
          <w:rPr>
            <w:rFonts w:ascii="Cambria Math" w:eastAsiaTheme="minorEastAsia" w:hAnsi="Cambria Math" w:cstheme="minorHAnsi"/>
          </w:rPr>
          <m:t>T</m:t>
        </m:r>
      </m:oMath>
      <w:r w:rsidR="007B765C" w:rsidRPr="00364D0F">
        <w:rPr>
          <w:rFonts w:eastAsiaTheme="minorEastAsia" w:cstheme="minorHAnsi"/>
          <w:lang w:val="en-US"/>
          <w:rPrChange w:id="1028" w:author="Max Lindmark" w:date="2019-09-24T15:41:00Z">
            <w:rPr>
              <w:rFonts w:eastAsiaTheme="minorEastAsia" w:cstheme="minorHAnsi"/>
            </w:rPr>
          </w:rPrChange>
        </w:rPr>
        <w:t xml:space="preserve"> </w:t>
      </w:r>
      <w:r w:rsidR="007B472E" w:rsidRPr="00364D0F">
        <w:rPr>
          <w:rFonts w:eastAsiaTheme="minorEastAsia" w:cstheme="minorHAnsi"/>
          <w:lang w:val="en-US"/>
          <w:rPrChange w:id="1029" w:author="Max Lindmark" w:date="2019-09-24T15:41:00Z">
            <w:rPr>
              <w:rFonts w:eastAsiaTheme="minorEastAsia" w:cstheme="minorHAnsi"/>
            </w:rPr>
          </w:rPrChange>
        </w:rPr>
        <w:t xml:space="preserve">equals </w:t>
      </w:r>
      <w:r w:rsidR="007B765C" w:rsidRPr="00364D0F">
        <w:rPr>
          <w:rFonts w:eastAsiaTheme="minorEastAsia" w:cstheme="minorHAnsi"/>
          <w:lang w:val="en-US"/>
          <w:rPrChange w:id="1030" w:author="Max Lindmark" w:date="2019-09-24T15:41:00Z">
            <w:rPr>
              <w:rFonts w:eastAsiaTheme="minorEastAsia" w:cstheme="minorHAnsi"/>
            </w:rPr>
          </w:rPrChange>
        </w:rPr>
        <w:t>the median environmental temperature</w:t>
      </w:r>
      <w:r w:rsidR="00BB6E2A" w:rsidRPr="00364D0F">
        <w:rPr>
          <w:rFonts w:eastAsiaTheme="minorEastAsia" w:cstheme="minorHAnsi"/>
          <w:color w:val="000000" w:themeColor="text1"/>
          <w:lang w:val="en-US"/>
          <w:rPrChange w:id="1031" w:author="Max Lindmark" w:date="2019-09-24T15:41:00Z">
            <w:rPr>
              <w:rFonts w:eastAsiaTheme="minorEastAsia" w:cstheme="minorHAnsi"/>
              <w:color w:val="000000" w:themeColor="text1"/>
            </w:rPr>
          </w:rPrChange>
        </w:rPr>
        <w:t xml:space="preserve"> </w:t>
      </w:r>
      <w:r w:rsidR="005D08D9" w:rsidRPr="00364D0F">
        <w:rPr>
          <w:rFonts w:eastAsiaTheme="minorEastAsia" w:cstheme="minorHAnsi"/>
          <w:lang w:val="en-US"/>
          <w:rPrChange w:id="1032" w:author="Max Lindmark" w:date="2019-09-24T15:41:00Z">
            <w:rPr>
              <w:rFonts w:eastAsiaTheme="minorEastAsia" w:cstheme="minorHAnsi"/>
            </w:rPr>
          </w:rPrChange>
        </w:rPr>
        <w:t xml:space="preserve">(Fig. </w:t>
      </w:r>
      <w:r w:rsidR="00813780" w:rsidRPr="00364D0F">
        <w:rPr>
          <w:rFonts w:eastAsiaTheme="minorEastAsia" w:cstheme="minorHAnsi"/>
          <w:lang w:val="en-US"/>
          <w:rPrChange w:id="1033" w:author="Max Lindmark" w:date="2019-09-24T15:41:00Z">
            <w:rPr>
              <w:rFonts w:eastAsiaTheme="minorEastAsia" w:cstheme="minorHAnsi"/>
            </w:rPr>
          </w:rPrChange>
        </w:rPr>
        <w:t>2</w:t>
      </w:r>
      <w:r w:rsidR="005D08D9" w:rsidRPr="00364D0F">
        <w:rPr>
          <w:rFonts w:eastAsiaTheme="minorEastAsia" w:cstheme="minorHAnsi"/>
          <w:lang w:val="en-US"/>
          <w:rPrChange w:id="1034" w:author="Max Lindmark" w:date="2019-09-24T15:41:00Z">
            <w:rPr>
              <w:rFonts w:eastAsiaTheme="minorEastAsia" w:cstheme="minorHAnsi"/>
            </w:rPr>
          </w:rPrChange>
        </w:rPr>
        <w:t>b)</w:t>
      </w:r>
      <w:r w:rsidR="00C46F0B" w:rsidRPr="00364D0F">
        <w:rPr>
          <w:rFonts w:eastAsiaTheme="minorEastAsia" w:cstheme="minorHAnsi"/>
          <w:lang w:val="en-US"/>
          <w:rPrChange w:id="1035" w:author="Max Lindmark" w:date="2019-09-24T15:41:00Z">
            <w:rPr>
              <w:rFonts w:eastAsiaTheme="minorEastAsia" w:cstheme="minorHAnsi"/>
            </w:rPr>
          </w:rPrChange>
        </w:rPr>
        <w:t xml:space="preserve">. This estimate </w:t>
      </w:r>
      <w:r w:rsidR="00011C80" w:rsidRPr="00364D0F">
        <w:rPr>
          <w:rFonts w:eastAsiaTheme="minorEastAsia" w:cstheme="minorHAnsi"/>
          <w:lang w:val="en-US"/>
          <w:rPrChange w:id="1036" w:author="Max Lindmark" w:date="2019-09-24T15:41:00Z">
            <w:rPr>
              <w:rFonts w:eastAsiaTheme="minorEastAsia" w:cstheme="minorHAnsi"/>
            </w:rPr>
          </w:rPrChange>
        </w:rPr>
        <w:t xml:space="preserve">is </w:t>
      </w:r>
      <w:r w:rsidR="00DB6116" w:rsidRPr="00364D0F">
        <w:rPr>
          <w:rFonts w:eastAsiaTheme="minorEastAsia" w:cstheme="minorHAnsi"/>
          <w:lang w:val="en-US"/>
          <w:rPrChange w:id="1037" w:author="Max Lindmark" w:date="2019-09-24T15:41:00Z">
            <w:rPr>
              <w:rFonts w:eastAsiaTheme="minorEastAsia" w:cstheme="minorHAnsi"/>
            </w:rPr>
          </w:rPrChange>
        </w:rPr>
        <w:t xml:space="preserve">very similar to </w:t>
      </w:r>
      <w:r w:rsidR="0013740D" w:rsidRPr="00364D0F">
        <w:rPr>
          <w:rFonts w:eastAsiaTheme="minorEastAsia" w:cstheme="minorHAnsi"/>
          <w:lang w:val="en-US"/>
          <w:rPrChange w:id="1038" w:author="Max Lindmark" w:date="2019-09-24T15:41:00Z">
            <w:rPr>
              <w:rFonts w:eastAsiaTheme="minorEastAsia" w:cstheme="minorHAnsi"/>
            </w:rPr>
          </w:rPrChange>
        </w:rPr>
        <w:t>other studies</w:t>
      </w:r>
      <w:r w:rsidR="00011C80" w:rsidRPr="00364D0F">
        <w:rPr>
          <w:rFonts w:eastAsiaTheme="minorEastAsia" w:cstheme="minorHAnsi"/>
          <w:lang w:val="en-US"/>
          <w:rPrChange w:id="1039" w:author="Max Lindmark" w:date="2019-09-24T15:41:00Z">
            <w:rPr>
              <w:rFonts w:eastAsiaTheme="minorEastAsia" w:cstheme="minorHAnsi"/>
            </w:rPr>
          </w:rPrChange>
        </w:rPr>
        <w:t xml:space="preserve"> using another data set</w:t>
      </w:r>
      <w:r w:rsidR="0013740D" w:rsidRPr="00364D0F">
        <w:rPr>
          <w:rFonts w:eastAsiaTheme="minorEastAsia" w:cstheme="minorHAnsi"/>
          <w:lang w:val="en-US"/>
          <w:rPrChange w:id="1040" w:author="Max Lindmark" w:date="2019-09-24T15:41:00Z">
            <w:rPr>
              <w:rFonts w:eastAsiaTheme="minorEastAsia" w:cstheme="minorHAnsi"/>
            </w:rPr>
          </w:rPrChange>
        </w:rPr>
        <w:t xml:space="preserve"> </w:t>
      </w:r>
      <w:r w:rsidR="00864F4E" w:rsidRPr="00364D0F">
        <w:rPr>
          <w:rFonts w:eastAsiaTheme="minorEastAsia" w:cstheme="minorHAnsi"/>
          <w:lang w:val="en-US"/>
          <w:rPrChange w:id="1041" w:author="Max Lindmark" w:date="2019-09-24T15:41:00Z">
            <w:rPr>
              <w:rFonts w:eastAsiaTheme="minorEastAsia" w:cstheme="minorHAnsi"/>
            </w:rPr>
          </w:rPrChange>
        </w:rPr>
        <w:t xml:space="preserve">or experiments </w:t>
      </w:r>
      <w:r w:rsidR="0013740D">
        <w:rPr>
          <w:rFonts w:eastAsiaTheme="minorEastAsia" w:cstheme="minorHAnsi"/>
        </w:rPr>
        <w:fldChar w:fldCharType="begin"/>
      </w:r>
      <w:r w:rsidR="000E214D" w:rsidRPr="00364D0F">
        <w:rPr>
          <w:rFonts w:eastAsiaTheme="minorEastAsia" w:cstheme="minorHAnsi"/>
          <w:lang w:val="en-US"/>
          <w:rPrChange w:id="1042" w:author="Max Lindmark" w:date="2019-09-24T15:41:00Z">
            <w:rPr>
              <w:rFonts w:eastAsiaTheme="minorEastAsia" w:cstheme="minorHAnsi"/>
            </w:rPr>
          </w:rPrChange>
        </w:rPr>
        <w:instrText xml:space="preserve"> ADDIN ZOTERO_ITEM CSL_CITATION {"citationID":"a64nqaLi","properties":{"formattedCitation":"(Sibly {\\i{}et al.} 2015; Barneche {\\i{}et al.} 2019)","plainCitation":"(Sibly et al. 2015; Barneche et al. 2019)","noteIndex":0},"citationItems":[{"id":523,"uris":["http://zotero.org/users/local/FTg3Qpza/items/7TWHEM4Q"],"uri":["http://zotero.org/users/local/FTg3Qpza/items/7TWHEM4Q"],"itemData":{"id":523,"type":"article-journal","title":"Fundamental insights into ontogenetic growth from theory and fish","container-title":"Proceedings of the National Academy of Sciences, USA","page":"13934–13939","volume":"112","issue":"45","author":[{"family":"Sibly","given":"R M"},{"family":"Baker","given":"J"},{"family":"Grady","given":"J M"},{"family":"Luna","given":"S M"},{"family":"Kodric-Brown","given":"A"},{"family":"Venditti","given":"C"},{"family":"Brown","given":"J H"}],"issued":{"date-parts":[["2015"]]}}},{"id":1542,"uris":["http://zotero.org/users/local/FTg3Qpza/items/Y392ZER2"],"uri":["http://zotero.org/users/local/FTg3Qpza/items/Y392ZER2"],"itemData":{"id":1542,"type":"article-journal","title":"Warming increases the cost of growth in a model vertebrate","container-title":"Functional Ecology","page":"1256-1266","volume":"33","issue":"7","source":"Crossref","DOI":"10.1111/1365-2435.13348","ISSN":"0269-8463, 1365-2435","language":"en","author":[{"family":"Barneche","given":"Diego R."},{"family":"Jahn","given":"Miki"},{"family":"Seebacher","given":"Frank"}],"editor":[{"family":"Smallegange","given":"Isabel"}],"issued":{"date-parts":[["2019",5,18]]}}}],"schema":"https://github.com/citation-style-language/schema/raw/master/csl-citation.json"} </w:instrText>
      </w:r>
      <w:r w:rsidR="0013740D">
        <w:rPr>
          <w:rFonts w:eastAsiaTheme="minorEastAsia" w:cstheme="minorHAnsi"/>
        </w:rPr>
        <w:fldChar w:fldCharType="separate"/>
      </w:r>
      <w:r w:rsidR="0013740D" w:rsidRPr="00364D0F">
        <w:rPr>
          <w:rFonts w:ascii="Times New Roman" w:hAnsi="Times New Roman" w:cs="Times New Roman"/>
          <w:lang w:val="en-US"/>
          <w:rPrChange w:id="1043" w:author="Max Lindmark" w:date="2019-09-24T15:41:00Z">
            <w:rPr>
              <w:rFonts w:ascii="Times New Roman" w:hAnsi="Times New Roman" w:cs="Times New Roman"/>
            </w:rPr>
          </w:rPrChange>
        </w:rPr>
        <w:t xml:space="preserve">(Sibly </w:t>
      </w:r>
      <w:r w:rsidR="0013740D" w:rsidRPr="00364D0F">
        <w:rPr>
          <w:rFonts w:ascii="Times New Roman" w:hAnsi="Times New Roman" w:cs="Times New Roman"/>
          <w:i/>
          <w:iCs/>
          <w:lang w:val="en-US"/>
          <w:rPrChange w:id="1044" w:author="Max Lindmark" w:date="2019-09-24T15:41:00Z">
            <w:rPr>
              <w:rFonts w:ascii="Times New Roman" w:hAnsi="Times New Roman" w:cs="Times New Roman"/>
              <w:i/>
              <w:iCs/>
            </w:rPr>
          </w:rPrChange>
        </w:rPr>
        <w:t>et al.</w:t>
      </w:r>
      <w:r w:rsidR="0013740D" w:rsidRPr="00364D0F">
        <w:rPr>
          <w:rFonts w:ascii="Times New Roman" w:hAnsi="Times New Roman" w:cs="Times New Roman"/>
          <w:lang w:val="en-US"/>
          <w:rPrChange w:id="1045" w:author="Max Lindmark" w:date="2019-09-24T15:41:00Z">
            <w:rPr>
              <w:rFonts w:ascii="Times New Roman" w:hAnsi="Times New Roman" w:cs="Times New Roman"/>
            </w:rPr>
          </w:rPrChange>
        </w:rPr>
        <w:t xml:space="preserve"> 2015; Barneche </w:t>
      </w:r>
      <w:r w:rsidR="0013740D" w:rsidRPr="00364D0F">
        <w:rPr>
          <w:rFonts w:ascii="Times New Roman" w:hAnsi="Times New Roman" w:cs="Times New Roman"/>
          <w:i/>
          <w:iCs/>
          <w:lang w:val="en-US"/>
          <w:rPrChange w:id="1046" w:author="Max Lindmark" w:date="2019-09-24T15:41:00Z">
            <w:rPr>
              <w:rFonts w:ascii="Times New Roman" w:hAnsi="Times New Roman" w:cs="Times New Roman"/>
              <w:i/>
              <w:iCs/>
            </w:rPr>
          </w:rPrChange>
        </w:rPr>
        <w:t>et al.</w:t>
      </w:r>
      <w:r w:rsidR="0013740D" w:rsidRPr="00364D0F">
        <w:rPr>
          <w:rFonts w:ascii="Times New Roman" w:hAnsi="Times New Roman" w:cs="Times New Roman"/>
          <w:lang w:val="en-US"/>
          <w:rPrChange w:id="1047" w:author="Max Lindmark" w:date="2019-09-24T15:41:00Z">
            <w:rPr>
              <w:rFonts w:ascii="Times New Roman" w:hAnsi="Times New Roman" w:cs="Times New Roman"/>
            </w:rPr>
          </w:rPrChange>
        </w:rPr>
        <w:t xml:space="preserve"> 2019)</w:t>
      </w:r>
      <w:r w:rsidR="0013740D">
        <w:rPr>
          <w:rFonts w:eastAsiaTheme="minorEastAsia" w:cstheme="minorHAnsi"/>
        </w:rPr>
        <w:fldChar w:fldCharType="end"/>
      </w:r>
      <w:commentRangeStart w:id="1048"/>
      <w:r w:rsidR="00D34044" w:rsidRPr="00364D0F">
        <w:rPr>
          <w:rFonts w:eastAsiaTheme="minorEastAsia" w:cstheme="minorHAnsi"/>
          <w:lang w:val="en-US"/>
          <w:rPrChange w:id="1049" w:author="Max Lindmark" w:date="2019-09-24T15:41:00Z">
            <w:rPr>
              <w:rFonts w:eastAsiaTheme="minorEastAsia" w:cstheme="minorHAnsi"/>
            </w:rPr>
          </w:rPrChange>
        </w:rPr>
        <w:t>.</w:t>
      </w:r>
      <w:commentRangeEnd w:id="1048"/>
      <w:r w:rsidR="00DE28B9">
        <w:rPr>
          <w:rStyle w:val="CommentReference"/>
        </w:rPr>
        <w:commentReference w:id="1048"/>
      </w:r>
      <w:r w:rsidR="00B52E35" w:rsidRPr="00364D0F">
        <w:rPr>
          <w:rFonts w:eastAsiaTheme="minorEastAsia" w:cstheme="minorHAnsi"/>
          <w:lang w:val="en-US"/>
          <w:rPrChange w:id="1050" w:author="Max Lindmark" w:date="2019-09-24T15:41:00Z">
            <w:rPr>
              <w:rFonts w:eastAsiaTheme="minorEastAsia" w:cstheme="minorHAnsi"/>
            </w:rPr>
          </w:rPrChange>
        </w:rPr>
        <w:t xml:space="preserve"> </w:t>
      </w:r>
      <w:r w:rsidR="00CF6947" w:rsidRPr="00364D0F">
        <w:rPr>
          <w:rFonts w:eastAsiaTheme="minorEastAsia" w:cstheme="minorHAnsi"/>
          <w:lang w:val="en-US"/>
          <w:rPrChange w:id="1051" w:author="Max Lindmark" w:date="2019-09-24T15:41:00Z">
            <w:rPr>
              <w:rFonts w:eastAsiaTheme="minorEastAsia" w:cstheme="minorHAnsi"/>
            </w:rPr>
          </w:rPrChange>
        </w:rPr>
        <w:t xml:space="preserve">We </w:t>
      </w:r>
      <w:r w:rsidR="00B52E35" w:rsidRPr="00364D0F">
        <w:rPr>
          <w:rFonts w:eastAsiaTheme="minorEastAsia" w:cstheme="minorHAnsi"/>
          <w:lang w:val="en-US"/>
          <w:rPrChange w:id="1052" w:author="Max Lindmark" w:date="2019-09-24T15:41:00Z">
            <w:rPr>
              <w:rFonts w:eastAsiaTheme="minorEastAsia" w:cstheme="minorHAnsi"/>
            </w:rPr>
          </w:rPrChange>
        </w:rPr>
        <w:t xml:space="preserve">find </w:t>
      </w:r>
      <w:r w:rsidR="0077068C" w:rsidRPr="00364D0F">
        <w:rPr>
          <w:rFonts w:eastAsiaTheme="minorEastAsia" w:cstheme="minorHAnsi"/>
          <w:lang w:val="en-US"/>
          <w:rPrChange w:id="1053" w:author="Max Lindmark" w:date="2019-09-24T15:41:00Z">
            <w:rPr>
              <w:rFonts w:eastAsiaTheme="minorEastAsia" w:cstheme="minorHAnsi"/>
            </w:rPr>
          </w:rPrChange>
        </w:rPr>
        <w:t>some</w:t>
      </w:r>
      <w:r w:rsidR="00CF6947" w:rsidRPr="00364D0F">
        <w:rPr>
          <w:rFonts w:eastAsiaTheme="minorEastAsia" w:cstheme="minorHAnsi"/>
          <w:lang w:val="en-US"/>
          <w:rPrChange w:id="1054" w:author="Max Lindmark" w:date="2019-09-24T15:41:00Z">
            <w:rPr>
              <w:rFonts w:eastAsiaTheme="minorEastAsia" w:cstheme="minorHAnsi"/>
            </w:rPr>
          </w:rPrChange>
        </w:rPr>
        <w:t xml:space="preserve"> support</w:t>
      </w:r>
      <w:r w:rsidR="00022867" w:rsidRPr="00364D0F">
        <w:rPr>
          <w:rFonts w:eastAsiaTheme="minorEastAsia" w:cstheme="minorHAnsi"/>
          <w:lang w:val="en-US"/>
          <w:rPrChange w:id="1055" w:author="Max Lindmark" w:date="2019-09-24T15:41:00Z">
            <w:rPr>
              <w:rFonts w:eastAsiaTheme="minorEastAsia" w:cstheme="minorHAnsi"/>
            </w:rPr>
          </w:rPrChange>
        </w:rPr>
        <w:t xml:space="preserve"> </w:t>
      </w:r>
      <w:r w:rsidR="00183531" w:rsidRPr="00364D0F">
        <w:rPr>
          <w:rFonts w:eastAsiaTheme="minorEastAsia" w:cstheme="minorHAnsi"/>
          <w:lang w:val="en-US"/>
          <w:rPrChange w:id="1056" w:author="Max Lindmark" w:date="2019-09-24T15:41:00Z">
            <w:rPr>
              <w:rFonts w:eastAsiaTheme="minorEastAsia" w:cstheme="minorHAnsi"/>
            </w:rPr>
          </w:rPrChange>
        </w:rPr>
        <w:t xml:space="preserve">for a </w:t>
      </w:r>
      <w:del w:id="1057" w:author="Jan Ohlberger" w:date="2019-09-19T13:27:00Z">
        <w:r w:rsidR="00092202" w:rsidRPr="00364D0F" w:rsidDel="00410BC0">
          <w:rPr>
            <w:rFonts w:eastAsiaTheme="minorEastAsia" w:cstheme="minorHAnsi"/>
            <w:lang w:val="en-US"/>
            <w:rPrChange w:id="1058" w:author="Max Lindmark" w:date="2019-09-24T15:41:00Z">
              <w:rPr>
                <w:rFonts w:eastAsiaTheme="minorEastAsia" w:cstheme="minorHAnsi"/>
              </w:rPr>
            </w:rPrChange>
          </w:rPr>
          <w:delText xml:space="preserve">small </w:delText>
        </w:r>
      </w:del>
      <w:r w:rsidR="00183531" w:rsidRPr="00364D0F">
        <w:rPr>
          <w:rFonts w:eastAsiaTheme="minorEastAsia" w:cstheme="minorHAnsi"/>
          <w:lang w:val="en-US"/>
          <w:rPrChange w:id="1059" w:author="Max Lindmark" w:date="2019-09-24T15:41:00Z">
            <w:rPr>
              <w:rFonts w:eastAsiaTheme="minorEastAsia" w:cstheme="minorHAnsi"/>
            </w:rPr>
          </w:rPrChange>
        </w:rPr>
        <w:t>temperature-</w:t>
      </w:r>
      <w:r w:rsidR="00B52E35" w:rsidRPr="00364D0F">
        <w:rPr>
          <w:rFonts w:eastAsiaTheme="minorEastAsia" w:cstheme="minorHAnsi"/>
          <w:lang w:val="en-US"/>
          <w:rPrChange w:id="1060" w:author="Max Lindmark" w:date="2019-09-24T15:41:00Z">
            <w:rPr>
              <w:rFonts w:eastAsiaTheme="minorEastAsia" w:cstheme="minorHAnsi"/>
            </w:rPr>
          </w:rPrChange>
        </w:rPr>
        <w:t>size</w:t>
      </w:r>
      <w:r w:rsidR="00183531" w:rsidRPr="00364D0F">
        <w:rPr>
          <w:rFonts w:eastAsiaTheme="minorEastAsia" w:cstheme="minorHAnsi"/>
          <w:lang w:val="en-US"/>
          <w:rPrChange w:id="1061" w:author="Max Lindmark" w:date="2019-09-24T15:41:00Z">
            <w:rPr>
              <w:rFonts w:eastAsiaTheme="minorEastAsia" w:cstheme="minorHAnsi"/>
            </w:rPr>
          </w:rPrChange>
        </w:rPr>
        <w:t xml:space="preserve"> </w:t>
      </w:r>
      <w:r w:rsidR="00B52E35" w:rsidRPr="00364D0F">
        <w:rPr>
          <w:rFonts w:eastAsiaTheme="minorEastAsia" w:cstheme="minorHAnsi"/>
          <w:lang w:val="en-US"/>
          <w:rPrChange w:id="1062" w:author="Max Lindmark" w:date="2019-09-24T15:41:00Z">
            <w:rPr>
              <w:rFonts w:eastAsiaTheme="minorEastAsia" w:cstheme="minorHAnsi"/>
            </w:rPr>
          </w:rPrChange>
        </w:rPr>
        <w:t>interaction</w:t>
      </w:r>
      <w:r w:rsidR="00CF6947" w:rsidRPr="00364D0F">
        <w:rPr>
          <w:rFonts w:eastAsiaTheme="minorEastAsia" w:cstheme="minorHAnsi"/>
          <w:lang w:val="en-US"/>
          <w:rPrChange w:id="1063" w:author="Max Lindmark" w:date="2019-09-24T15:41:00Z">
            <w:rPr>
              <w:rFonts w:eastAsiaTheme="minorEastAsia" w:cstheme="minorHAnsi"/>
            </w:rPr>
          </w:rPrChange>
        </w:rPr>
        <w:t xml:space="preserve">. The mean of the posterior for the </w:t>
      </w:r>
      <w:r w:rsidR="00762507" w:rsidRPr="00364D0F">
        <w:rPr>
          <w:rFonts w:eastAsiaTheme="minorEastAsia" w:cstheme="minorHAnsi"/>
          <w:lang w:val="en-US"/>
          <w:rPrChange w:id="1064" w:author="Max Lindmark" w:date="2019-09-24T15:41:00Z">
            <w:rPr>
              <w:rFonts w:eastAsiaTheme="minorEastAsia" w:cstheme="minorHAnsi"/>
            </w:rPr>
          </w:rPrChange>
        </w:rPr>
        <w:t xml:space="preserve">interaction coefficient is </w:t>
      </w:r>
      <m:oMath>
        <m:r>
          <w:rPr>
            <w:rFonts w:ascii="Cambria Math" w:hAnsi="Cambria Math" w:cstheme="minorHAnsi"/>
            <w:color w:val="000000" w:themeColor="text1"/>
            <w:lang w:val="en-US"/>
            <w:rPrChange w:id="1065" w:author="Max Lindmark" w:date="2019-09-24T15:41:00Z">
              <w:rPr>
                <w:rFonts w:ascii="Cambria Math" w:hAnsi="Cambria Math" w:cstheme="minorHAnsi"/>
                <w:color w:val="000000" w:themeColor="text1"/>
              </w:rPr>
            </w:rPrChange>
          </w:rPr>
          <m:t>0.025</m:t>
        </m:r>
      </m:oMath>
      <w:r w:rsidR="00CF6947" w:rsidRPr="00364D0F">
        <w:rPr>
          <w:rFonts w:eastAsiaTheme="minorEastAsia" w:cstheme="minorHAnsi"/>
          <w:lang w:val="en-US"/>
          <w:rPrChange w:id="1066" w:author="Max Lindmark" w:date="2019-09-24T15:41:00Z">
            <w:rPr>
              <w:rFonts w:eastAsiaTheme="minorEastAsia" w:cstheme="minorHAnsi"/>
            </w:rPr>
          </w:rPrChange>
        </w:rPr>
        <w:t xml:space="preserve">, meaning the </w:t>
      </w:r>
      <w:r w:rsidR="00E6745A" w:rsidRPr="00364D0F">
        <w:rPr>
          <w:rFonts w:eastAsiaTheme="minorEastAsia" w:cstheme="minorHAnsi"/>
          <w:lang w:val="en-US"/>
          <w:rPrChange w:id="1067" w:author="Max Lindmark" w:date="2019-09-24T15:41:00Z">
            <w:rPr>
              <w:rFonts w:eastAsiaTheme="minorEastAsia" w:cstheme="minorHAnsi"/>
            </w:rPr>
          </w:rPrChange>
        </w:rPr>
        <w:t>mass</w:t>
      </w:r>
      <w:r w:rsidR="004B4CA9" w:rsidRPr="00364D0F">
        <w:rPr>
          <w:rFonts w:eastAsiaTheme="minorEastAsia" w:cstheme="minorHAnsi"/>
          <w:lang w:val="en-US"/>
          <w:rPrChange w:id="1068" w:author="Max Lindmark" w:date="2019-09-24T15:41:00Z">
            <w:rPr>
              <w:rFonts w:eastAsiaTheme="minorEastAsia" w:cstheme="minorHAnsi"/>
            </w:rPr>
          </w:rPrChange>
        </w:rPr>
        <w:t>-</w:t>
      </w:r>
      <w:r w:rsidR="00C509E4" w:rsidRPr="00364D0F">
        <w:rPr>
          <w:rFonts w:eastAsiaTheme="minorEastAsia" w:cstheme="minorHAnsi"/>
          <w:lang w:val="en-US"/>
          <w:rPrChange w:id="1069" w:author="Max Lindmark" w:date="2019-09-24T15:41:00Z">
            <w:rPr>
              <w:rFonts w:eastAsiaTheme="minorEastAsia" w:cstheme="minorHAnsi"/>
            </w:rPr>
          </w:rPrChange>
        </w:rPr>
        <w:t xml:space="preserve">specific </w:t>
      </w:r>
      <w:r w:rsidR="004B4CA9" w:rsidRPr="00364D0F">
        <w:rPr>
          <w:rFonts w:eastAsiaTheme="minorEastAsia" w:cstheme="minorHAnsi"/>
          <w:lang w:val="en-US"/>
          <w:rPrChange w:id="1070" w:author="Max Lindmark" w:date="2019-09-24T15:41:00Z">
            <w:rPr>
              <w:rFonts w:eastAsiaTheme="minorEastAsia" w:cstheme="minorHAnsi"/>
            </w:rPr>
          </w:rPrChange>
        </w:rPr>
        <w:t xml:space="preserve">scaling exponent </w:t>
      </w:r>
      <w:r w:rsidR="00C509E4" w:rsidRPr="00364D0F">
        <w:rPr>
          <w:rFonts w:eastAsiaTheme="minorEastAsia" w:cstheme="minorHAnsi"/>
          <w:lang w:val="en-US"/>
          <w:rPrChange w:id="1071" w:author="Max Lindmark" w:date="2019-09-24T15:41:00Z">
            <w:rPr>
              <w:rFonts w:eastAsiaTheme="minorEastAsia" w:cstheme="minorHAnsi"/>
            </w:rPr>
          </w:rPrChange>
        </w:rPr>
        <w:t xml:space="preserve">of growth </w:t>
      </w:r>
      <w:r w:rsidR="00CA5FC7" w:rsidRPr="00364D0F">
        <w:rPr>
          <w:rFonts w:eastAsiaTheme="minorEastAsia" w:cstheme="minorHAnsi"/>
          <w:lang w:val="en-US"/>
          <w:rPrChange w:id="1072" w:author="Max Lindmark" w:date="2019-09-24T15:41:00Z">
            <w:rPr>
              <w:rFonts w:eastAsiaTheme="minorEastAsia" w:cstheme="minorHAnsi"/>
            </w:rPr>
          </w:rPrChange>
        </w:rPr>
        <w:t>increases with an increase in inverse temperature</w:t>
      </w:r>
      <w:r w:rsidR="00C509E4" w:rsidRPr="00364D0F">
        <w:rPr>
          <w:rFonts w:eastAsiaTheme="minorEastAsia" w:cstheme="minorHAnsi"/>
          <w:lang w:val="en-US"/>
          <w:rPrChange w:id="1073" w:author="Max Lindmark" w:date="2019-09-24T15:41:00Z">
            <w:rPr>
              <w:rFonts w:eastAsiaTheme="minorEastAsia" w:cstheme="minorHAnsi"/>
            </w:rPr>
          </w:rPrChange>
        </w:rPr>
        <w:t xml:space="preserve">, i.e. the </w:t>
      </w:r>
      <w:r w:rsidR="00D469B8" w:rsidRPr="00364D0F">
        <w:rPr>
          <w:rFonts w:eastAsiaTheme="minorEastAsia" w:cstheme="minorHAnsi"/>
          <w:lang w:val="en-US"/>
          <w:rPrChange w:id="1074" w:author="Max Lindmark" w:date="2019-09-24T15:41:00Z">
            <w:rPr>
              <w:rFonts w:eastAsiaTheme="minorEastAsia" w:cstheme="minorHAnsi"/>
            </w:rPr>
          </w:rPrChange>
        </w:rPr>
        <w:t>mass-</w:t>
      </w:r>
      <w:r w:rsidR="00C509E4" w:rsidRPr="00364D0F">
        <w:rPr>
          <w:rFonts w:eastAsiaTheme="minorEastAsia" w:cstheme="minorHAnsi"/>
          <w:lang w:val="en-US"/>
          <w:rPrChange w:id="1075" w:author="Max Lindmark" w:date="2019-09-24T15:41:00Z">
            <w:rPr>
              <w:rFonts w:eastAsiaTheme="minorEastAsia" w:cstheme="minorHAnsi"/>
            </w:rPr>
          </w:rPrChange>
        </w:rPr>
        <w:t xml:space="preserve">exponent </w:t>
      </w:r>
      <w:r w:rsidR="00D469B8" w:rsidRPr="00364D0F">
        <w:rPr>
          <w:rFonts w:eastAsiaTheme="minorEastAsia" w:cstheme="minorHAnsi"/>
          <w:lang w:val="en-US"/>
          <w:rPrChange w:id="1076" w:author="Max Lindmark" w:date="2019-09-24T15:41:00Z">
            <w:rPr>
              <w:rFonts w:eastAsiaTheme="minorEastAsia" w:cstheme="minorHAnsi"/>
            </w:rPr>
          </w:rPrChange>
        </w:rPr>
        <w:t xml:space="preserve">(on normal scale) </w:t>
      </w:r>
      <w:r w:rsidR="00C509E4" w:rsidRPr="00364D0F">
        <w:rPr>
          <w:rFonts w:eastAsiaTheme="minorEastAsia" w:cstheme="minorHAnsi"/>
          <w:lang w:val="en-US"/>
          <w:rPrChange w:id="1077" w:author="Max Lindmark" w:date="2019-09-24T15:41:00Z">
            <w:rPr>
              <w:rFonts w:eastAsiaTheme="minorEastAsia" w:cstheme="minorHAnsi"/>
            </w:rPr>
          </w:rPrChange>
        </w:rPr>
        <w:t>is larger in colder temperatures</w:t>
      </w:r>
      <w:r w:rsidR="00CA5FC7" w:rsidRPr="00364D0F">
        <w:rPr>
          <w:rFonts w:eastAsiaTheme="minorEastAsia" w:cstheme="minorHAnsi"/>
          <w:lang w:val="en-US"/>
          <w:rPrChange w:id="1078" w:author="Max Lindmark" w:date="2019-09-24T15:41:00Z">
            <w:rPr>
              <w:rFonts w:eastAsiaTheme="minorEastAsia" w:cstheme="minorHAnsi"/>
            </w:rPr>
          </w:rPrChange>
        </w:rPr>
        <w:t xml:space="preserve">. </w:t>
      </w:r>
      <w:r w:rsidR="00E807EF" w:rsidRPr="00364D0F">
        <w:rPr>
          <w:rFonts w:eastAsiaTheme="minorEastAsia" w:cstheme="minorHAnsi"/>
          <w:lang w:val="en-US"/>
          <w:rPrChange w:id="1079" w:author="Max Lindmark" w:date="2019-09-24T15:41:00Z">
            <w:rPr>
              <w:rFonts w:eastAsiaTheme="minorEastAsia" w:cstheme="minorHAnsi"/>
            </w:rPr>
          </w:rPrChange>
        </w:rPr>
        <w:t xml:space="preserve">Specifically, the mass-scaling exponent of growth decreases with </w:t>
      </w:r>
      <w:r w:rsidR="009F2A9E" w:rsidRPr="00364D0F">
        <w:rPr>
          <w:rFonts w:eastAsiaTheme="minorEastAsia" w:cstheme="minorHAnsi"/>
          <w:lang w:val="en-US"/>
          <w:rPrChange w:id="1080" w:author="Max Lindmark" w:date="2019-09-24T15:41:00Z">
            <w:rPr>
              <w:rFonts w:eastAsiaTheme="minorEastAsia" w:cstheme="minorHAnsi"/>
            </w:rPr>
          </w:rPrChange>
        </w:rPr>
        <w:t xml:space="preserve">approximately </w:t>
      </w:r>
      <w:r w:rsidR="00E807EF" w:rsidRPr="00364D0F">
        <w:rPr>
          <w:rFonts w:eastAsiaTheme="minorEastAsia" w:cstheme="minorHAnsi"/>
          <w:lang w:val="en-US"/>
          <w:rPrChange w:id="1081" w:author="Max Lindmark" w:date="2019-09-24T15:41:00Z">
            <w:rPr>
              <w:rFonts w:eastAsiaTheme="minorEastAsia" w:cstheme="minorHAnsi"/>
            </w:rPr>
          </w:rPrChange>
        </w:rPr>
        <w:t>0.00</w:t>
      </w:r>
      <w:r w:rsidR="009F2A9E" w:rsidRPr="00364D0F">
        <w:rPr>
          <w:rFonts w:eastAsiaTheme="minorEastAsia" w:cstheme="minorHAnsi"/>
          <w:lang w:val="en-US"/>
          <w:rPrChange w:id="1082" w:author="Max Lindmark" w:date="2019-09-24T15:41:00Z">
            <w:rPr>
              <w:rFonts w:eastAsiaTheme="minorEastAsia" w:cstheme="minorHAnsi"/>
            </w:rPr>
          </w:rPrChange>
        </w:rPr>
        <w:t>4</w:t>
      </w:r>
      <w:r w:rsidR="00E807EF" w:rsidRPr="00364D0F">
        <w:rPr>
          <w:rFonts w:eastAsiaTheme="minorEastAsia" w:cstheme="minorHAnsi"/>
          <w:lang w:val="en-US"/>
          <w:rPrChange w:id="1083" w:author="Max Lindmark" w:date="2019-09-24T15:41:00Z">
            <w:rPr>
              <w:rFonts w:eastAsiaTheme="minorEastAsia" w:cstheme="minorHAnsi"/>
            </w:rPr>
          </w:rPrChange>
        </w:rPr>
        <w:t xml:space="preserve"> per unit change in </w:t>
      </w:r>
      <m:oMath>
        <m:r>
          <w:rPr>
            <w:rFonts w:ascii="Cambria Math" w:eastAsiaTheme="minorEastAsia" w:hAnsi="Cambria Math" w:cstheme="minorHAnsi"/>
            <w:lang w:val="en-US"/>
            <w:rPrChange w:id="1084" w:author="Max Lindmark" w:date="2019-09-24T15:41:00Z">
              <w:rPr>
                <w:rFonts w:ascii="Cambria Math" w:eastAsiaTheme="minorEastAsia" w:hAnsi="Cambria Math" w:cstheme="minorHAnsi"/>
              </w:rPr>
            </w:rPrChange>
          </w:rPr>
          <m:t>℃</m:t>
        </m:r>
      </m:oMath>
      <w:r w:rsidR="00DE2614" w:rsidRPr="00364D0F">
        <w:rPr>
          <w:rFonts w:eastAsiaTheme="minorEastAsia" w:cstheme="minorHAnsi"/>
          <w:lang w:val="en-US"/>
          <w:rPrChange w:id="1085" w:author="Max Lindmark" w:date="2019-09-24T15:41:00Z">
            <w:rPr>
              <w:rFonts w:eastAsiaTheme="minorEastAsia" w:cstheme="minorHAnsi"/>
            </w:rPr>
          </w:rPrChange>
        </w:rPr>
        <w:t xml:space="preserve">. </w:t>
      </w:r>
      <w:commentRangeStart w:id="1086"/>
      <w:r w:rsidR="00022867" w:rsidRPr="00364D0F">
        <w:rPr>
          <w:rFonts w:eastAsiaTheme="minorEastAsia" w:cstheme="minorHAnsi"/>
          <w:lang w:val="en-US"/>
          <w:rPrChange w:id="1087" w:author="Max Lindmark" w:date="2019-09-24T15:41:00Z">
            <w:rPr>
              <w:rFonts w:eastAsiaTheme="minorEastAsia" w:cstheme="minorHAnsi"/>
            </w:rPr>
          </w:rPrChange>
        </w:rPr>
        <w:t xml:space="preserve">However, </w:t>
      </w:r>
      <w:r w:rsidR="00490BD6" w:rsidRPr="00364D0F">
        <w:rPr>
          <w:rFonts w:eastAsiaTheme="minorEastAsia" w:cstheme="minorHAnsi"/>
          <w:lang w:val="en-US"/>
          <w:rPrChange w:id="1088" w:author="Max Lindmark" w:date="2019-09-24T15:41:00Z">
            <w:rPr>
              <w:rFonts w:eastAsiaTheme="minorEastAsia" w:cstheme="minorHAnsi"/>
            </w:rPr>
          </w:rPrChange>
        </w:rPr>
        <w:t xml:space="preserve">the interactions is </w:t>
      </w:r>
      <w:r w:rsidR="00022867" w:rsidRPr="00364D0F">
        <w:rPr>
          <w:rFonts w:eastAsiaTheme="minorEastAsia" w:cstheme="minorHAnsi"/>
          <w:lang w:val="en-US"/>
          <w:rPrChange w:id="1089" w:author="Max Lindmark" w:date="2019-09-24T15:41:00Z">
            <w:rPr>
              <w:rFonts w:eastAsiaTheme="minorEastAsia" w:cstheme="minorHAnsi"/>
            </w:rPr>
          </w:rPrChange>
        </w:rPr>
        <w:t xml:space="preserve">less </w:t>
      </w:r>
      <w:r w:rsidR="00490BD6" w:rsidRPr="00364D0F">
        <w:rPr>
          <w:rFonts w:eastAsiaTheme="minorEastAsia" w:cstheme="minorHAnsi"/>
          <w:lang w:val="en-US"/>
          <w:rPrChange w:id="1090" w:author="Max Lindmark" w:date="2019-09-24T15:41:00Z">
            <w:rPr>
              <w:rFonts w:eastAsiaTheme="minorEastAsia" w:cstheme="minorHAnsi"/>
            </w:rPr>
          </w:rPrChange>
        </w:rPr>
        <w:t xml:space="preserve">statistically </w:t>
      </w:r>
      <w:r w:rsidR="00F60A0E" w:rsidRPr="00364D0F">
        <w:rPr>
          <w:rFonts w:eastAsiaTheme="minorEastAsia" w:cstheme="minorHAnsi"/>
          <w:lang w:val="en-US"/>
          <w:rPrChange w:id="1091" w:author="Max Lindmark" w:date="2019-09-24T15:41:00Z">
            <w:rPr>
              <w:rFonts w:eastAsiaTheme="minorEastAsia" w:cstheme="minorHAnsi"/>
            </w:rPr>
          </w:rPrChange>
        </w:rPr>
        <w:t>clear</w:t>
      </w:r>
      <w:r w:rsidR="00736032" w:rsidRPr="00364D0F">
        <w:rPr>
          <w:rFonts w:eastAsiaTheme="minorEastAsia" w:cstheme="minorHAnsi"/>
          <w:lang w:val="en-US"/>
          <w:rPrChange w:id="1092" w:author="Max Lindmark" w:date="2019-09-24T15:41:00Z">
            <w:rPr>
              <w:rFonts w:eastAsiaTheme="minorEastAsia" w:cstheme="minorHAnsi"/>
            </w:rPr>
          </w:rPrChange>
        </w:rPr>
        <w:t xml:space="preserve"> </w:t>
      </w:r>
      <w:r w:rsidR="00022867" w:rsidRPr="00364D0F">
        <w:rPr>
          <w:rFonts w:eastAsiaTheme="minorEastAsia" w:cstheme="minorHAnsi"/>
          <w:lang w:val="en-US"/>
          <w:rPrChange w:id="1093" w:author="Max Lindmark" w:date="2019-09-24T15:41:00Z">
            <w:rPr>
              <w:rFonts w:eastAsiaTheme="minorEastAsia" w:cstheme="minorHAnsi"/>
            </w:rPr>
          </w:rPrChange>
        </w:rPr>
        <w:t xml:space="preserve">than the </w:t>
      </w:r>
      <w:r w:rsidR="00E6745A" w:rsidRPr="00364D0F">
        <w:rPr>
          <w:rFonts w:eastAsiaTheme="minorEastAsia" w:cstheme="minorHAnsi"/>
          <w:lang w:val="en-US"/>
          <w:rPrChange w:id="1094" w:author="Max Lindmark" w:date="2019-09-24T15:41:00Z">
            <w:rPr>
              <w:rFonts w:eastAsiaTheme="minorEastAsia" w:cstheme="minorHAnsi"/>
            </w:rPr>
          </w:rPrChange>
        </w:rPr>
        <w:t>mass</w:t>
      </w:r>
      <w:r w:rsidR="00022867" w:rsidRPr="00364D0F">
        <w:rPr>
          <w:rFonts w:eastAsiaTheme="minorEastAsia" w:cstheme="minorHAnsi"/>
          <w:lang w:val="en-US"/>
          <w:rPrChange w:id="1095" w:author="Max Lindmark" w:date="2019-09-24T15:41:00Z">
            <w:rPr>
              <w:rFonts w:eastAsiaTheme="minorEastAsia" w:cstheme="minorHAnsi"/>
            </w:rPr>
          </w:rPrChange>
        </w:rPr>
        <w:t xml:space="preserve">-scaling exponent </w:t>
      </w:r>
      <w:commentRangeEnd w:id="1086"/>
      <w:r w:rsidR="00410BC0">
        <w:rPr>
          <w:rStyle w:val="CommentReference"/>
        </w:rPr>
        <w:commentReference w:id="1086"/>
      </w:r>
      <w:r w:rsidR="00022867" w:rsidRPr="00364D0F">
        <w:rPr>
          <w:rFonts w:eastAsiaTheme="minorEastAsia" w:cstheme="minorHAnsi"/>
          <w:lang w:val="en-US"/>
          <w:rPrChange w:id="1096" w:author="Max Lindmark" w:date="2019-09-24T15:41:00Z">
            <w:rPr>
              <w:rFonts w:eastAsiaTheme="minorEastAsia" w:cstheme="minorHAnsi"/>
            </w:rPr>
          </w:rPrChange>
        </w:rPr>
        <w:t xml:space="preserve">as the </w:t>
      </w:r>
      <w:r w:rsidR="002E0B63" w:rsidRPr="00364D0F">
        <w:rPr>
          <w:rFonts w:eastAsiaTheme="minorEastAsia" w:cstheme="minorHAnsi"/>
          <w:lang w:val="en-US"/>
          <w:rPrChange w:id="1097" w:author="Max Lindmark" w:date="2019-09-24T15:41:00Z">
            <w:rPr>
              <w:rFonts w:eastAsiaTheme="minorEastAsia" w:cstheme="minorHAnsi"/>
            </w:rPr>
          </w:rPrChange>
        </w:rPr>
        <w:t>80</w:t>
      </w:r>
      <w:r w:rsidR="004B4CA9" w:rsidRPr="00364D0F">
        <w:rPr>
          <w:rFonts w:eastAsiaTheme="minorEastAsia" w:cstheme="minorHAnsi"/>
          <w:lang w:val="en-US"/>
          <w:rPrChange w:id="1098" w:author="Max Lindmark" w:date="2019-09-24T15:41:00Z">
            <w:rPr>
              <w:rFonts w:eastAsiaTheme="minorEastAsia" w:cstheme="minorHAnsi"/>
            </w:rPr>
          </w:rPrChange>
        </w:rPr>
        <w:t>% Bayesian credible intervals</w:t>
      </w:r>
      <w:r w:rsidR="00022867" w:rsidRPr="00364D0F">
        <w:rPr>
          <w:rFonts w:eastAsiaTheme="minorEastAsia" w:cstheme="minorHAnsi"/>
          <w:lang w:val="en-US"/>
          <w:rPrChange w:id="1099" w:author="Max Lindmark" w:date="2019-09-24T15:41:00Z">
            <w:rPr>
              <w:rFonts w:eastAsiaTheme="minorEastAsia" w:cstheme="minorHAnsi"/>
            </w:rPr>
          </w:rPrChange>
        </w:rPr>
        <w:t xml:space="preserve"> just overlap zero</w:t>
      </w:r>
      <w:r w:rsidR="00842095" w:rsidRPr="00364D0F">
        <w:rPr>
          <w:rFonts w:eastAsiaTheme="minorEastAsia" w:cstheme="minorHAnsi"/>
          <w:lang w:val="en-US"/>
          <w:rPrChange w:id="1100" w:author="Max Lindmark" w:date="2019-09-24T15:41:00Z">
            <w:rPr>
              <w:rFonts w:eastAsiaTheme="minorEastAsia" w:cstheme="minorHAnsi"/>
            </w:rPr>
          </w:rPrChange>
        </w:rPr>
        <w:t xml:space="preserve"> </w:t>
      </w:r>
      <w:r w:rsidR="00022867" w:rsidRPr="00364D0F">
        <w:rPr>
          <w:rFonts w:eastAsiaTheme="minorEastAsia" w:cstheme="minorHAnsi"/>
          <w:lang w:val="en-US"/>
          <w:rPrChange w:id="1101" w:author="Max Lindmark" w:date="2019-09-24T15:41:00Z">
            <w:rPr>
              <w:rFonts w:eastAsiaTheme="minorEastAsia" w:cstheme="minorHAnsi"/>
            </w:rPr>
          </w:rPrChange>
        </w:rPr>
        <w:t>(</w:t>
      </w:r>
      <w:r w:rsidR="001C5CE5" w:rsidRPr="00364D0F">
        <w:rPr>
          <w:rFonts w:eastAsiaTheme="minorEastAsia" w:cstheme="minorHAnsi"/>
          <w:lang w:val="en-US"/>
          <w:rPrChange w:id="1102" w:author="Max Lindmark" w:date="2019-09-24T15:41:00Z">
            <w:rPr>
              <w:rFonts w:eastAsiaTheme="minorEastAsia" w:cstheme="minorHAnsi"/>
            </w:rPr>
          </w:rPrChange>
        </w:rPr>
        <w:t xml:space="preserve">95% CI: </w:t>
      </w:r>
      <m:oMath>
        <m:r>
          <w:rPr>
            <w:rFonts w:ascii="Cambria Math" w:eastAsiaTheme="minorEastAsia" w:hAnsi="Cambria Math" w:cstheme="minorHAnsi"/>
            <w:lang w:val="en-US"/>
            <w:rPrChange w:id="1103" w:author="Max Lindmark" w:date="2019-09-24T15:41:00Z">
              <w:rPr>
                <w:rFonts w:ascii="Cambria Math" w:eastAsiaTheme="minorEastAsia" w:hAnsi="Cambria Math" w:cstheme="minorHAnsi"/>
              </w:rPr>
            </w:rPrChange>
          </w:rPr>
          <m:t>-0.005, 0.055</m:t>
        </m:r>
      </m:oMath>
      <w:r w:rsidR="003512C5" w:rsidRPr="00364D0F">
        <w:rPr>
          <w:rFonts w:eastAsiaTheme="minorEastAsia" w:cstheme="minorHAnsi"/>
          <w:lang w:val="en-US"/>
          <w:rPrChange w:id="1104" w:author="Max Lindmark" w:date="2019-09-24T15:41:00Z">
            <w:rPr>
              <w:rFonts w:eastAsiaTheme="minorEastAsia" w:cstheme="minorHAnsi"/>
            </w:rPr>
          </w:rPrChange>
        </w:rPr>
        <w:t>)</w:t>
      </w:r>
      <w:r w:rsidR="00022867" w:rsidRPr="00364D0F">
        <w:rPr>
          <w:rFonts w:eastAsiaTheme="minorEastAsia" w:cstheme="minorHAnsi"/>
          <w:lang w:val="en-US"/>
          <w:rPrChange w:id="1105" w:author="Max Lindmark" w:date="2019-09-24T15:41:00Z">
            <w:rPr>
              <w:rFonts w:eastAsiaTheme="minorEastAsia" w:cstheme="minorHAnsi"/>
            </w:rPr>
          </w:rPrChange>
        </w:rPr>
        <w:t xml:space="preserve"> (Fig. 1C)</w:t>
      </w:r>
      <w:r w:rsidR="003512C5" w:rsidRPr="00364D0F">
        <w:rPr>
          <w:rFonts w:eastAsiaTheme="minorEastAsia" w:cstheme="minorHAnsi"/>
          <w:lang w:val="en-US"/>
          <w:rPrChange w:id="1106" w:author="Max Lindmark" w:date="2019-09-24T15:41:00Z">
            <w:rPr>
              <w:rFonts w:eastAsiaTheme="minorEastAsia" w:cstheme="minorHAnsi"/>
            </w:rPr>
          </w:rPrChange>
        </w:rPr>
        <w:t xml:space="preserve">. </w:t>
      </w:r>
      <w:r w:rsidR="00E94A5F" w:rsidRPr="00364D0F">
        <w:rPr>
          <w:rFonts w:eastAsiaTheme="minorEastAsia" w:cstheme="minorHAnsi"/>
          <w:lang w:val="en-US"/>
          <w:rPrChange w:id="1107" w:author="Max Lindmark" w:date="2019-09-24T15:41:00Z">
            <w:rPr>
              <w:rFonts w:eastAsiaTheme="minorEastAsia" w:cstheme="minorHAnsi"/>
            </w:rPr>
          </w:rPrChange>
        </w:rPr>
        <w:t xml:space="preserve">We estimate the activation energy, </w:t>
      </w:r>
      <m:oMath>
        <m:r>
          <w:rPr>
            <w:rFonts w:ascii="Cambria Math" w:eastAsiaTheme="minorEastAsia" w:hAnsi="Cambria Math" w:cstheme="minorHAnsi"/>
          </w:rPr>
          <m:t>E</m:t>
        </m:r>
      </m:oMath>
      <w:r w:rsidR="00E94A5F" w:rsidRPr="00364D0F">
        <w:rPr>
          <w:rFonts w:eastAsiaTheme="minorEastAsia" w:cstheme="minorHAnsi"/>
          <w:lang w:val="en-US"/>
          <w:rPrChange w:id="1108" w:author="Max Lindmark" w:date="2019-09-24T15:41:00Z">
            <w:rPr>
              <w:rFonts w:eastAsiaTheme="minorEastAsia" w:cstheme="minorHAnsi"/>
            </w:rPr>
          </w:rPrChange>
        </w:rPr>
        <w:t xml:space="preserve">, (coefficient to the relative Arrhenius temperature, </w:t>
      </w:r>
      <m:oMath>
        <m:sSub>
          <m:sSubPr>
            <m:ctrlPr>
              <w:rPr>
                <w:rFonts w:ascii="Cambria Math" w:hAnsi="Cambria Math" w:cstheme="minorHAnsi"/>
                <w:i/>
                <w:color w:val="000000" w:themeColor="text1"/>
              </w:rPr>
            </m:ctrlPr>
          </m:sSubPr>
          <m:e>
            <m:r>
              <w:rPr>
                <w:rFonts w:ascii="Cambria Math" w:hAnsi="Cambria Math" w:cstheme="minorHAnsi"/>
                <w:color w:val="000000" w:themeColor="text1"/>
              </w:rPr>
              <m:t>T</m:t>
            </m:r>
          </m:e>
          <m:sub>
            <m:r>
              <w:rPr>
                <w:rFonts w:ascii="Cambria Math" w:hAnsi="Cambria Math" w:cstheme="minorHAnsi"/>
                <w:color w:val="000000" w:themeColor="text1"/>
              </w:rPr>
              <m:t>A</m:t>
            </m:r>
            <m:r>
              <w:rPr>
                <w:rFonts w:ascii="Cambria Math" w:hAnsi="Cambria Math" w:cstheme="minorHAnsi"/>
                <w:color w:val="000000" w:themeColor="text1"/>
                <w:lang w:val="en-US"/>
                <w:rPrChange w:id="1109" w:author="Max Lindmark" w:date="2019-09-24T15:41:00Z">
                  <w:rPr>
                    <w:rFonts w:ascii="Cambria Math" w:hAnsi="Cambria Math" w:cstheme="minorHAnsi"/>
                    <w:color w:val="000000" w:themeColor="text1"/>
                  </w:rPr>
                </w:rPrChange>
              </w:rPr>
              <m:t>,</m:t>
            </m:r>
            <m:r>
              <w:rPr>
                <w:rFonts w:ascii="Cambria Math" w:hAnsi="Cambria Math" w:cstheme="minorHAnsi"/>
                <w:color w:val="000000" w:themeColor="text1"/>
              </w:rPr>
              <m:t>r</m:t>
            </m:r>
          </m:sub>
        </m:sSub>
      </m:oMath>
      <w:r w:rsidR="00E94A5F" w:rsidRPr="00364D0F">
        <w:rPr>
          <w:rFonts w:eastAsiaTheme="minorEastAsia" w:cstheme="minorHAnsi"/>
          <w:color w:val="000000" w:themeColor="text1"/>
          <w:lang w:val="en-US"/>
          <w:rPrChange w:id="1110" w:author="Max Lindmark" w:date="2019-09-24T15:41:00Z">
            <w:rPr>
              <w:rFonts w:eastAsiaTheme="minorEastAsia" w:cstheme="minorHAnsi"/>
              <w:color w:val="000000" w:themeColor="text1"/>
            </w:rPr>
          </w:rPrChange>
        </w:rPr>
        <w:t xml:space="preserve">) to be </w:t>
      </w:r>
      <m:oMath>
        <m:r>
          <w:rPr>
            <w:rFonts w:ascii="Cambria Math" w:eastAsiaTheme="minorEastAsia" w:hAnsi="Cambria Math" w:cstheme="minorHAnsi"/>
            <w:color w:val="000000" w:themeColor="text1"/>
            <w:lang w:val="en-US"/>
            <w:rPrChange w:id="1111" w:author="Max Lindmark" w:date="2019-09-24T15:41:00Z">
              <w:rPr>
                <w:rFonts w:ascii="Cambria Math" w:eastAsiaTheme="minorEastAsia" w:hAnsi="Cambria Math" w:cstheme="minorHAnsi"/>
                <w:color w:val="000000" w:themeColor="text1"/>
              </w:rPr>
            </w:rPrChange>
          </w:rPr>
          <m:t>-0.165</m:t>
        </m:r>
      </m:oMath>
      <w:r w:rsidR="001C5CE5" w:rsidRPr="00364D0F">
        <w:rPr>
          <w:rFonts w:eastAsiaTheme="minorEastAsia" w:cstheme="minorHAnsi"/>
          <w:color w:val="000000" w:themeColor="text1"/>
          <w:lang w:val="en-US"/>
          <w:rPrChange w:id="1112" w:author="Max Lindmark" w:date="2019-09-24T15:41:00Z">
            <w:rPr>
              <w:rFonts w:eastAsiaTheme="minorEastAsia" w:cstheme="minorHAnsi"/>
              <w:color w:val="000000" w:themeColor="text1"/>
            </w:rPr>
          </w:rPrChange>
        </w:rPr>
        <w:t xml:space="preserve"> </w:t>
      </w:r>
      <w:r w:rsidR="001C5CE5" w:rsidRPr="00364D0F">
        <w:rPr>
          <w:rFonts w:eastAsiaTheme="minorEastAsia" w:cstheme="minorHAnsi"/>
          <w:lang w:val="en-US"/>
          <w:rPrChange w:id="1113" w:author="Max Lindmark" w:date="2019-09-24T15:41:00Z">
            <w:rPr>
              <w:rFonts w:eastAsiaTheme="minorEastAsia" w:cstheme="minorHAnsi"/>
            </w:rPr>
          </w:rPrChange>
        </w:rPr>
        <w:t xml:space="preserve">(95% CI: </w:t>
      </w:r>
      <m:oMath>
        <m:r>
          <w:rPr>
            <w:rFonts w:ascii="Cambria Math" w:eastAsiaTheme="minorEastAsia" w:hAnsi="Cambria Math" w:cstheme="minorHAnsi"/>
            <w:lang w:val="en-US"/>
            <w:rPrChange w:id="1114" w:author="Max Lindmark" w:date="2019-09-24T15:41:00Z">
              <w:rPr>
                <w:rFonts w:ascii="Cambria Math" w:eastAsiaTheme="minorEastAsia" w:hAnsi="Cambria Math" w:cstheme="minorHAnsi"/>
              </w:rPr>
            </w:rPrChange>
          </w:rPr>
          <m:t>-0.356,0.026</m:t>
        </m:r>
      </m:oMath>
      <w:r w:rsidR="001C5CE5" w:rsidRPr="00364D0F">
        <w:rPr>
          <w:rFonts w:eastAsiaTheme="minorEastAsia" w:cstheme="minorHAnsi"/>
          <w:lang w:val="en-US"/>
          <w:rPrChange w:id="1115" w:author="Max Lindmark" w:date="2019-09-24T15:41:00Z">
            <w:rPr>
              <w:rFonts w:eastAsiaTheme="minorEastAsia" w:cstheme="minorHAnsi"/>
            </w:rPr>
          </w:rPrChange>
        </w:rPr>
        <w:t>)</w:t>
      </w:r>
      <w:r w:rsidR="00430057" w:rsidRPr="00364D0F">
        <w:rPr>
          <w:rFonts w:eastAsiaTheme="minorEastAsia" w:cstheme="minorHAnsi"/>
          <w:lang w:val="en-US"/>
          <w:rPrChange w:id="1116" w:author="Max Lindmark" w:date="2019-09-24T15:41:00Z">
            <w:rPr>
              <w:rFonts w:eastAsiaTheme="minorEastAsia" w:cstheme="minorHAnsi"/>
            </w:rPr>
          </w:rPrChange>
        </w:rPr>
        <w:t xml:space="preserve">, which is lower than what is typically found for metabolic rate </w:t>
      </w:r>
      <w:r w:rsidR="00430057">
        <w:rPr>
          <w:rFonts w:eastAsiaTheme="minorEastAsia" w:cstheme="minorHAnsi"/>
        </w:rPr>
        <w:fldChar w:fldCharType="begin"/>
      </w:r>
      <w:r w:rsidR="00430057" w:rsidRPr="00364D0F">
        <w:rPr>
          <w:rFonts w:eastAsiaTheme="minorEastAsia" w:cstheme="minorHAnsi"/>
          <w:lang w:val="en-US"/>
          <w:rPrChange w:id="1117" w:author="Max Lindmark" w:date="2019-09-24T15:41:00Z">
            <w:rPr>
              <w:rFonts w:eastAsiaTheme="minorEastAsia" w:cstheme="minorHAnsi"/>
            </w:rPr>
          </w:rPrChange>
        </w:rPr>
        <w:instrText xml:space="preserve"> ADDIN ZOTERO_ITEM CSL_CITATION {"citationID":"vxL19ZWZ","properties":{"formattedCitation":"(Downs {\\i{}et al.} 2008)","plainCitation":"(Downs et al. 2008)","noteIndex":0},"citationItems":[{"id":12,"uris":["http://zotero.org/users/local/FTg3Qpza/items/P4FF6SQE"],"uri":["http://zotero.org/users/local/FTg3Qpza/items/P4FF6SQE"],"itemData":{"id":12,"type":"article-journal","title":"Scaling metabolic rate with body mass and inverse body temperature: A test of the Arrhenius fractal supply model","container-title":"Functional Ecology","page":"239–244","volume":"22","issue":"2","abstract":"1.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w:instrText>
      </w:r>
      <w:r w:rsidR="00430057">
        <w:rPr>
          <w:rFonts w:eastAsiaTheme="minorEastAsia" w:cstheme="minorHAnsi"/>
        </w:rPr>
        <w:instrText>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w:instrText>
      </w:r>
      <w:r w:rsidR="00430057" w:rsidRPr="00364D0F">
        <w:rPr>
          <w:rFonts w:eastAsiaTheme="minorEastAsia" w:cstheme="minorHAnsi"/>
          <w:lang w:val="en-US"/>
        </w:rPr>
        <w:instrText xml:space="preserve">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theory.","DOI":"10.1111/j.1365-2435.2007.01371.x","ISSN":"02698463","note":"PMID: 254191700006","author":[{"family":"Downs","given":"C. J."},{"family":"Hayes","given":"J. P."},{"family":"Tracy","given":"C. R."}],"issued":{"date-parts":[["2008"]]}}}],"schema":"https://github.com/citation-style-language/schema/raw/master/csl-citation.json"} </w:instrText>
      </w:r>
      <w:r w:rsidR="00430057">
        <w:rPr>
          <w:rFonts w:eastAsiaTheme="minorEastAsia" w:cstheme="minorHAnsi"/>
        </w:rPr>
        <w:fldChar w:fldCharType="separate"/>
      </w:r>
      <w:r w:rsidR="00430057" w:rsidRPr="00364D0F">
        <w:rPr>
          <w:rFonts w:ascii="Times New Roman" w:hAnsi="Times New Roman" w:cs="Times New Roman"/>
          <w:lang w:val="en-US"/>
        </w:rPr>
        <w:t xml:space="preserve">(Downs </w:t>
      </w:r>
      <w:r w:rsidR="00430057" w:rsidRPr="00364D0F">
        <w:rPr>
          <w:rFonts w:ascii="Times New Roman" w:hAnsi="Times New Roman" w:cs="Times New Roman"/>
          <w:i/>
          <w:iCs/>
          <w:lang w:val="en-US"/>
        </w:rPr>
        <w:t>et al.</w:t>
      </w:r>
      <w:r w:rsidR="00430057" w:rsidRPr="00364D0F">
        <w:rPr>
          <w:rFonts w:ascii="Times New Roman" w:hAnsi="Times New Roman" w:cs="Times New Roman"/>
          <w:lang w:val="en-US"/>
        </w:rPr>
        <w:t xml:space="preserve"> 2008)</w:t>
      </w:r>
      <w:r w:rsidR="00430057">
        <w:rPr>
          <w:rFonts w:eastAsiaTheme="minorEastAsia" w:cstheme="minorHAnsi"/>
        </w:rPr>
        <w:fldChar w:fldCharType="end"/>
      </w:r>
      <w:r w:rsidR="00D31389" w:rsidRPr="00364D0F">
        <w:rPr>
          <w:rFonts w:eastAsiaTheme="minorEastAsia" w:cstheme="minorHAnsi"/>
          <w:lang w:val="en-US"/>
        </w:rPr>
        <w:t xml:space="preserve"> and growth based on field data </w:t>
      </w:r>
      <w:r w:rsidR="002F5333">
        <w:rPr>
          <w:rFonts w:eastAsiaTheme="minorEastAsia" w:cstheme="minorHAnsi"/>
        </w:rPr>
        <w:fldChar w:fldCharType="begin"/>
      </w:r>
      <w:r w:rsidR="002F5333" w:rsidRPr="00364D0F">
        <w:rPr>
          <w:rFonts w:eastAsiaTheme="minorEastAsia" w:cstheme="minorHAnsi"/>
          <w:lang w:val="en-US"/>
        </w:rPr>
        <w:instrText xml:space="preserve"> ADDIN ZOTERO_ITEM CSL_CITATION {"citationID":"PoxewXtQ","properties":{"formattedCitation":"(Sibly {\\i{}et al.} 2015)","plainCitation":"(Sibly et al. 2015)","noteIndex":0},"citationItems":[{"id":523,"uris":["http://zotero.org/users/local/FTg3Qpza/items/7TWHEM4Q"],"uri":["http://zotero.org/users/local/FTg3Qpza/items/7TWHEM4Q"],"itemData":{"id":523,"type":"article-journal","title":"Fundamental insights into ontogenetic growth from theory and fish","container-title":"Proceedings of the National Academy of Sciences, USA","page":"13934–13939","volume":"112","issue":"45","author":[{"family":"Sibly","given":"R M"},{"family":"Baker","given":"J"},{"family":"Grady","given":"J M"},{"family":"Luna","given":"S M"},{"family":"Kodric-Brown","given":"A"},{"family":"Venditti","given":"C"},{"family":"Brown","given":"J H"}],"issued":{"date-parts":[["2015"]]}}}],"schema":"https://github.com/citation-style-language/schema/raw/master/csl-citation.json"} </w:instrText>
      </w:r>
      <w:r w:rsidR="002F5333">
        <w:rPr>
          <w:rFonts w:eastAsiaTheme="minorEastAsia" w:cstheme="minorHAnsi"/>
        </w:rPr>
        <w:fldChar w:fldCharType="separate"/>
      </w:r>
      <w:r w:rsidR="002F5333" w:rsidRPr="00364D0F">
        <w:rPr>
          <w:rFonts w:ascii="Times New Roman" w:hAnsi="Times New Roman" w:cs="Times New Roman"/>
          <w:lang w:val="en-US"/>
        </w:rPr>
        <w:t xml:space="preserve">(Sibly </w:t>
      </w:r>
      <w:r w:rsidR="002F5333" w:rsidRPr="00364D0F">
        <w:rPr>
          <w:rFonts w:ascii="Times New Roman" w:hAnsi="Times New Roman" w:cs="Times New Roman"/>
          <w:i/>
          <w:iCs/>
          <w:lang w:val="en-US"/>
        </w:rPr>
        <w:t>et al.</w:t>
      </w:r>
      <w:r w:rsidR="002F5333" w:rsidRPr="00364D0F">
        <w:rPr>
          <w:rFonts w:ascii="Times New Roman" w:hAnsi="Times New Roman" w:cs="Times New Roman"/>
          <w:lang w:val="en-US"/>
        </w:rPr>
        <w:t xml:space="preserve"> 2015)</w:t>
      </w:r>
      <w:r w:rsidR="002F5333">
        <w:rPr>
          <w:rFonts w:eastAsiaTheme="minorEastAsia" w:cstheme="minorHAnsi"/>
        </w:rPr>
        <w:fldChar w:fldCharType="end"/>
      </w:r>
      <w:r w:rsidR="00430057" w:rsidRPr="00364D0F">
        <w:rPr>
          <w:rFonts w:eastAsiaTheme="minorEastAsia" w:cstheme="minorHAnsi"/>
          <w:lang w:val="en-US"/>
        </w:rPr>
        <w:t xml:space="preserve">. </w:t>
      </w:r>
      <w:commentRangeStart w:id="1118"/>
      <w:r w:rsidR="008F2D09" w:rsidRPr="00364D0F">
        <w:rPr>
          <w:rFonts w:eastAsiaTheme="minorEastAsia" w:cstheme="minorHAnsi"/>
          <w:lang w:val="en-US"/>
          <w:rPrChange w:id="1119" w:author="Max Lindmark" w:date="2019-09-24T15:41:00Z">
            <w:rPr>
              <w:rFonts w:eastAsiaTheme="minorEastAsia" w:cstheme="minorHAnsi"/>
            </w:rPr>
          </w:rPrChange>
        </w:rPr>
        <w:t xml:space="preserve">To illustrate this in terms of </w:t>
      </w:r>
      <w:r w:rsidR="00E8794C" w:rsidRPr="00364D0F">
        <w:rPr>
          <w:rFonts w:eastAsiaTheme="minorEastAsia" w:cstheme="minorHAnsi"/>
          <w:lang w:val="en-US"/>
          <w:rPrChange w:id="1120" w:author="Max Lindmark" w:date="2019-09-24T15:41:00Z">
            <w:rPr>
              <w:rFonts w:eastAsiaTheme="minorEastAsia" w:cstheme="minorHAnsi"/>
            </w:rPr>
          </w:rPrChange>
        </w:rPr>
        <w:t xml:space="preserve">specific </w:t>
      </w:r>
      <w:r w:rsidR="008F2D09" w:rsidRPr="00364D0F">
        <w:rPr>
          <w:rFonts w:eastAsiaTheme="minorEastAsia" w:cstheme="minorHAnsi"/>
          <w:lang w:val="en-US"/>
          <w:rPrChange w:id="1121" w:author="Max Lindmark" w:date="2019-09-24T15:41:00Z">
            <w:rPr>
              <w:rFonts w:eastAsiaTheme="minorEastAsia" w:cstheme="minorHAnsi"/>
            </w:rPr>
          </w:rPrChange>
        </w:rPr>
        <w:t xml:space="preserve">growth </w:t>
      </w:r>
      <w:r w:rsidR="00E8794C" w:rsidRPr="00364D0F">
        <w:rPr>
          <w:rFonts w:eastAsiaTheme="minorEastAsia" w:cstheme="minorHAnsi"/>
          <w:lang w:val="en-US"/>
          <w:rPrChange w:id="1122" w:author="Max Lindmark" w:date="2019-09-24T15:41:00Z">
            <w:rPr>
              <w:rFonts w:eastAsiaTheme="minorEastAsia" w:cstheme="minorHAnsi"/>
            </w:rPr>
          </w:rPrChange>
        </w:rPr>
        <w:t xml:space="preserve">(normal scale), </w:t>
      </w:r>
      <w:r w:rsidR="008F2D09" w:rsidRPr="00364D0F">
        <w:rPr>
          <w:rFonts w:eastAsiaTheme="minorEastAsia" w:cstheme="minorHAnsi"/>
          <w:lang w:val="en-US"/>
          <w:rPrChange w:id="1123" w:author="Max Lindmark" w:date="2019-09-24T15:41:00Z">
            <w:rPr>
              <w:rFonts w:eastAsiaTheme="minorEastAsia" w:cstheme="minorHAnsi"/>
            </w:rPr>
          </w:rPrChange>
        </w:rPr>
        <w:t xml:space="preserve">an increase in relative temperature from </w:t>
      </w:r>
      <m:oMath>
        <m:r>
          <w:rPr>
            <w:rFonts w:ascii="Cambria Math" w:eastAsiaTheme="minorEastAsia" w:hAnsi="Cambria Math" w:cstheme="minorHAnsi"/>
            <w:color w:val="000000" w:themeColor="text1"/>
            <w:lang w:val="en-US"/>
            <w:rPrChange w:id="1124" w:author="Max Lindmark" w:date="2019-09-24T15:41:00Z">
              <w:rPr>
                <w:rFonts w:ascii="Cambria Math" w:eastAsiaTheme="minorEastAsia" w:hAnsi="Cambria Math" w:cstheme="minorHAnsi"/>
                <w:color w:val="000000" w:themeColor="text1"/>
              </w:rPr>
            </w:rPrChange>
          </w:rPr>
          <m:t>0</m:t>
        </m:r>
        <m:r>
          <w:rPr>
            <w:rFonts w:ascii="Cambria Math" w:eastAsiaTheme="minorEastAsia" w:hAnsi="Cambria Math" w:cstheme="minorHAnsi"/>
            <w:lang w:val="en-US"/>
            <w:rPrChange w:id="1125" w:author="Max Lindmark" w:date="2019-09-24T15:41:00Z">
              <w:rPr>
                <w:rFonts w:ascii="Cambria Math" w:eastAsiaTheme="minorEastAsia" w:hAnsi="Cambria Math" w:cstheme="minorHAnsi"/>
              </w:rPr>
            </w:rPrChange>
          </w:rPr>
          <m:t>℃</m:t>
        </m:r>
      </m:oMath>
      <w:r w:rsidR="008F2D09" w:rsidRPr="00364D0F">
        <w:rPr>
          <w:rFonts w:eastAsiaTheme="minorEastAsia" w:cstheme="minorHAnsi"/>
          <w:i/>
          <w:lang w:val="en-US"/>
          <w:rPrChange w:id="1126" w:author="Max Lindmark" w:date="2019-09-24T15:41:00Z">
            <w:rPr>
              <w:rFonts w:eastAsiaTheme="minorEastAsia" w:cstheme="minorHAnsi"/>
              <w:i/>
            </w:rPr>
          </w:rPrChange>
        </w:rPr>
        <w:t xml:space="preserve"> </w:t>
      </w:r>
      <w:r w:rsidR="008F2D09" w:rsidRPr="00364D0F">
        <w:rPr>
          <w:rFonts w:eastAsiaTheme="minorEastAsia" w:cstheme="minorHAnsi"/>
          <w:lang w:val="en-US"/>
          <w:rPrChange w:id="1127" w:author="Max Lindmark" w:date="2019-09-24T15:41:00Z">
            <w:rPr>
              <w:rFonts w:eastAsiaTheme="minorEastAsia" w:cstheme="minorHAnsi"/>
            </w:rPr>
          </w:rPrChange>
        </w:rPr>
        <w:t xml:space="preserve">to </w:t>
      </w:r>
      <m:oMath>
        <m:r>
          <w:rPr>
            <w:rFonts w:ascii="Cambria Math" w:eastAsiaTheme="minorEastAsia" w:hAnsi="Cambria Math" w:cstheme="minorHAnsi"/>
            <w:lang w:val="en-US"/>
            <w:rPrChange w:id="1128" w:author="Max Lindmark" w:date="2019-09-24T15:41:00Z">
              <w:rPr>
                <w:rFonts w:ascii="Cambria Math" w:eastAsiaTheme="minorEastAsia" w:hAnsi="Cambria Math" w:cstheme="minorHAnsi"/>
              </w:rPr>
            </w:rPrChange>
          </w:rPr>
          <m:t>+10℃</m:t>
        </m:r>
      </m:oMath>
      <w:r w:rsidR="008F2D09" w:rsidRPr="00364D0F">
        <w:rPr>
          <w:rFonts w:eastAsiaTheme="minorEastAsia" w:cstheme="minorHAnsi"/>
          <w:lang w:val="en-US"/>
          <w:rPrChange w:id="1129" w:author="Max Lindmark" w:date="2019-09-24T15:41:00Z">
            <w:rPr>
              <w:rFonts w:eastAsiaTheme="minorEastAsia" w:cstheme="minorHAnsi"/>
            </w:rPr>
          </w:rPrChange>
        </w:rPr>
        <w:t xml:space="preserve"> </w:t>
      </w:r>
      <w:r w:rsidR="00085FE5" w:rsidRPr="00364D0F">
        <w:rPr>
          <w:rFonts w:eastAsiaTheme="minorEastAsia" w:cstheme="minorHAnsi"/>
          <w:lang w:val="en-US"/>
          <w:rPrChange w:id="1130" w:author="Max Lindmark" w:date="2019-09-24T15:41:00Z">
            <w:rPr>
              <w:rFonts w:eastAsiaTheme="minorEastAsia" w:cstheme="minorHAnsi"/>
            </w:rPr>
          </w:rPrChange>
        </w:rPr>
        <w:t xml:space="preserve">increases growth rates by a factor of 1.4 </w:t>
      </w:r>
      <w:r w:rsidR="007B1195" w:rsidRPr="00364D0F">
        <w:rPr>
          <w:rFonts w:eastAsiaTheme="minorEastAsia" w:cstheme="minorHAnsi"/>
          <w:lang w:val="en-US"/>
          <w:rPrChange w:id="1131" w:author="Max Lindmark" w:date="2019-09-24T15:41:00Z">
            <w:rPr>
              <w:rFonts w:eastAsiaTheme="minorEastAsia" w:cstheme="minorHAnsi"/>
            </w:rPr>
          </w:rPrChange>
        </w:rPr>
        <w:t xml:space="preserve">for a fish of mass </w:t>
      </w:r>
      <m:oMath>
        <m:r>
          <w:rPr>
            <w:rFonts w:ascii="Cambria Math" w:eastAsiaTheme="minorEastAsia" w:hAnsi="Cambria Math" w:cstheme="minorHAnsi"/>
            <w:lang w:val="en-US"/>
            <w:rPrChange w:id="1132" w:author="Max Lindmark" w:date="2019-09-24T15:41:00Z">
              <w:rPr>
                <w:rFonts w:ascii="Cambria Math" w:eastAsiaTheme="minorEastAsia" w:hAnsi="Cambria Math" w:cstheme="minorHAnsi"/>
              </w:rPr>
            </w:rPrChange>
          </w:rPr>
          <m:t>0.05</m:t>
        </m:r>
        <m:sSub>
          <m:sSubPr>
            <m:ctrlPr>
              <w:rPr>
                <w:rFonts w:ascii="Cambria Math" w:eastAsiaTheme="minorEastAsia" w:hAnsi="Cambria Math" w:cstheme="minorHAnsi"/>
                <w:i/>
              </w:rPr>
            </m:ctrlPr>
          </m:sSubPr>
          <m:e>
            <m:r>
              <w:rPr>
                <w:rFonts w:ascii="Cambria Math" w:eastAsiaTheme="minorEastAsia" w:hAnsi="Cambria Math" w:cstheme="minorHAnsi"/>
              </w:rPr>
              <m:t>M</m:t>
            </m:r>
          </m:e>
          <m:sub>
            <m:r>
              <w:rPr>
                <w:rFonts w:ascii="Cambria Math" w:eastAsiaTheme="minorEastAsia" w:hAnsi="Cambria Math" w:cstheme="minorHAnsi"/>
              </w:rPr>
              <m:t>mat</m:t>
            </m:r>
          </m:sub>
        </m:sSub>
      </m:oMath>
      <w:r w:rsidR="007B1195" w:rsidRPr="00364D0F">
        <w:rPr>
          <w:rFonts w:eastAsiaTheme="minorEastAsia" w:cstheme="minorHAnsi"/>
          <w:lang w:val="en-US"/>
          <w:rPrChange w:id="1133" w:author="Max Lindmark" w:date="2019-09-24T15:41:00Z">
            <w:rPr>
              <w:rFonts w:eastAsiaTheme="minorEastAsia" w:cstheme="minorHAnsi"/>
            </w:rPr>
          </w:rPrChange>
        </w:rPr>
        <w:t xml:space="preserve"> </w:t>
      </w:r>
      <w:r w:rsidR="002F5333" w:rsidRPr="00364D0F">
        <w:rPr>
          <w:rFonts w:eastAsiaTheme="minorEastAsia" w:cstheme="minorHAnsi"/>
          <w:lang w:val="en-US"/>
          <w:rPrChange w:id="1134" w:author="Max Lindmark" w:date="2019-09-24T15:41:00Z">
            <w:rPr>
              <w:rFonts w:eastAsiaTheme="minorEastAsia" w:cstheme="minorHAnsi"/>
            </w:rPr>
          </w:rPrChange>
        </w:rPr>
        <w:t>but a factor of 1.2 for a fish of mass</w:t>
      </w:r>
      <w:r w:rsidR="007B1195" w:rsidRPr="00364D0F">
        <w:rPr>
          <w:rFonts w:eastAsiaTheme="minorEastAsia" w:cstheme="minorHAnsi"/>
          <w:lang w:val="en-US"/>
          <w:rPrChange w:id="1135" w:author="Max Lindmark" w:date="2019-09-24T15:41:00Z">
            <w:rPr>
              <w:rFonts w:eastAsiaTheme="minorEastAsia" w:cstheme="minorHAnsi"/>
            </w:rPr>
          </w:rPrChange>
        </w:rPr>
        <w:t xml:space="preserve"> </w:t>
      </w:r>
      <m:oMath>
        <m:r>
          <w:rPr>
            <w:rFonts w:ascii="Cambria Math" w:eastAsiaTheme="minorEastAsia" w:hAnsi="Cambria Math" w:cstheme="minorHAnsi"/>
            <w:lang w:val="en-US"/>
            <w:rPrChange w:id="1136" w:author="Max Lindmark" w:date="2019-09-24T15:41:00Z">
              <w:rPr>
                <w:rFonts w:ascii="Cambria Math" w:eastAsiaTheme="minorEastAsia" w:hAnsi="Cambria Math" w:cstheme="minorHAnsi"/>
              </w:rPr>
            </w:rPrChange>
          </w:rPr>
          <m:t>2</m:t>
        </m:r>
        <m:sSub>
          <m:sSubPr>
            <m:ctrlPr>
              <w:rPr>
                <w:rFonts w:ascii="Cambria Math" w:eastAsiaTheme="minorEastAsia" w:hAnsi="Cambria Math" w:cstheme="minorHAnsi"/>
                <w:i/>
              </w:rPr>
            </m:ctrlPr>
          </m:sSubPr>
          <m:e>
            <m:r>
              <w:rPr>
                <w:rFonts w:ascii="Cambria Math" w:eastAsiaTheme="minorEastAsia" w:hAnsi="Cambria Math" w:cstheme="minorHAnsi"/>
              </w:rPr>
              <m:t>M</m:t>
            </m:r>
          </m:e>
          <m:sub>
            <m:r>
              <w:rPr>
                <w:rFonts w:ascii="Cambria Math" w:eastAsiaTheme="minorEastAsia" w:hAnsi="Cambria Math" w:cstheme="minorHAnsi"/>
              </w:rPr>
              <m:t>mat</m:t>
            </m:r>
          </m:sub>
        </m:sSub>
      </m:oMath>
      <w:r w:rsidR="007B1195" w:rsidRPr="00364D0F">
        <w:rPr>
          <w:rFonts w:eastAsiaTheme="minorEastAsia" w:cstheme="minorHAnsi"/>
          <w:lang w:val="en-US"/>
          <w:rPrChange w:id="1137" w:author="Max Lindmark" w:date="2019-09-24T15:41:00Z">
            <w:rPr>
              <w:rFonts w:eastAsiaTheme="minorEastAsia" w:cstheme="minorHAnsi"/>
            </w:rPr>
          </w:rPrChange>
        </w:rPr>
        <w:t>, respectively</w:t>
      </w:r>
      <w:r w:rsidR="008F2D09" w:rsidRPr="00364D0F">
        <w:rPr>
          <w:rFonts w:eastAsiaTheme="minorEastAsia" w:cstheme="minorHAnsi"/>
          <w:lang w:val="en-US"/>
          <w:rPrChange w:id="1138" w:author="Max Lindmark" w:date="2019-09-24T15:41:00Z">
            <w:rPr>
              <w:rFonts w:eastAsiaTheme="minorEastAsia" w:cstheme="minorHAnsi"/>
            </w:rPr>
          </w:rPrChange>
        </w:rPr>
        <w:t xml:space="preserve"> (Fig. </w:t>
      </w:r>
      <w:r w:rsidR="005B44BB" w:rsidRPr="00364D0F">
        <w:rPr>
          <w:rFonts w:eastAsiaTheme="minorEastAsia" w:cstheme="minorHAnsi"/>
          <w:lang w:val="en-US"/>
          <w:rPrChange w:id="1139" w:author="Max Lindmark" w:date="2019-09-24T15:41:00Z">
            <w:rPr>
              <w:rFonts w:eastAsiaTheme="minorEastAsia" w:cstheme="minorHAnsi"/>
            </w:rPr>
          </w:rPrChange>
        </w:rPr>
        <w:t>3</w:t>
      </w:r>
      <w:r w:rsidR="008F2D09" w:rsidRPr="00364D0F">
        <w:rPr>
          <w:rFonts w:eastAsiaTheme="minorEastAsia" w:cstheme="minorHAnsi"/>
          <w:lang w:val="en-US"/>
          <w:rPrChange w:id="1140" w:author="Max Lindmark" w:date="2019-09-24T15:41:00Z">
            <w:rPr>
              <w:rFonts w:eastAsiaTheme="minorEastAsia" w:cstheme="minorHAnsi"/>
            </w:rPr>
          </w:rPrChange>
        </w:rPr>
        <w:t>)</w:t>
      </w:r>
      <w:r w:rsidR="009673E5" w:rsidRPr="00364D0F">
        <w:rPr>
          <w:rFonts w:eastAsiaTheme="minorEastAsia" w:cstheme="minorHAnsi"/>
          <w:lang w:val="en-US"/>
          <w:rPrChange w:id="1141" w:author="Max Lindmark" w:date="2019-09-24T15:41:00Z">
            <w:rPr>
              <w:rFonts w:eastAsiaTheme="minorEastAsia" w:cstheme="minorHAnsi"/>
            </w:rPr>
          </w:rPrChange>
        </w:rPr>
        <w:t>.</w:t>
      </w:r>
      <w:commentRangeEnd w:id="1118"/>
      <w:r w:rsidR="00410BC0">
        <w:rPr>
          <w:rStyle w:val="CommentReference"/>
        </w:rPr>
        <w:commentReference w:id="1118"/>
      </w:r>
    </w:p>
    <w:p w14:paraId="6A8DE3CF" w14:textId="162FB379" w:rsidR="0011593B" w:rsidRPr="001C5CE5" w:rsidRDefault="00DB7CBB" w:rsidP="00D66594">
      <w:pPr>
        <w:spacing w:line="480" w:lineRule="auto"/>
        <w:ind w:firstLine="284"/>
        <w:contextualSpacing/>
        <w:jc w:val="both"/>
        <w:rPr>
          <w:rFonts w:cstheme="minorHAnsi"/>
        </w:rPr>
      </w:pPr>
      <w:r w:rsidRPr="00364D0F">
        <w:rPr>
          <w:rFonts w:cstheme="minorHAnsi"/>
          <w:lang w:val="en-US"/>
          <w:rPrChange w:id="1142" w:author="Max Lindmark" w:date="2019-09-24T15:41:00Z">
            <w:rPr>
              <w:rFonts w:cstheme="minorHAnsi"/>
            </w:rPr>
          </w:rPrChange>
        </w:rPr>
        <w:t>T</w:t>
      </w:r>
      <w:r w:rsidR="00F1428C" w:rsidRPr="00364D0F">
        <w:rPr>
          <w:rFonts w:cstheme="minorHAnsi"/>
          <w:lang w:val="en-US"/>
          <w:rPrChange w:id="1143" w:author="Max Lindmark" w:date="2019-09-24T15:41:00Z">
            <w:rPr>
              <w:rFonts w:cstheme="minorHAnsi"/>
            </w:rPr>
          </w:rPrChange>
        </w:rPr>
        <w:t>he temperature at which optimum growth is ac</w:t>
      </w:r>
      <w:r w:rsidR="00594422" w:rsidRPr="00364D0F">
        <w:rPr>
          <w:rFonts w:cstheme="minorHAnsi"/>
          <w:lang w:val="en-US"/>
          <w:rPrChange w:id="1144" w:author="Max Lindmark" w:date="2019-09-24T15:41:00Z">
            <w:rPr>
              <w:rFonts w:cstheme="minorHAnsi"/>
            </w:rPr>
          </w:rPrChange>
        </w:rPr>
        <w:t xml:space="preserve">hieved declines with body size declines with </w:t>
      </w:r>
      <m:oMath>
        <m:r>
          <w:rPr>
            <w:rFonts w:ascii="Cambria Math" w:hAnsi="Cambria Math" w:cstheme="minorHAnsi"/>
            <w:lang w:val="en-US"/>
            <w:rPrChange w:id="1145" w:author="Max Lindmark" w:date="2019-09-24T15:41:00Z">
              <w:rPr>
                <w:rFonts w:ascii="Cambria Math" w:hAnsi="Cambria Math" w:cstheme="minorHAnsi"/>
              </w:rPr>
            </w:rPrChange>
          </w:rPr>
          <m:t>-0.79℃</m:t>
        </m:r>
      </m:oMath>
      <w:r w:rsidR="00594422" w:rsidRPr="00364D0F">
        <w:rPr>
          <w:rFonts w:eastAsiaTheme="minorEastAsia" w:cstheme="minorHAnsi"/>
          <w:lang w:val="en-US"/>
          <w:rPrChange w:id="1146" w:author="Max Lindmark" w:date="2019-09-24T15:41:00Z">
            <w:rPr>
              <w:rFonts w:eastAsiaTheme="minorEastAsia" w:cstheme="minorHAnsi"/>
            </w:rPr>
          </w:rPrChange>
        </w:rPr>
        <w:t xml:space="preserve"> </w:t>
      </w:r>
      <w:commentRangeStart w:id="1147"/>
      <w:r w:rsidR="00594422" w:rsidRPr="00364D0F">
        <w:rPr>
          <w:rFonts w:eastAsiaTheme="minorEastAsia" w:cstheme="minorHAnsi"/>
          <w:lang w:val="en-US"/>
          <w:rPrChange w:id="1148" w:author="Max Lindmark" w:date="2019-09-24T15:41:00Z">
            <w:rPr>
              <w:rFonts w:eastAsiaTheme="minorEastAsia" w:cstheme="minorHAnsi"/>
            </w:rPr>
          </w:rPrChange>
        </w:rPr>
        <w:t xml:space="preserve">per order of magnitude increase in </w:t>
      </w:r>
      <w:r w:rsidR="00112CDD" w:rsidRPr="00364D0F">
        <w:rPr>
          <w:rFonts w:eastAsiaTheme="minorEastAsia" w:cstheme="minorHAnsi"/>
          <w:lang w:val="en-US"/>
          <w:rPrChange w:id="1149" w:author="Max Lindmark" w:date="2019-09-24T15:41:00Z">
            <w:rPr>
              <w:rFonts w:eastAsiaTheme="minorEastAsia" w:cstheme="minorHAnsi"/>
            </w:rPr>
          </w:rPrChange>
        </w:rPr>
        <w:t>relative</w:t>
      </w:r>
      <w:r w:rsidR="00B31965" w:rsidRPr="00364D0F">
        <w:rPr>
          <w:rFonts w:eastAsiaTheme="minorEastAsia" w:cstheme="minorHAnsi"/>
          <w:lang w:val="en-US"/>
          <w:rPrChange w:id="1150" w:author="Max Lindmark" w:date="2019-09-24T15:41:00Z">
            <w:rPr>
              <w:rFonts w:eastAsiaTheme="minorEastAsia" w:cstheme="minorHAnsi"/>
            </w:rPr>
          </w:rPrChange>
        </w:rPr>
        <w:t xml:space="preserve"> </w:t>
      </w:r>
      <w:r w:rsidR="00594422" w:rsidRPr="00364D0F">
        <w:rPr>
          <w:rFonts w:eastAsiaTheme="minorEastAsia" w:cstheme="minorHAnsi"/>
          <w:lang w:val="en-US"/>
          <w:rPrChange w:id="1151" w:author="Max Lindmark" w:date="2019-09-24T15:41:00Z">
            <w:rPr>
              <w:rFonts w:eastAsiaTheme="minorEastAsia" w:cstheme="minorHAnsi"/>
            </w:rPr>
          </w:rPrChange>
        </w:rPr>
        <w:t>body size</w:t>
      </w:r>
      <w:commentRangeEnd w:id="1147"/>
      <w:r w:rsidR="00CB3A2B">
        <w:rPr>
          <w:rStyle w:val="CommentReference"/>
        </w:rPr>
        <w:commentReference w:id="1147"/>
      </w:r>
      <w:r w:rsidR="005726BB" w:rsidRPr="00364D0F">
        <w:rPr>
          <w:rFonts w:eastAsiaTheme="minorEastAsia" w:cstheme="minorHAnsi"/>
          <w:lang w:val="en-US"/>
          <w:rPrChange w:id="1152" w:author="Max Lindmark" w:date="2019-09-24T15:41:00Z">
            <w:rPr>
              <w:rFonts w:eastAsiaTheme="minorEastAsia" w:cstheme="minorHAnsi"/>
            </w:rPr>
          </w:rPrChange>
        </w:rPr>
        <w:t xml:space="preserve"> (Fig. </w:t>
      </w:r>
      <w:r w:rsidR="00040FF1" w:rsidRPr="00364D0F">
        <w:rPr>
          <w:rFonts w:eastAsiaTheme="minorEastAsia" w:cstheme="minorHAnsi"/>
          <w:lang w:val="en-US"/>
          <w:rPrChange w:id="1153" w:author="Max Lindmark" w:date="2019-09-24T15:41:00Z">
            <w:rPr>
              <w:rFonts w:eastAsiaTheme="minorEastAsia" w:cstheme="minorHAnsi"/>
            </w:rPr>
          </w:rPrChange>
        </w:rPr>
        <w:t>4</w:t>
      </w:r>
      <w:r w:rsidR="005726BB" w:rsidRPr="00364D0F">
        <w:rPr>
          <w:rFonts w:eastAsiaTheme="minorEastAsia" w:cstheme="minorHAnsi"/>
          <w:lang w:val="en-US"/>
          <w:rPrChange w:id="1154" w:author="Max Lindmark" w:date="2019-09-24T15:41:00Z">
            <w:rPr>
              <w:rFonts w:eastAsiaTheme="minorEastAsia" w:cstheme="minorHAnsi"/>
            </w:rPr>
          </w:rPrChange>
        </w:rPr>
        <w:t>)</w:t>
      </w:r>
      <w:r w:rsidR="00594422" w:rsidRPr="00364D0F">
        <w:rPr>
          <w:rFonts w:eastAsiaTheme="minorEastAsia" w:cstheme="minorHAnsi"/>
          <w:lang w:val="en-US"/>
          <w:rPrChange w:id="1155" w:author="Max Lindmark" w:date="2019-09-24T15:41:00Z">
            <w:rPr>
              <w:rFonts w:eastAsiaTheme="minorEastAsia" w:cstheme="minorHAnsi"/>
            </w:rPr>
          </w:rPrChange>
        </w:rPr>
        <w:t>.</w:t>
      </w:r>
      <w:r w:rsidR="00E659FD" w:rsidRPr="00364D0F">
        <w:rPr>
          <w:rFonts w:eastAsiaTheme="minorEastAsia" w:cstheme="minorHAnsi"/>
          <w:lang w:val="en-US"/>
          <w:rPrChange w:id="1156" w:author="Max Lindmark" w:date="2019-09-24T15:41:00Z">
            <w:rPr>
              <w:rFonts w:eastAsiaTheme="minorEastAsia" w:cstheme="minorHAnsi"/>
            </w:rPr>
          </w:rPrChange>
        </w:rPr>
        <w:t xml:space="preserve"> </w:t>
      </w:r>
      <w:r w:rsidR="00E659FD" w:rsidRPr="004B1D12">
        <w:rPr>
          <w:rFonts w:eastAsiaTheme="minorEastAsia" w:cstheme="minorHAnsi"/>
        </w:rPr>
        <w:t>These result are robust to assumptions about temperature-normalization.</w:t>
      </w:r>
    </w:p>
    <w:p w14:paraId="488C3291" w14:textId="641C8C29" w:rsidR="00D66594" w:rsidRDefault="00876065" w:rsidP="00876065">
      <w:pPr>
        <w:spacing w:line="480" w:lineRule="auto"/>
        <w:contextualSpacing/>
        <w:jc w:val="center"/>
        <w:rPr>
          <w:rFonts w:cstheme="minorHAnsi"/>
        </w:rPr>
      </w:pPr>
      <w:r>
        <w:rPr>
          <w:rFonts w:cstheme="minorHAnsi"/>
          <w:noProof/>
          <w:lang w:val="en-US"/>
        </w:rPr>
        <w:lastRenderedPageBreak/>
        <w:drawing>
          <wp:inline distT="0" distB="0" distL="0" distR="0" wp14:anchorId="6494E664" wp14:editId="3690B61D">
            <wp:extent cx="5677225" cy="5508083"/>
            <wp:effectExtent l="0" t="0" r="0" b="0"/>
            <wp:docPr id="1" name="Picture 1" descr="C:\R_STUDIO_PROJECTS\temperature-optimum\figs\growth_interaction.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_STUDIO_PROJECTS\temperature-optimum\figs\growth_interaction.tif"/>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371" t="3896" r="573"/>
                    <a:stretch/>
                  </pic:blipFill>
                  <pic:spPr bwMode="auto">
                    <a:xfrm>
                      <a:off x="0" y="0"/>
                      <a:ext cx="5678027" cy="5508861"/>
                    </a:xfrm>
                    <a:prstGeom prst="rect">
                      <a:avLst/>
                    </a:prstGeom>
                    <a:noFill/>
                    <a:ln>
                      <a:noFill/>
                    </a:ln>
                    <a:extLst>
                      <a:ext uri="{53640926-AAD7-44D8-BBD7-CCE9431645EC}">
                        <a14:shadowObscured xmlns:a14="http://schemas.microsoft.com/office/drawing/2010/main"/>
                      </a:ext>
                    </a:extLst>
                  </pic:spPr>
                </pic:pic>
              </a:graphicData>
            </a:graphic>
          </wp:inline>
        </w:drawing>
      </w:r>
      <w:commentRangeStart w:id="1157"/>
      <w:commentRangeStart w:id="1158"/>
      <w:commentRangeEnd w:id="1157"/>
      <w:r w:rsidR="00702BAD">
        <w:rPr>
          <w:rStyle w:val="CommentReference"/>
        </w:rPr>
        <w:commentReference w:id="1157"/>
      </w:r>
      <w:commentRangeEnd w:id="1158"/>
      <w:r w:rsidR="00384EA0">
        <w:rPr>
          <w:rStyle w:val="CommentReference"/>
        </w:rPr>
        <w:commentReference w:id="1158"/>
      </w:r>
    </w:p>
    <w:p w14:paraId="7C40B44B" w14:textId="66C52C9E" w:rsidR="00DF4765" w:rsidRPr="00364D0F" w:rsidRDefault="00DF4765" w:rsidP="00DF4765">
      <w:pPr>
        <w:spacing w:line="480" w:lineRule="auto"/>
        <w:contextualSpacing/>
        <w:jc w:val="both"/>
        <w:rPr>
          <w:rFonts w:cstheme="minorHAnsi"/>
          <w:i/>
          <w:lang w:val="en-US"/>
          <w:rPrChange w:id="1159" w:author="Max Lindmark" w:date="2019-09-24T15:41:00Z">
            <w:rPr>
              <w:rFonts w:cstheme="minorHAnsi"/>
              <w:i/>
            </w:rPr>
          </w:rPrChange>
        </w:rPr>
      </w:pPr>
      <w:commentRangeStart w:id="1160"/>
      <w:commentRangeStart w:id="1161"/>
      <w:r w:rsidRPr="004B1D12">
        <w:rPr>
          <w:rFonts w:cstheme="minorHAnsi"/>
        </w:rPr>
        <w:t xml:space="preserve">Fig. </w:t>
      </w:r>
      <w:commentRangeEnd w:id="1160"/>
      <w:r w:rsidR="008A6995" w:rsidRPr="00686A27">
        <w:rPr>
          <w:rStyle w:val="CommentReference"/>
        </w:rPr>
        <w:commentReference w:id="1160"/>
      </w:r>
      <w:commentRangeEnd w:id="1161"/>
      <w:r w:rsidR="00876065">
        <w:rPr>
          <w:rFonts w:cstheme="minorHAnsi"/>
        </w:rPr>
        <w:t>2</w:t>
      </w:r>
      <w:r w:rsidR="003C7FBD">
        <w:rPr>
          <w:rStyle w:val="CommentReference"/>
        </w:rPr>
        <w:commentReference w:id="1161"/>
      </w:r>
      <w:r w:rsidRPr="004B1D12">
        <w:rPr>
          <w:rFonts w:cstheme="minorHAnsi"/>
        </w:rPr>
        <w:t>.</w:t>
      </w:r>
      <w:r w:rsidRPr="004B1D12">
        <w:rPr>
          <w:rFonts w:cstheme="minorHAnsi"/>
          <w:i/>
        </w:rPr>
        <w:t xml:space="preserve"> </w:t>
      </w:r>
      <w:r w:rsidR="00541B90" w:rsidRPr="00364D0F">
        <w:rPr>
          <w:rFonts w:cstheme="minorHAnsi"/>
          <w:i/>
          <w:lang w:val="en-US"/>
          <w:rPrChange w:id="1162" w:author="Max Lindmark" w:date="2019-09-24T15:41:00Z">
            <w:rPr>
              <w:rFonts w:cstheme="minorHAnsi"/>
              <w:i/>
            </w:rPr>
          </w:rPrChange>
        </w:rPr>
        <w:t xml:space="preserve">Effects of temperature on body growth depends on body size. </w:t>
      </w:r>
      <w:r w:rsidR="00DE14F5" w:rsidRPr="00364D0F">
        <w:rPr>
          <w:rFonts w:cstheme="minorHAnsi"/>
          <w:i/>
          <w:lang w:val="en-US"/>
          <w:rPrChange w:id="1163" w:author="Max Lindmark" w:date="2019-09-24T15:41:00Z">
            <w:rPr>
              <w:rFonts w:cstheme="minorHAnsi"/>
              <w:i/>
            </w:rPr>
          </w:rPrChange>
        </w:rPr>
        <w:t>A)</w:t>
      </w:r>
      <w:r w:rsidR="00885ECA" w:rsidRPr="00364D0F">
        <w:rPr>
          <w:rFonts w:cstheme="minorHAnsi"/>
          <w:i/>
          <w:lang w:val="en-US"/>
          <w:rPrChange w:id="1164" w:author="Max Lindmark" w:date="2019-09-24T15:41:00Z">
            <w:rPr>
              <w:rFonts w:cstheme="minorHAnsi"/>
              <w:i/>
            </w:rPr>
          </w:rPrChange>
        </w:rPr>
        <w:t xml:space="preserve"> </w:t>
      </w:r>
      <w:r w:rsidR="004742A8" w:rsidRPr="00364D0F">
        <w:rPr>
          <w:rFonts w:cstheme="minorHAnsi"/>
          <w:i/>
          <w:lang w:val="en-US"/>
          <w:rPrChange w:id="1165" w:author="Max Lindmark" w:date="2019-09-24T15:41:00Z">
            <w:rPr>
              <w:rFonts w:cstheme="minorHAnsi"/>
              <w:i/>
            </w:rPr>
          </w:rPrChange>
        </w:rPr>
        <w:t>G</w:t>
      </w:r>
      <w:r w:rsidR="00885ECA" w:rsidRPr="00364D0F">
        <w:rPr>
          <w:rFonts w:cstheme="minorHAnsi"/>
          <w:i/>
          <w:lang w:val="en-US"/>
          <w:rPrChange w:id="1166" w:author="Max Lindmark" w:date="2019-09-24T15:41:00Z">
            <w:rPr>
              <w:rFonts w:cstheme="minorHAnsi"/>
              <w:i/>
            </w:rPr>
          </w:rPrChange>
        </w:rPr>
        <w:t>rowth rate [% day</w:t>
      </w:r>
      <w:r w:rsidR="00885ECA" w:rsidRPr="00364D0F">
        <w:rPr>
          <w:rFonts w:cstheme="minorHAnsi"/>
          <w:i/>
          <w:vertAlign w:val="superscript"/>
          <w:lang w:val="en-US"/>
          <w:rPrChange w:id="1167" w:author="Max Lindmark" w:date="2019-09-24T15:41:00Z">
            <w:rPr>
              <w:rFonts w:cstheme="minorHAnsi"/>
              <w:i/>
              <w:vertAlign w:val="superscript"/>
            </w:rPr>
          </w:rPrChange>
        </w:rPr>
        <w:t>-1</w:t>
      </w:r>
      <w:r w:rsidR="00885ECA" w:rsidRPr="00364D0F">
        <w:rPr>
          <w:rFonts w:cstheme="minorHAnsi"/>
          <w:i/>
          <w:lang w:val="en-US"/>
          <w:rPrChange w:id="1168" w:author="Max Lindmark" w:date="2019-09-24T15:41:00Z">
            <w:rPr>
              <w:rFonts w:cstheme="minorHAnsi"/>
              <w:i/>
            </w:rPr>
          </w:rPrChange>
        </w:rPr>
        <w:t xml:space="preserve">] </w:t>
      </w:r>
      <w:r w:rsidR="004742A8" w:rsidRPr="00364D0F">
        <w:rPr>
          <w:rFonts w:cstheme="minorHAnsi"/>
          <w:i/>
          <w:lang w:val="en-US"/>
          <w:rPrChange w:id="1169" w:author="Max Lindmark" w:date="2019-09-24T15:41:00Z">
            <w:rPr>
              <w:rFonts w:cstheme="minorHAnsi"/>
              <w:i/>
            </w:rPr>
          </w:rPrChange>
        </w:rPr>
        <w:t xml:space="preserve">as a function of </w:t>
      </w:r>
      <w:r w:rsidR="00DF7897" w:rsidRPr="00364D0F">
        <w:rPr>
          <w:rFonts w:cstheme="minorHAnsi"/>
          <w:i/>
          <w:lang w:val="en-US"/>
          <w:rPrChange w:id="1170" w:author="Max Lindmark" w:date="2019-09-24T15:41:00Z">
            <w:rPr>
              <w:rFonts w:cstheme="minorHAnsi"/>
              <w:i/>
            </w:rPr>
          </w:rPrChange>
        </w:rPr>
        <w:t xml:space="preserve">body </w:t>
      </w:r>
      <w:r w:rsidR="004742A8" w:rsidRPr="00364D0F">
        <w:rPr>
          <w:rFonts w:cstheme="minorHAnsi"/>
          <w:i/>
          <w:lang w:val="en-US"/>
          <w:rPrChange w:id="1171" w:author="Max Lindmark" w:date="2019-09-24T15:41:00Z">
            <w:rPr>
              <w:rFonts w:cstheme="minorHAnsi"/>
              <w:i/>
            </w:rPr>
          </w:rPrChange>
        </w:rPr>
        <w:t>mass, both on natural log scale</w:t>
      </w:r>
      <w:r w:rsidRPr="00364D0F">
        <w:rPr>
          <w:rFonts w:cstheme="minorHAnsi"/>
          <w:i/>
          <w:lang w:val="en-US"/>
          <w:rPrChange w:id="1172" w:author="Max Lindmark" w:date="2019-09-24T15:41:00Z">
            <w:rPr>
              <w:rFonts w:cstheme="minorHAnsi"/>
              <w:i/>
            </w:rPr>
          </w:rPrChange>
        </w:rPr>
        <w:t>.</w:t>
      </w:r>
      <w:r w:rsidR="00C80991" w:rsidRPr="00364D0F">
        <w:rPr>
          <w:rFonts w:cstheme="minorHAnsi"/>
          <w:i/>
          <w:lang w:val="en-US"/>
          <w:rPrChange w:id="1173" w:author="Max Lindmark" w:date="2019-09-24T15:41:00Z">
            <w:rPr>
              <w:rFonts w:cstheme="minorHAnsi"/>
              <w:i/>
            </w:rPr>
          </w:rPrChange>
        </w:rPr>
        <w:t xml:space="preserve"> </w:t>
      </w:r>
      <w:r w:rsidR="00C80991" w:rsidRPr="00364D0F">
        <w:rPr>
          <w:rFonts w:cstheme="minorHAnsi"/>
          <w:i/>
          <w:color w:val="0070C0"/>
          <w:lang w:val="en-US"/>
          <w:rPrChange w:id="1174" w:author="Max Lindmark" w:date="2019-09-24T15:41:00Z">
            <w:rPr>
              <w:rFonts w:cstheme="minorHAnsi"/>
              <w:i/>
              <w:color w:val="0070C0"/>
            </w:rPr>
          </w:rPrChange>
        </w:rPr>
        <w:t>Colors indicat</w:t>
      </w:r>
      <w:r w:rsidR="00DE31C9" w:rsidRPr="00364D0F">
        <w:rPr>
          <w:rFonts w:cstheme="minorHAnsi"/>
          <w:i/>
          <w:color w:val="0070C0"/>
          <w:lang w:val="en-US"/>
          <w:rPrChange w:id="1175" w:author="Max Lindmark" w:date="2019-09-24T15:41:00Z">
            <w:rPr>
              <w:rFonts w:cstheme="minorHAnsi"/>
              <w:i/>
              <w:color w:val="0070C0"/>
            </w:rPr>
          </w:rPrChange>
        </w:rPr>
        <w:t>e normalized temperature groups made by splitting data into three</w:t>
      </w:r>
      <w:r w:rsidR="00616D6B" w:rsidRPr="00364D0F">
        <w:rPr>
          <w:rFonts w:cstheme="minorHAnsi"/>
          <w:i/>
          <w:color w:val="0070C0"/>
          <w:lang w:val="en-US"/>
          <w:rPrChange w:id="1176" w:author="Max Lindmark" w:date="2019-09-24T15:41:00Z">
            <w:rPr>
              <w:rFonts w:cstheme="minorHAnsi"/>
              <w:i/>
              <w:color w:val="0070C0"/>
            </w:rPr>
          </w:rPrChange>
        </w:rPr>
        <w:t xml:space="preserve"> equal intervals</w:t>
      </w:r>
      <w:r w:rsidR="009E3408" w:rsidRPr="00364D0F">
        <w:rPr>
          <w:rFonts w:cstheme="minorHAnsi"/>
          <w:i/>
          <w:color w:val="0070C0"/>
          <w:lang w:val="en-US"/>
          <w:rPrChange w:id="1177" w:author="Max Lindmark" w:date="2019-09-24T15:41:00Z">
            <w:rPr>
              <w:rFonts w:cstheme="minorHAnsi"/>
              <w:i/>
              <w:color w:val="0070C0"/>
            </w:rPr>
          </w:rPrChange>
        </w:rPr>
        <w:t>.</w:t>
      </w:r>
      <w:r w:rsidR="009E3408" w:rsidRPr="00364D0F">
        <w:rPr>
          <w:rFonts w:cstheme="minorHAnsi"/>
          <w:i/>
          <w:lang w:val="en-US"/>
          <w:rPrChange w:id="1178" w:author="Max Lindmark" w:date="2019-09-24T15:41:00Z">
            <w:rPr>
              <w:rFonts w:cstheme="minorHAnsi"/>
              <w:i/>
            </w:rPr>
          </w:rPrChange>
        </w:rPr>
        <w:t xml:space="preserve"> L</w:t>
      </w:r>
      <w:r w:rsidR="00DE31C9" w:rsidRPr="00364D0F">
        <w:rPr>
          <w:rFonts w:cstheme="minorHAnsi"/>
          <w:i/>
          <w:lang w:val="en-US"/>
          <w:rPrChange w:id="1179" w:author="Max Lindmark" w:date="2019-09-24T15:41:00Z">
            <w:rPr>
              <w:rFonts w:cstheme="minorHAnsi"/>
              <w:i/>
            </w:rPr>
          </w:rPrChange>
        </w:rPr>
        <w:t xml:space="preserve">ines are </w:t>
      </w:r>
      <w:r w:rsidR="007642DC" w:rsidRPr="00364D0F">
        <w:rPr>
          <w:rFonts w:cstheme="minorHAnsi"/>
          <w:i/>
          <w:lang w:val="en-US"/>
          <w:rPrChange w:id="1180" w:author="Max Lindmark" w:date="2019-09-24T15:41:00Z">
            <w:rPr>
              <w:rFonts w:cstheme="minorHAnsi"/>
              <w:i/>
            </w:rPr>
          </w:rPrChange>
        </w:rPr>
        <w:t xml:space="preserve">mean </w:t>
      </w:r>
      <w:r w:rsidR="00DE31C9" w:rsidRPr="00364D0F">
        <w:rPr>
          <w:rFonts w:cstheme="minorHAnsi"/>
          <w:i/>
          <w:lang w:val="en-US"/>
          <w:rPrChange w:id="1181" w:author="Max Lindmark" w:date="2019-09-24T15:41:00Z">
            <w:rPr>
              <w:rFonts w:cstheme="minorHAnsi"/>
              <w:i/>
            </w:rPr>
          </w:rPrChange>
        </w:rPr>
        <w:t>marginal predictions</w:t>
      </w:r>
      <w:r w:rsidR="00CF192F" w:rsidRPr="00364D0F">
        <w:rPr>
          <w:rFonts w:cstheme="minorHAnsi"/>
          <w:i/>
          <w:lang w:val="en-US"/>
          <w:rPrChange w:id="1182" w:author="Max Lindmark" w:date="2019-09-24T15:41:00Z">
            <w:rPr>
              <w:rFonts w:cstheme="minorHAnsi"/>
              <w:i/>
            </w:rPr>
          </w:rPrChange>
        </w:rPr>
        <w:t xml:space="preserve"> </w:t>
      </w:r>
      <w:r w:rsidR="00DE31C9" w:rsidRPr="00364D0F">
        <w:rPr>
          <w:rFonts w:cstheme="minorHAnsi"/>
          <w:i/>
          <w:lang w:val="en-US"/>
          <w:rPrChange w:id="1183" w:author="Max Lindmark" w:date="2019-09-24T15:41:00Z">
            <w:rPr>
              <w:rFonts w:cstheme="minorHAnsi"/>
              <w:i/>
            </w:rPr>
          </w:rPrChange>
        </w:rPr>
        <w:t xml:space="preserve">on the mean </w:t>
      </w:r>
      <w:r w:rsidR="00306209" w:rsidRPr="00364D0F">
        <w:rPr>
          <w:rFonts w:cstheme="minorHAnsi"/>
          <w:i/>
          <w:lang w:val="en-US"/>
          <w:rPrChange w:id="1184" w:author="Max Lindmark" w:date="2019-09-24T15:41:00Z">
            <w:rPr>
              <w:rFonts w:cstheme="minorHAnsi"/>
              <w:i/>
            </w:rPr>
          </w:rPrChange>
        </w:rPr>
        <w:t>environment-</w:t>
      </w:r>
      <w:r w:rsidR="00DE31C9" w:rsidRPr="00364D0F">
        <w:rPr>
          <w:rFonts w:cstheme="minorHAnsi"/>
          <w:i/>
          <w:lang w:val="en-US"/>
          <w:rPrChange w:id="1185" w:author="Max Lindmark" w:date="2019-09-24T15:41:00Z">
            <w:rPr>
              <w:rFonts w:cstheme="minorHAnsi"/>
              <w:i/>
            </w:rPr>
          </w:rPrChange>
        </w:rPr>
        <w:t xml:space="preserve">normalized </w:t>
      </w:r>
      <w:r w:rsidR="00D6642E" w:rsidRPr="00364D0F">
        <w:rPr>
          <w:rFonts w:cstheme="minorHAnsi"/>
          <w:i/>
          <w:lang w:val="en-US"/>
          <w:rPrChange w:id="1186" w:author="Max Lindmark" w:date="2019-09-24T15:41:00Z">
            <w:rPr>
              <w:rFonts w:cstheme="minorHAnsi"/>
              <w:i/>
            </w:rPr>
          </w:rPrChange>
        </w:rPr>
        <w:t xml:space="preserve">Arrhenius </w:t>
      </w:r>
      <w:r w:rsidR="00DE31C9" w:rsidRPr="00364D0F">
        <w:rPr>
          <w:rFonts w:cstheme="minorHAnsi"/>
          <w:i/>
          <w:lang w:val="en-US"/>
          <w:rPrChange w:id="1187" w:author="Max Lindmark" w:date="2019-09-24T15:41:00Z">
            <w:rPr>
              <w:rFonts w:cstheme="minorHAnsi"/>
              <w:i/>
            </w:rPr>
          </w:rPrChange>
        </w:rPr>
        <w:t>temperature in each group (-1</w:t>
      </w:r>
      <w:r w:rsidR="00D72535" w:rsidRPr="00364D0F">
        <w:rPr>
          <w:rFonts w:cstheme="minorHAnsi"/>
          <w:i/>
          <w:lang w:val="en-US"/>
          <w:rPrChange w:id="1188" w:author="Max Lindmark" w:date="2019-09-24T15:41:00Z">
            <w:rPr>
              <w:rFonts w:cstheme="minorHAnsi"/>
              <w:i/>
            </w:rPr>
          </w:rPrChange>
        </w:rPr>
        <w:t>.5</w:t>
      </w:r>
      <w:r w:rsidR="00DE31C9" w:rsidRPr="00364D0F">
        <w:rPr>
          <w:rFonts w:cstheme="minorHAnsi"/>
          <w:i/>
          <w:lang w:val="en-US"/>
          <w:rPrChange w:id="1189" w:author="Max Lindmark" w:date="2019-09-24T15:41:00Z">
            <w:rPr>
              <w:rFonts w:cstheme="minorHAnsi"/>
              <w:i/>
            </w:rPr>
          </w:rPrChange>
        </w:rPr>
        <w:t>,</w:t>
      </w:r>
      <w:r w:rsidR="00044449" w:rsidRPr="00364D0F">
        <w:rPr>
          <w:rFonts w:cstheme="minorHAnsi"/>
          <w:i/>
          <w:lang w:val="en-US"/>
          <w:rPrChange w:id="1190" w:author="Max Lindmark" w:date="2019-09-24T15:41:00Z">
            <w:rPr>
              <w:rFonts w:cstheme="minorHAnsi"/>
              <w:i/>
            </w:rPr>
          </w:rPrChange>
        </w:rPr>
        <w:t xml:space="preserve"> </w:t>
      </w:r>
      <w:r w:rsidR="00D72535" w:rsidRPr="00364D0F">
        <w:rPr>
          <w:rFonts w:cstheme="minorHAnsi"/>
          <w:i/>
          <w:lang w:val="en-US"/>
          <w:rPrChange w:id="1191" w:author="Max Lindmark" w:date="2019-09-24T15:41:00Z">
            <w:rPr>
              <w:rFonts w:cstheme="minorHAnsi"/>
              <w:i/>
            </w:rPr>
          </w:rPrChange>
        </w:rPr>
        <w:t xml:space="preserve">-0.7 </w:t>
      </w:r>
      <w:r w:rsidR="00DE31C9" w:rsidRPr="00364D0F">
        <w:rPr>
          <w:rFonts w:cstheme="minorHAnsi"/>
          <w:i/>
          <w:lang w:val="en-US"/>
          <w:rPrChange w:id="1192" w:author="Max Lindmark" w:date="2019-09-24T15:41:00Z">
            <w:rPr>
              <w:rFonts w:cstheme="minorHAnsi"/>
              <w:i/>
            </w:rPr>
          </w:rPrChange>
        </w:rPr>
        <w:t>and</w:t>
      </w:r>
      <w:r w:rsidR="00D72535" w:rsidRPr="00364D0F">
        <w:rPr>
          <w:rFonts w:cstheme="minorHAnsi"/>
          <w:i/>
          <w:lang w:val="en-US"/>
          <w:rPrChange w:id="1193" w:author="Max Lindmark" w:date="2019-09-24T15:41:00Z">
            <w:rPr>
              <w:rFonts w:cstheme="minorHAnsi"/>
              <w:i/>
            </w:rPr>
          </w:rPrChange>
        </w:rPr>
        <w:t xml:space="preserve"> 0.</w:t>
      </w:r>
      <w:r w:rsidR="00DE31C9" w:rsidRPr="00364D0F">
        <w:rPr>
          <w:rFonts w:cstheme="minorHAnsi"/>
          <w:i/>
          <w:lang w:val="en-US"/>
          <w:rPrChange w:id="1194" w:author="Max Lindmark" w:date="2019-09-24T15:41:00Z">
            <w:rPr>
              <w:rFonts w:cstheme="minorHAnsi"/>
              <w:i/>
            </w:rPr>
          </w:rPrChange>
        </w:rPr>
        <w:t>1</w:t>
      </w:r>
      <w:r w:rsidR="00D57B5E" w:rsidRPr="00364D0F">
        <w:rPr>
          <w:rFonts w:cstheme="minorHAnsi"/>
          <w:i/>
          <w:lang w:val="en-US"/>
          <w:rPrChange w:id="1195" w:author="Max Lindmark" w:date="2019-09-24T15:41:00Z">
            <w:rPr>
              <w:rFonts w:cstheme="minorHAnsi"/>
              <w:i/>
            </w:rPr>
          </w:rPrChange>
        </w:rPr>
        <w:t>, corresponding to</w:t>
      </w:r>
      <w:r w:rsidR="00D57B5E" w:rsidRPr="00364D0F">
        <w:rPr>
          <w:lang w:val="en-US"/>
          <w:rPrChange w:id="1196" w:author="Max Lindmark" w:date="2019-09-24T15:41:00Z">
            <w:rPr/>
          </w:rPrChange>
        </w:rPr>
        <w:t xml:space="preserve"> </w:t>
      </w:r>
      <w:r w:rsidR="00A50B24" w:rsidRPr="00364D0F">
        <w:rPr>
          <w:rFonts w:cstheme="minorHAnsi"/>
          <w:i/>
          <w:lang w:val="en-US"/>
          <w:rPrChange w:id="1197" w:author="Max Lindmark" w:date="2019-09-24T15:41:00Z">
            <w:rPr>
              <w:rFonts w:cstheme="minorHAnsi"/>
              <w:i/>
            </w:rPr>
          </w:rPrChange>
        </w:rPr>
        <w:t>-</w:t>
      </w:r>
      <w:r w:rsidR="00D57B5E" w:rsidRPr="00364D0F">
        <w:rPr>
          <w:rFonts w:cstheme="minorHAnsi"/>
          <w:i/>
          <w:lang w:val="en-US"/>
          <w:rPrChange w:id="1198" w:author="Max Lindmark" w:date="2019-09-24T15:41:00Z">
            <w:rPr>
              <w:rFonts w:cstheme="minorHAnsi"/>
              <w:i/>
            </w:rPr>
          </w:rPrChange>
        </w:rPr>
        <w:t>0.86</w:t>
      </w:r>
      <w:r w:rsidR="00AD4C20" w:rsidRPr="00364D0F">
        <w:rPr>
          <w:rFonts w:cstheme="minorHAnsi"/>
          <w:i/>
          <w:lang w:val="en-US"/>
          <w:rPrChange w:id="1199" w:author="Max Lindmark" w:date="2019-09-24T15:41:00Z">
            <w:rPr>
              <w:rFonts w:cstheme="minorHAnsi"/>
              <w:i/>
            </w:rPr>
          </w:rPrChange>
        </w:rPr>
        <w:t xml:space="preserve">, </w:t>
      </w:r>
      <w:r w:rsidR="00D57B5E" w:rsidRPr="00364D0F">
        <w:rPr>
          <w:rFonts w:cstheme="minorHAnsi"/>
          <w:i/>
          <w:lang w:val="en-US"/>
          <w:rPrChange w:id="1200" w:author="Max Lindmark" w:date="2019-09-24T15:41:00Z">
            <w:rPr>
              <w:rFonts w:cstheme="minorHAnsi"/>
              <w:i/>
            </w:rPr>
          </w:rPrChange>
        </w:rPr>
        <w:t>4.89</w:t>
      </w:r>
      <w:r w:rsidR="00AD4C20" w:rsidRPr="00364D0F">
        <w:rPr>
          <w:rFonts w:cstheme="minorHAnsi"/>
          <w:i/>
          <w:lang w:val="en-US"/>
          <w:rPrChange w:id="1201" w:author="Max Lindmark" w:date="2019-09-24T15:41:00Z">
            <w:rPr>
              <w:rFonts w:cstheme="minorHAnsi"/>
              <w:i/>
            </w:rPr>
          </w:rPrChange>
        </w:rPr>
        <w:t>,</w:t>
      </w:r>
      <w:r w:rsidR="00D57B5E" w:rsidRPr="00364D0F">
        <w:rPr>
          <w:rFonts w:cstheme="minorHAnsi"/>
          <w:i/>
          <w:lang w:val="en-US"/>
          <w:rPrChange w:id="1202" w:author="Max Lindmark" w:date="2019-09-24T15:41:00Z">
            <w:rPr>
              <w:rFonts w:cstheme="minorHAnsi"/>
              <w:i/>
            </w:rPr>
          </w:rPrChange>
        </w:rPr>
        <w:t xml:space="preserve"> 10.93</w:t>
      </w:r>
      <w:r w:rsidR="00AD4C20" w:rsidRPr="00364D0F">
        <w:rPr>
          <w:rFonts w:cstheme="minorHAnsi"/>
          <w:i/>
          <w:lang w:val="en-US"/>
          <w:rPrChange w:id="1203" w:author="Max Lindmark" w:date="2019-09-24T15:41:00Z">
            <w:rPr>
              <w:rFonts w:cstheme="minorHAnsi"/>
              <w:i/>
            </w:rPr>
          </w:rPrChange>
        </w:rPr>
        <w:t xml:space="preserve"> in unit </w:t>
      </w:r>
      <w:r w:rsidR="004126C1" w:rsidRPr="00364D0F">
        <w:rPr>
          <w:rFonts w:cstheme="minorHAnsi"/>
          <w:i/>
          <w:lang w:val="en-US"/>
          <w:rPrChange w:id="1204" w:author="Max Lindmark" w:date="2019-09-24T15:41:00Z">
            <w:rPr>
              <w:rFonts w:cstheme="minorHAnsi"/>
              <w:i/>
            </w:rPr>
          </w:rPrChange>
        </w:rPr>
        <w:t xml:space="preserve">deviations from </w:t>
      </w:r>
      <w:r w:rsidR="003502F9" w:rsidRPr="00364D0F">
        <w:rPr>
          <w:rFonts w:cstheme="minorHAnsi"/>
          <w:i/>
          <w:lang w:val="en-US"/>
          <w:rPrChange w:id="1205" w:author="Max Lindmark" w:date="2019-09-24T15:41:00Z">
            <w:rPr>
              <w:rFonts w:cstheme="minorHAnsi"/>
              <w:i/>
            </w:rPr>
          </w:rPrChange>
        </w:rPr>
        <w:t>median</w:t>
      </w:r>
      <w:r w:rsidR="00C1714B" w:rsidRPr="00364D0F">
        <w:rPr>
          <w:rFonts w:cstheme="minorHAnsi"/>
          <w:i/>
          <w:lang w:val="en-US"/>
          <w:rPrChange w:id="1206" w:author="Max Lindmark" w:date="2019-09-24T15:41:00Z">
            <w:rPr>
              <w:rFonts w:cstheme="minorHAnsi"/>
              <w:i/>
            </w:rPr>
          </w:rPrChange>
        </w:rPr>
        <w:t xml:space="preserve"> </w:t>
      </w:r>
      <w:r w:rsidR="004126C1" w:rsidRPr="00364D0F">
        <w:rPr>
          <w:rFonts w:cstheme="minorHAnsi"/>
          <w:i/>
          <w:lang w:val="en-US"/>
          <w:rPrChange w:id="1207" w:author="Max Lindmark" w:date="2019-09-24T15:41:00Z">
            <w:rPr>
              <w:rFonts w:cstheme="minorHAnsi"/>
              <w:i/>
            </w:rPr>
          </w:rPrChange>
        </w:rPr>
        <w:t xml:space="preserve">environment-temperature </w:t>
      </w:r>
      <w:r w:rsidR="00932F1B" w:rsidRPr="00364D0F">
        <w:rPr>
          <w:rFonts w:cstheme="minorHAnsi"/>
          <w:i/>
          <w:lang w:val="en-US"/>
          <w:rPrChange w:id="1208" w:author="Max Lindmark" w:date="2019-09-24T15:41:00Z">
            <w:rPr>
              <w:rFonts w:cstheme="minorHAnsi"/>
              <w:i/>
            </w:rPr>
          </w:rPrChange>
        </w:rPr>
        <w:t xml:space="preserve">for each species </w:t>
      </w:r>
      <w:r w:rsidR="00814D82" w:rsidRPr="00364D0F">
        <w:rPr>
          <w:rFonts w:cstheme="minorHAnsi"/>
          <w:i/>
          <w:lang w:val="en-US"/>
          <w:rPrChange w:id="1209" w:author="Max Lindmark" w:date="2019-09-24T15:41:00Z">
            <w:rPr>
              <w:rFonts w:cstheme="minorHAnsi"/>
              <w:i/>
            </w:rPr>
          </w:rPrChange>
        </w:rPr>
        <w:t xml:space="preserve">in </w:t>
      </w:r>
      <w:r w:rsidR="004126C1" w:rsidRPr="00364D0F">
        <w:rPr>
          <w:rFonts w:cstheme="minorHAnsi"/>
          <w:i/>
          <w:lang w:val="en-US"/>
          <w:rPrChange w:id="1210" w:author="Max Lindmark" w:date="2019-09-24T15:41:00Z">
            <w:rPr>
              <w:rFonts w:cstheme="minorHAnsi"/>
              <w:i/>
            </w:rPr>
          </w:rPrChange>
        </w:rPr>
        <w:t xml:space="preserve">unit </w:t>
      </w:r>
      <m:oMath>
        <m:r>
          <w:rPr>
            <w:rFonts w:ascii="Cambria Math" w:hAnsi="Cambria Math" w:cstheme="minorHAnsi"/>
            <w:lang w:val="en-US"/>
            <w:rPrChange w:id="1211" w:author="Max Lindmark" w:date="2019-09-24T15:41:00Z">
              <w:rPr>
                <w:rFonts w:ascii="Cambria Math" w:hAnsi="Cambria Math" w:cstheme="minorHAnsi"/>
              </w:rPr>
            </w:rPrChange>
          </w:rPr>
          <m:t>℃</m:t>
        </m:r>
      </m:oMath>
      <w:r w:rsidR="00DE31C9" w:rsidRPr="00364D0F">
        <w:rPr>
          <w:rFonts w:cstheme="minorHAnsi"/>
          <w:i/>
          <w:lang w:val="en-US"/>
          <w:rPrChange w:id="1212" w:author="Max Lindmark" w:date="2019-09-24T15:41:00Z">
            <w:rPr>
              <w:rFonts w:cstheme="minorHAnsi"/>
              <w:i/>
            </w:rPr>
          </w:rPrChange>
        </w:rPr>
        <w:t xml:space="preserve">), </w:t>
      </w:r>
      <w:r w:rsidR="00C80991" w:rsidRPr="00364D0F">
        <w:rPr>
          <w:rFonts w:cstheme="minorHAnsi"/>
          <w:i/>
          <w:lang w:val="en-US"/>
          <w:rPrChange w:id="1213" w:author="Max Lindmark" w:date="2019-09-24T15:41:00Z">
            <w:rPr>
              <w:rFonts w:cstheme="minorHAnsi"/>
              <w:i/>
            </w:rPr>
          </w:rPrChange>
        </w:rPr>
        <w:t>to visualize the effect of temperature on the mass-scaling exponent.</w:t>
      </w:r>
      <w:r w:rsidR="00FA489A" w:rsidRPr="00364D0F">
        <w:rPr>
          <w:rFonts w:cstheme="minorHAnsi"/>
          <w:i/>
          <w:lang w:val="en-US"/>
          <w:rPrChange w:id="1214" w:author="Max Lindmark" w:date="2019-09-24T15:41:00Z">
            <w:rPr>
              <w:rFonts w:cstheme="minorHAnsi"/>
              <w:i/>
            </w:rPr>
          </w:rPrChange>
        </w:rPr>
        <w:t xml:space="preserve"> </w:t>
      </w:r>
      <w:r w:rsidR="00BD390E" w:rsidRPr="00364D0F">
        <w:rPr>
          <w:rFonts w:cstheme="minorHAnsi"/>
          <w:i/>
          <w:lang w:val="en-US"/>
          <w:rPrChange w:id="1215" w:author="Max Lindmark" w:date="2019-09-24T15:41:00Z">
            <w:rPr>
              <w:rFonts w:cstheme="minorHAnsi"/>
              <w:i/>
            </w:rPr>
          </w:rPrChange>
        </w:rPr>
        <w:t>P</w:t>
      </w:r>
      <w:r w:rsidR="00577B25" w:rsidRPr="00364D0F">
        <w:rPr>
          <w:rFonts w:cstheme="minorHAnsi"/>
          <w:i/>
          <w:lang w:val="en-US"/>
          <w:rPrChange w:id="1216" w:author="Max Lindmark" w:date="2019-09-24T15:41:00Z">
            <w:rPr>
              <w:rFonts w:cstheme="minorHAnsi"/>
              <w:i/>
            </w:rPr>
          </w:rPrChange>
        </w:rPr>
        <w:t xml:space="preserve">osterior distributions of </w:t>
      </w:r>
      <w:r w:rsidR="00BD390E" w:rsidRPr="00364D0F">
        <w:rPr>
          <w:rFonts w:cstheme="minorHAnsi"/>
          <w:i/>
          <w:lang w:val="en-US"/>
          <w:rPrChange w:id="1217" w:author="Max Lindmark" w:date="2019-09-24T15:41:00Z">
            <w:rPr>
              <w:rFonts w:cstheme="minorHAnsi"/>
              <w:i/>
            </w:rPr>
          </w:rPrChange>
        </w:rPr>
        <w:t xml:space="preserve">B) </w:t>
      </w:r>
      <m:oMath>
        <m:sSub>
          <m:sSubPr>
            <m:ctrlPr>
              <w:rPr>
                <w:rFonts w:ascii="Cambria Math" w:hAnsi="Cambria Math" w:cstheme="minorHAnsi"/>
                <w:i/>
              </w:rPr>
            </m:ctrlPr>
          </m:sSubPr>
          <m:e>
            <m:r>
              <w:rPr>
                <w:rFonts w:ascii="Cambria Math" w:hAnsi="Cambria Math" w:cstheme="minorHAnsi"/>
              </w:rPr>
              <m:t>β</m:t>
            </m:r>
          </m:e>
          <m:sub>
            <m:r>
              <w:rPr>
                <w:rFonts w:ascii="Cambria Math" w:hAnsi="Cambria Math" w:cstheme="minorHAnsi"/>
                <w:lang w:val="en-US"/>
                <w:rPrChange w:id="1218" w:author="Max Lindmark" w:date="2019-09-24T15:41:00Z">
                  <w:rPr>
                    <w:rFonts w:ascii="Cambria Math" w:hAnsi="Cambria Math" w:cstheme="minorHAnsi"/>
                  </w:rPr>
                </w:rPrChange>
              </w:rPr>
              <m:t>1</m:t>
            </m:r>
          </m:sub>
        </m:sSub>
      </m:oMath>
      <w:r w:rsidR="00F3054D" w:rsidRPr="00364D0F">
        <w:rPr>
          <w:rFonts w:eastAsiaTheme="minorEastAsia" w:cstheme="minorHAnsi"/>
          <w:i/>
          <w:lang w:val="en-US"/>
          <w:rPrChange w:id="1219" w:author="Max Lindmark" w:date="2019-09-24T15:41:00Z">
            <w:rPr>
              <w:rFonts w:eastAsiaTheme="minorEastAsia" w:cstheme="minorHAnsi"/>
              <w:i/>
            </w:rPr>
          </w:rPrChange>
        </w:rPr>
        <w:t xml:space="preserve">, </w:t>
      </w:r>
      <w:r w:rsidR="00577B25" w:rsidRPr="00364D0F">
        <w:rPr>
          <w:rFonts w:cstheme="minorHAnsi"/>
          <w:i/>
          <w:lang w:val="en-US"/>
          <w:rPrChange w:id="1220" w:author="Max Lindmark" w:date="2019-09-24T15:41:00Z">
            <w:rPr>
              <w:rFonts w:cstheme="minorHAnsi"/>
              <w:i/>
            </w:rPr>
          </w:rPrChange>
        </w:rPr>
        <w:t>mass-scaling exponent</w:t>
      </w:r>
      <w:r w:rsidR="00020B0E" w:rsidRPr="00364D0F">
        <w:rPr>
          <w:rFonts w:cstheme="minorHAnsi"/>
          <w:i/>
          <w:lang w:val="en-US"/>
          <w:rPrChange w:id="1221" w:author="Max Lindmark" w:date="2019-09-24T15:41:00Z">
            <w:rPr>
              <w:rFonts w:cstheme="minorHAnsi"/>
              <w:i/>
            </w:rPr>
          </w:rPrChange>
        </w:rPr>
        <w:t xml:space="preserve">, </w:t>
      </w:r>
      <w:r w:rsidR="00BD390E" w:rsidRPr="00364D0F">
        <w:rPr>
          <w:rFonts w:cstheme="minorHAnsi"/>
          <w:i/>
          <w:lang w:val="en-US"/>
          <w:rPrChange w:id="1222" w:author="Max Lindmark" w:date="2019-09-24T15:41:00Z">
            <w:rPr>
              <w:rFonts w:cstheme="minorHAnsi"/>
              <w:i/>
            </w:rPr>
          </w:rPrChange>
        </w:rPr>
        <w:t>C</w:t>
      </w:r>
      <w:r w:rsidR="00020B0E" w:rsidRPr="00364D0F">
        <w:rPr>
          <w:rFonts w:cstheme="minorHAnsi"/>
          <w:i/>
          <w:lang w:val="en-US"/>
          <w:rPrChange w:id="1223" w:author="Max Lindmark" w:date="2019-09-24T15:41:00Z">
            <w:rPr>
              <w:rFonts w:cstheme="minorHAnsi"/>
              <w:i/>
            </w:rPr>
          </w:rPrChange>
        </w:rPr>
        <w:t>)</w:t>
      </w:r>
      <w:r w:rsidR="00BD390E" w:rsidRPr="00364D0F">
        <w:rPr>
          <w:rFonts w:cstheme="minorHAnsi"/>
          <w:i/>
          <w:lang w:val="en-US"/>
          <w:rPrChange w:id="1224" w:author="Max Lindmark" w:date="2019-09-24T15:41:00Z">
            <w:rPr>
              <w:rFonts w:cstheme="minorHAnsi"/>
              <w:i/>
            </w:rPr>
          </w:rPrChange>
        </w:rPr>
        <w:t xml:space="preserve"> </w:t>
      </w:r>
      <m:oMath>
        <m:sSub>
          <m:sSubPr>
            <m:ctrlPr>
              <w:rPr>
                <w:rFonts w:ascii="Cambria Math" w:hAnsi="Cambria Math" w:cstheme="minorHAnsi"/>
                <w:i/>
              </w:rPr>
            </m:ctrlPr>
          </m:sSubPr>
          <m:e>
            <m:r>
              <w:rPr>
                <w:rFonts w:ascii="Cambria Math" w:hAnsi="Cambria Math" w:cstheme="minorHAnsi"/>
              </w:rPr>
              <m:t>β</m:t>
            </m:r>
          </m:e>
          <m:sub>
            <m:r>
              <w:rPr>
                <w:rFonts w:ascii="Cambria Math" w:hAnsi="Cambria Math" w:cstheme="minorHAnsi"/>
                <w:lang w:val="en-US"/>
                <w:rPrChange w:id="1225" w:author="Max Lindmark" w:date="2019-09-24T15:41:00Z">
                  <w:rPr>
                    <w:rFonts w:ascii="Cambria Math" w:hAnsi="Cambria Math" w:cstheme="minorHAnsi"/>
                  </w:rPr>
                </w:rPrChange>
              </w:rPr>
              <m:t>2</m:t>
            </m:r>
          </m:sub>
        </m:sSub>
      </m:oMath>
      <w:r w:rsidR="00F3054D" w:rsidRPr="00364D0F">
        <w:rPr>
          <w:rFonts w:eastAsiaTheme="minorEastAsia" w:cstheme="minorHAnsi"/>
          <w:i/>
          <w:lang w:val="en-US"/>
          <w:rPrChange w:id="1226" w:author="Max Lindmark" w:date="2019-09-24T15:41:00Z">
            <w:rPr>
              <w:rFonts w:eastAsiaTheme="minorEastAsia" w:cstheme="minorHAnsi"/>
              <w:i/>
            </w:rPr>
          </w:rPrChange>
        </w:rPr>
        <w:t xml:space="preserve">, </w:t>
      </w:r>
      <w:r w:rsidR="00BD390E" w:rsidRPr="00364D0F">
        <w:rPr>
          <w:rFonts w:cstheme="minorHAnsi"/>
          <w:i/>
          <w:lang w:val="en-US"/>
          <w:rPrChange w:id="1227" w:author="Max Lindmark" w:date="2019-09-24T15:41:00Z">
            <w:rPr>
              <w:rFonts w:cstheme="minorHAnsi"/>
              <w:i/>
            </w:rPr>
          </w:rPrChange>
        </w:rPr>
        <w:t>activation energy and D</w:t>
      </w:r>
      <w:r w:rsidR="00413911" w:rsidRPr="00364D0F">
        <w:rPr>
          <w:rFonts w:cstheme="minorHAnsi"/>
          <w:i/>
          <w:lang w:val="en-US"/>
          <w:rPrChange w:id="1228" w:author="Max Lindmark" w:date="2019-09-24T15:41:00Z">
            <w:rPr>
              <w:rFonts w:cstheme="minorHAnsi"/>
              <w:i/>
            </w:rPr>
          </w:rPrChange>
        </w:rPr>
        <w:t>)</w:t>
      </w:r>
      <w:r w:rsidR="00577B25" w:rsidRPr="00364D0F">
        <w:rPr>
          <w:rFonts w:cstheme="minorHAnsi"/>
          <w:i/>
          <w:lang w:val="en-US"/>
          <w:rPrChange w:id="1229" w:author="Max Lindmark" w:date="2019-09-24T15:41:00Z">
            <w:rPr>
              <w:rFonts w:cstheme="minorHAnsi"/>
              <w:i/>
            </w:rPr>
          </w:rPrChange>
        </w:rPr>
        <w:t xml:space="preserve"> </w:t>
      </w:r>
      <m:oMath>
        <m:sSub>
          <m:sSubPr>
            <m:ctrlPr>
              <w:rPr>
                <w:rFonts w:ascii="Cambria Math" w:hAnsi="Cambria Math" w:cstheme="minorHAnsi"/>
                <w:i/>
              </w:rPr>
            </m:ctrlPr>
          </m:sSubPr>
          <m:e>
            <m:r>
              <w:rPr>
                <w:rFonts w:ascii="Cambria Math" w:hAnsi="Cambria Math" w:cstheme="minorHAnsi"/>
              </w:rPr>
              <m:t>β</m:t>
            </m:r>
          </m:e>
          <m:sub>
            <m:r>
              <w:rPr>
                <w:rFonts w:ascii="Cambria Math" w:hAnsi="Cambria Math" w:cstheme="minorHAnsi"/>
                <w:lang w:val="en-US"/>
                <w:rPrChange w:id="1230" w:author="Max Lindmark" w:date="2019-09-24T15:41:00Z">
                  <w:rPr>
                    <w:rFonts w:ascii="Cambria Math" w:hAnsi="Cambria Math" w:cstheme="minorHAnsi"/>
                  </w:rPr>
                </w:rPrChange>
              </w:rPr>
              <m:t>3</m:t>
            </m:r>
          </m:sub>
        </m:sSub>
      </m:oMath>
      <w:r w:rsidR="00F3054D" w:rsidRPr="00364D0F">
        <w:rPr>
          <w:rFonts w:eastAsiaTheme="minorEastAsia" w:cstheme="minorHAnsi"/>
          <w:i/>
          <w:lang w:val="en-US"/>
          <w:rPrChange w:id="1231" w:author="Max Lindmark" w:date="2019-09-24T15:41:00Z">
            <w:rPr>
              <w:rFonts w:eastAsiaTheme="minorEastAsia" w:cstheme="minorHAnsi"/>
              <w:i/>
            </w:rPr>
          </w:rPrChange>
        </w:rPr>
        <w:t xml:space="preserve">, </w:t>
      </w:r>
      <w:r w:rsidR="00577B25" w:rsidRPr="00364D0F">
        <w:rPr>
          <w:rFonts w:cstheme="minorHAnsi"/>
          <w:i/>
          <w:lang w:val="en-US"/>
          <w:rPrChange w:id="1232" w:author="Max Lindmark" w:date="2019-09-24T15:41:00Z">
            <w:rPr>
              <w:rFonts w:cstheme="minorHAnsi"/>
              <w:i/>
            </w:rPr>
          </w:rPrChange>
        </w:rPr>
        <w:t xml:space="preserve">the </w:t>
      </w:r>
      <w:r w:rsidR="00C1759F" w:rsidRPr="00364D0F">
        <w:rPr>
          <w:rFonts w:cstheme="minorHAnsi"/>
          <w:i/>
          <w:lang w:val="en-US"/>
          <w:rPrChange w:id="1233" w:author="Max Lindmark" w:date="2019-09-24T15:41:00Z">
            <w:rPr>
              <w:rFonts w:cstheme="minorHAnsi"/>
              <w:i/>
            </w:rPr>
          </w:rPrChange>
        </w:rPr>
        <w:t xml:space="preserve">mass-temperature </w:t>
      </w:r>
      <w:r w:rsidR="00577B25" w:rsidRPr="00364D0F">
        <w:rPr>
          <w:rFonts w:cstheme="minorHAnsi"/>
          <w:i/>
          <w:lang w:val="en-US"/>
          <w:rPrChange w:id="1234" w:author="Max Lindmark" w:date="2019-09-24T15:41:00Z">
            <w:rPr>
              <w:rFonts w:cstheme="minorHAnsi"/>
              <w:i/>
            </w:rPr>
          </w:rPrChange>
        </w:rPr>
        <w:t>interaction coefficient</w:t>
      </w:r>
      <w:r w:rsidR="00BD390E" w:rsidRPr="00364D0F">
        <w:rPr>
          <w:rFonts w:cstheme="minorHAnsi"/>
          <w:i/>
          <w:lang w:val="en-US"/>
          <w:rPrChange w:id="1235" w:author="Max Lindmark" w:date="2019-09-24T15:41:00Z">
            <w:rPr>
              <w:rFonts w:cstheme="minorHAnsi"/>
              <w:i/>
            </w:rPr>
          </w:rPrChange>
        </w:rPr>
        <w:t xml:space="preserve"> are shown in the bottom row</w:t>
      </w:r>
      <w:r w:rsidR="00577B25" w:rsidRPr="00364D0F">
        <w:rPr>
          <w:rFonts w:cstheme="minorHAnsi"/>
          <w:i/>
          <w:lang w:val="en-US"/>
          <w:rPrChange w:id="1236" w:author="Max Lindmark" w:date="2019-09-24T15:41:00Z">
            <w:rPr>
              <w:rFonts w:cstheme="minorHAnsi"/>
              <w:i/>
            </w:rPr>
          </w:rPrChange>
        </w:rPr>
        <w:t xml:space="preserve">. </w:t>
      </w:r>
      <w:r w:rsidR="00F8107D" w:rsidRPr="00364D0F">
        <w:rPr>
          <w:rFonts w:cstheme="minorHAnsi"/>
          <w:i/>
          <w:lang w:val="en-US"/>
          <w:rPrChange w:id="1237" w:author="Max Lindmark" w:date="2019-09-24T15:41:00Z">
            <w:rPr>
              <w:rFonts w:cstheme="minorHAnsi"/>
              <w:i/>
            </w:rPr>
          </w:rPrChange>
        </w:rPr>
        <w:t>Solid line is the posterior median, dotted is 80% credible interval and dashed depicts the 95% credible interval</w:t>
      </w:r>
      <w:r w:rsidR="003D16A4" w:rsidRPr="00364D0F">
        <w:rPr>
          <w:rFonts w:cstheme="minorHAnsi"/>
          <w:i/>
          <w:lang w:val="en-US"/>
          <w:rPrChange w:id="1238" w:author="Max Lindmark" w:date="2019-09-24T15:41:00Z">
            <w:rPr>
              <w:rFonts w:cstheme="minorHAnsi"/>
              <w:i/>
            </w:rPr>
          </w:rPrChange>
        </w:rPr>
        <w:t>.</w:t>
      </w:r>
    </w:p>
    <w:p w14:paraId="67E5C2E7" w14:textId="77777777" w:rsidR="00FB79A1" w:rsidRPr="00364D0F" w:rsidRDefault="00FB79A1" w:rsidP="00DF4765">
      <w:pPr>
        <w:spacing w:line="480" w:lineRule="auto"/>
        <w:contextualSpacing/>
        <w:jc w:val="both"/>
        <w:rPr>
          <w:rFonts w:cstheme="minorHAnsi"/>
          <w:i/>
          <w:lang w:val="en-US"/>
          <w:rPrChange w:id="1239" w:author="Max Lindmark" w:date="2019-09-24T15:41:00Z">
            <w:rPr>
              <w:rFonts w:cstheme="minorHAnsi"/>
              <w:i/>
            </w:rPr>
          </w:rPrChange>
        </w:rPr>
      </w:pPr>
    </w:p>
    <w:p w14:paraId="7D8921C0" w14:textId="55B169F3" w:rsidR="00FB79A1" w:rsidRDefault="0029538A" w:rsidP="00F76C6A">
      <w:pPr>
        <w:spacing w:line="480" w:lineRule="auto"/>
        <w:contextualSpacing/>
        <w:jc w:val="center"/>
        <w:rPr>
          <w:rFonts w:cstheme="minorHAnsi"/>
          <w:i/>
        </w:rPr>
      </w:pPr>
      <w:commentRangeStart w:id="1240"/>
      <w:r>
        <w:rPr>
          <w:rFonts w:cstheme="minorHAnsi"/>
          <w:i/>
          <w:noProof/>
          <w:lang w:val="en-US"/>
        </w:rPr>
        <w:lastRenderedPageBreak/>
        <w:drawing>
          <wp:inline distT="0" distB="0" distL="0" distR="0" wp14:anchorId="3F6B2787" wp14:editId="5A10E86C">
            <wp:extent cx="5724525" cy="5724525"/>
            <wp:effectExtent l="0" t="0" r="9525" b="9525"/>
            <wp:docPr id="3" name="Picture 3" descr="C:\R_STUDIO_PROJECTS\temperature-optimum\figs\growth_violin.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R_STUDIO_PROJECTS\temperature-optimum\figs\growth_violin.tif"/>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24525" cy="5724525"/>
                    </a:xfrm>
                    <a:prstGeom prst="rect">
                      <a:avLst/>
                    </a:prstGeom>
                    <a:noFill/>
                    <a:ln>
                      <a:noFill/>
                    </a:ln>
                  </pic:spPr>
                </pic:pic>
              </a:graphicData>
            </a:graphic>
          </wp:inline>
        </w:drawing>
      </w:r>
      <w:commentRangeEnd w:id="1240"/>
      <w:r w:rsidR="0093588F">
        <w:rPr>
          <w:rStyle w:val="CommentReference"/>
        </w:rPr>
        <w:commentReference w:id="1240"/>
      </w:r>
    </w:p>
    <w:p w14:paraId="69CD2173" w14:textId="518E619E" w:rsidR="00FB79A1" w:rsidRPr="00364D0F" w:rsidRDefault="00FB79A1" w:rsidP="00FB79A1">
      <w:pPr>
        <w:spacing w:line="480" w:lineRule="auto"/>
        <w:contextualSpacing/>
        <w:jc w:val="both"/>
        <w:rPr>
          <w:rFonts w:cstheme="minorHAnsi"/>
          <w:i/>
          <w:lang w:val="en-US"/>
          <w:rPrChange w:id="1242" w:author="Max Lindmark" w:date="2019-09-24T15:41:00Z">
            <w:rPr>
              <w:rFonts w:cstheme="minorHAnsi"/>
              <w:i/>
            </w:rPr>
          </w:rPrChange>
        </w:rPr>
      </w:pPr>
      <w:commentRangeStart w:id="1243"/>
      <w:r w:rsidRPr="00364D0F">
        <w:rPr>
          <w:rFonts w:cstheme="minorHAnsi"/>
          <w:lang w:val="en-US"/>
          <w:rPrChange w:id="1244" w:author="Max Lindmark" w:date="2019-09-24T15:41:00Z">
            <w:rPr>
              <w:rFonts w:cstheme="minorHAnsi"/>
            </w:rPr>
          </w:rPrChange>
        </w:rPr>
        <w:t xml:space="preserve">Fig. </w:t>
      </w:r>
      <w:r w:rsidR="00835AEE" w:rsidRPr="00364D0F">
        <w:rPr>
          <w:rFonts w:cstheme="minorHAnsi"/>
          <w:lang w:val="en-US"/>
          <w:rPrChange w:id="1245" w:author="Max Lindmark" w:date="2019-09-24T15:41:00Z">
            <w:rPr>
              <w:rFonts w:cstheme="minorHAnsi"/>
            </w:rPr>
          </w:rPrChange>
        </w:rPr>
        <w:t>3</w:t>
      </w:r>
      <w:commentRangeEnd w:id="1243"/>
      <w:r w:rsidR="002B7B50">
        <w:rPr>
          <w:rStyle w:val="CommentReference"/>
        </w:rPr>
        <w:commentReference w:id="1243"/>
      </w:r>
      <w:r w:rsidRPr="00364D0F">
        <w:rPr>
          <w:rFonts w:cstheme="minorHAnsi"/>
          <w:lang w:val="en-US"/>
          <w:rPrChange w:id="1246" w:author="Max Lindmark" w:date="2019-09-24T15:41:00Z">
            <w:rPr>
              <w:rFonts w:cstheme="minorHAnsi"/>
            </w:rPr>
          </w:rPrChange>
        </w:rPr>
        <w:t xml:space="preserve">. </w:t>
      </w:r>
      <w:r w:rsidR="00F232BD" w:rsidRPr="00364D0F">
        <w:rPr>
          <w:rFonts w:cstheme="minorHAnsi"/>
          <w:i/>
          <w:lang w:val="en-US"/>
          <w:rPrChange w:id="1247" w:author="Max Lindmark" w:date="2019-09-24T15:41:00Z">
            <w:rPr>
              <w:rFonts w:cstheme="minorHAnsi"/>
              <w:i/>
            </w:rPr>
          </w:rPrChange>
        </w:rPr>
        <w:t>Larger positive effect of temperature</w:t>
      </w:r>
      <w:r w:rsidR="00036117" w:rsidRPr="00364D0F">
        <w:rPr>
          <w:rFonts w:cstheme="minorHAnsi"/>
          <w:i/>
          <w:lang w:val="en-US"/>
          <w:rPrChange w:id="1248" w:author="Max Lindmark" w:date="2019-09-24T15:41:00Z">
            <w:rPr>
              <w:rFonts w:cstheme="minorHAnsi"/>
              <w:i/>
            </w:rPr>
          </w:rPrChange>
        </w:rPr>
        <w:t xml:space="preserve"> on growth for small individuals. Violin- and box plots of posterior distribution of predicted </w:t>
      </w:r>
      <w:r w:rsidR="00411C6C" w:rsidRPr="00364D0F">
        <w:rPr>
          <w:rFonts w:cstheme="minorHAnsi"/>
          <w:i/>
          <w:lang w:val="en-US"/>
          <w:rPrChange w:id="1249" w:author="Max Lindmark" w:date="2019-09-24T15:41:00Z">
            <w:rPr>
              <w:rFonts w:cstheme="minorHAnsi"/>
              <w:i/>
            </w:rPr>
          </w:rPrChange>
        </w:rPr>
        <w:t xml:space="preserve">natural log of </w:t>
      </w:r>
      <w:r w:rsidR="00036117" w:rsidRPr="00364D0F">
        <w:rPr>
          <w:rFonts w:cstheme="minorHAnsi"/>
          <w:i/>
          <w:lang w:val="en-US"/>
          <w:rPrChange w:id="1250" w:author="Max Lindmark" w:date="2019-09-24T15:41:00Z">
            <w:rPr>
              <w:rFonts w:cstheme="minorHAnsi"/>
              <w:i/>
            </w:rPr>
          </w:rPrChange>
        </w:rPr>
        <w:t>growth rate</w:t>
      </w:r>
      <w:r w:rsidR="00411C6C" w:rsidRPr="00364D0F">
        <w:rPr>
          <w:rFonts w:cstheme="minorHAnsi"/>
          <w:i/>
          <w:lang w:val="en-US"/>
          <w:rPrChange w:id="1251" w:author="Max Lindmark" w:date="2019-09-24T15:41:00Z">
            <w:rPr>
              <w:rFonts w:cstheme="minorHAnsi"/>
              <w:i/>
            </w:rPr>
          </w:rPrChange>
        </w:rPr>
        <w:t xml:space="preserve"> (%</w:t>
      </w:r>
      <w:r w:rsidR="00103F0F" w:rsidRPr="00364D0F">
        <w:rPr>
          <w:rFonts w:cstheme="minorHAnsi"/>
          <w:i/>
          <w:lang w:val="en-US"/>
          <w:rPrChange w:id="1252" w:author="Max Lindmark" w:date="2019-09-24T15:41:00Z">
            <w:rPr>
              <w:rFonts w:cstheme="minorHAnsi"/>
              <w:i/>
            </w:rPr>
          </w:rPrChange>
        </w:rPr>
        <w:t xml:space="preserve"> </w:t>
      </w:r>
      <w:r w:rsidR="00411C6C" w:rsidRPr="00364D0F">
        <w:rPr>
          <w:rFonts w:cstheme="minorHAnsi"/>
          <w:i/>
          <w:lang w:val="en-US"/>
          <w:rPrChange w:id="1253" w:author="Max Lindmark" w:date="2019-09-24T15:41:00Z">
            <w:rPr>
              <w:rFonts w:cstheme="minorHAnsi"/>
              <w:i/>
            </w:rPr>
          </w:rPrChange>
        </w:rPr>
        <w:t>day</w:t>
      </w:r>
      <w:r w:rsidR="00103F0F" w:rsidRPr="00364D0F">
        <w:rPr>
          <w:rFonts w:cstheme="minorHAnsi"/>
          <w:i/>
          <w:vertAlign w:val="superscript"/>
          <w:lang w:val="en-US"/>
          <w:rPrChange w:id="1254" w:author="Max Lindmark" w:date="2019-09-24T15:41:00Z">
            <w:rPr>
              <w:rFonts w:cstheme="minorHAnsi"/>
              <w:i/>
              <w:vertAlign w:val="superscript"/>
            </w:rPr>
          </w:rPrChange>
        </w:rPr>
        <w:t>-1</w:t>
      </w:r>
      <w:r w:rsidR="00411C6C" w:rsidRPr="00364D0F">
        <w:rPr>
          <w:rFonts w:cstheme="minorHAnsi"/>
          <w:i/>
          <w:lang w:val="en-US"/>
          <w:rPrChange w:id="1255" w:author="Max Lindmark" w:date="2019-09-24T15:41:00Z">
            <w:rPr>
              <w:rFonts w:cstheme="minorHAnsi"/>
              <w:i/>
            </w:rPr>
          </w:rPrChange>
        </w:rPr>
        <w:t>)</w:t>
      </w:r>
      <w:r w:rsidR="00036117" w:rsidRPr="00364D0F">
        <w:rPr>
          <w:rFonts w:cstheme="minorHAnsi"/>
          <w:i/>
          <w:lang w:val="en-US"/>
          <w:rPrChange w:id="1256" w:author="Max Lindmark" w:date="2019-09-24T15:41:00Z">
            <w:rPr>
              <w:rFonts w:cstheme="minorHAnsi"/>
              <w:i/>
            </w:rPr>
          </w:rPrChange>
        </w:rPr>
        <w:t xml:space="preserve"> </w:t>
      </w:r>
      <w:r w:rsidR="00FB49BC" w:rsidRPr="00364D0F">
        <w:rPr>
          <w:rFonts w:cstheme="minorHAnsi"/>
          <w:i/>
          <w:lang w:val="en-US"/>
          <w:rPrChange w:id="1257" w:author="Max Lindmark" w:date="2019-09-24T15:41:00Z">
            <w:rPr>
              <w:rFonts w:cstheme="minorHAnsi"/>
              <w:i/>
            </w:rPr>
          </w:rPrChange>
        </w:rPr>
        <w:t xml:space="preserve">not conditioned on any group levels (species) </w:t>
      </w:r>
      <w:r w:rsidR="00036117" w:rsidRPr="00364D0F">
        <w:rPr>
          <w:rFonts w:cstheme="minorHAnsi"/>
          <w:i/>
          <w:lang w:val="en-US"/>
          <w:rPrChange w:id="1258" w:author="Max Lindmark" w:date="2019-09-24T15:41:00Z">
            <w:rPr>
              <w:rFonts w:cstheme="minorHAnsi"/>
              <w:i/>
            </w:rPr>
          </w:rPrChange>
        </w:rPr>
        <w:t>for two relative body masses</w:t>
      </w:r>
      <w:r w:rsidR="00511460" w:rsidRPr="00364D0F">
        <w:rPr>
          <w:rFonts w:cstheme="minorHAnsi"/>
          <w:i/>
          <w:lang w:val="en-US"/>
          <w:rPrChange w:id="1259" w:author="Max Lindmark" w:date="2019-09-24T15:41:00Z">
            <w:rPr>
              <w:rFonts w:cstheme="minorHAnsi"/>
              <w:i/>
            </w:rPr>
          </w:rPrChange>
        </w:rPr>
        <w:t xml:space="preserve"> (mass at maturation, </w:t>
      </w:r>
      <m:oMath>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mat</m:t>
            </m:r>
          </m:sub>
        </m:sSub>
      </m:oMath>
      <w:r w:rsidR="00511460" w:rsidRPr="00364D0F">
        <w:rPr>
          <w:rFonts w:cstheme="minorHAnsi"/>
          <w:i/>
          <w:lang w:val="en-US"/>
          <w:rPrChange w:id="1260" w:author="Max Lindmark" w:date="2019-09-24T15:41:00Z">
            <w:rPr>
              <w:rFonts w:cstheme="minorHAnsi"/>
              <w:i/>
            </w:rPr>
          </w:rPrChange>
        </w:rPr>
        <w:t>):</w:t>
      </w:r>
      <w:r w:rsidR="00036117" w:rsidRPr="00364D0F">
        <w:rPr>
          <w:rFonts w:cstheme="minorHAnsi"/>
          <w:i/>
          <w:lang w:val="en-US"/>
          <w:rPrChange w:id="1261" w:author="Max Lindmark" w:date="2019-09-24T15:41:00Z">
            <w:rPr>
              <w:rFonts w:cstheme="minorHAnsi"/>
              <w:i/>
            </w:rPr>
          </w:rPrChange>
        </w:rPr>
        <w:t xml:space="preserve"> </w:t>
      </w:r>
      <m:oMath>
        <m:r>
          <w:rPr>
            <w:rFonts w:ascii="Cambria Math" w:hAnsi="Cambria Math" w:cstheme="minorHAnsi"/>
            <w:lang w:val="en-US"/>
            <w:rPrChange w:id="1262" w:author="Max Lindmark" w:date="2019-09-24T15:41:00Z">
              <w:rPr>
                <w:rFonts w:ascii="Cambria Math" w:hAnsi="Cambria Math" w:cstheme="minorHAnsi"/>
              </w:rPr>
            </w:rPrChange>
          </w:rPr>
          <m:t>0.05</m:t>
        </m:r>
        <m:sSub>
          <m:sSubPr>
            <m:ctrlPr>
              <w:rPr>
                <w:rFonts w:ascii="Cambria Math" w:eastAsiaTheme="minorEastAsia" w:hAnsi="Cambria Math" w:cstheme="minorHAnsi"/>
                <w:i/>
              </w:rPr>
            </m:ctrlPr>
          </m:sSubPr>
          <m:e>
            <m:r>
              <w:rPr>
                <w:rFonts w:ascii="Cambria Math" w:eastAsiaTheme="minorEastAsia" w:hAnsi="Cambria Math" w:cstheme="minorHAnsi"/>
              </w:rPr>
              <m:t>M</m:t>
            </m:r>
          </m:e>
          <m:sub>
            <m:r>
              <w:rPr>
                <w:rFonts w:ascii="Cambria Math" w:eastAsiaTheme="minorEastAsia" w:hAnsi="Cambria Math" w:cstheme="minorHAnsi"/>
              </w:rPr>
              <m:t>mat</m:t>
            </m:r>
          </m:sub>
        </m:sSub>
      </m:oMath>
      <w:r w:rsidR="00422165" w:rsidRPr="00364D0F">
        <w:rPr>
          <w:rFonts w:cstheme="minorHAnsi"/>
          <w:i/>
          <w:lang w:val="en-US"/>
          <w:rPrChange w:id="1263" w:author="Max Lindmark" w:date="2019-09-24T15:41:00Z">
            <w:rPr>
              <w:rFonts w:cstheme="minorHAnsi"/>
              <w:i/>
            </w:rPr>
          </w:rPrChange>
        </w:rPr>
        <w:t xml:space="preserve"> a</w:t>
      </w:r>
      <w:r w:rsidR="00511460" w:rsidRPr="00364D0F">
        <w:rPr>
          <w:rFonts w:cstheme="minorHAnsi"/>
          <w:i/>
          <w:lang w:val="en-US"/>
          <w:rPrChange w:id="1264" w:author="Max Lindmark" w:date="2019-09-24T15:41:00Z">
            <w:rPr>
              <w:rFonts w:cstheme="minorHAnsi"/>
              <w:i/>
            </w:rPr>
          </w:rPrChange>
        </w:rPr>
        <w:t>nd</w:t>
      </w:r>
      <w:r w:rsidR="00422165" w:rsidRPr="00364D0F">
        <w:rPr>
          <w:rFonts w:cstheme="minorHAnsi"/>
          <w:i/>
          <w:lang w:val="en-US"/>
          <w:rPrChange w:id="1265" w:author="Max Lindmark" w:date="2019-09-24T15:41:00Z">
            <w:rPr>
              <w:rFonts w:cstheme="minorHAnsi"/>
              <w:i/>
            </w:rPr>
          </w:rPrChange>
        </w:rPr>
        <w:t xml:space="preserve"> </w:t>
      </w:r>
      <m:oMath>
        <m:r>
          <w:rPr>
            <w:rFonts w:ascii="Cambria Math" w:hAnsi="Cambria Math" w:cstheme="minorHAnsi"/>
            <w:lang w:val="en-US"/>
            <w:rPrChange w:id="1266" w:author="Max Lindmark" w:date="2019-09-24T15:41:00Z">
              <w:rPr>
                <w:rFonts w:ascii="Cambria Math" w:hAnsi="Cambria Math" w:cstheme="minorHAnsi"/>
              </w:rPr>
            </w:rPrChange>
          </w:rPr>
          <m:t>2</m:t>
        </m:r>
        <m:sSub>
          <m:sSubPr>
            <m:ctrlPr>
              <w:rPr>
                <w:rFonts w:ascii="Cambria Math" w:eastAsiaTheme="minorEastAsia" w:hAnsi="Cambria Math" w:cstheme="minorHAnsi"/>
                <w:i/>
              </w:rPr>
            </m:ctrlPr>
          </m:sSubPr>
          <m:e>
            <m:r>
              <w:rPr>
                <w:rFonts w:ascii="Cambria Math" w:eastAsiaTheme="minorEastAsia" w:hAnsi="Cambria Math" w:cstheme="minorHAnsi"/>
              </w:rPr>
              <m:t>M</m:t>
            </m:r>
          </m:e>
          <m:sub>
            <m:r>
              <w:rPr>
                <w:rFonts w:ascii="Cambria Math" w:eastAsiaTheme="minorEastAsia" w:hAnsi="Cambria Math" w:cstheme="minorHAnsi"/>
              </w:rPr>
              <m:t>mat</m:t>
            </m:r>
          </m:sub>
        </m:sSub>
      </m:oMath>
      <w:r w:rsidR="00ED6D3D" w:rsidRPr="00364D0F">
        <w:rPr>
          <w:rFonts w:eastAsiaTheme="minorEastAsia" w:cstheme="minorHAnsi"/>
          <w:i/>
          <w:lang w:val="en-US"/>
          <w:rPrChange w:id="1267" w:author="Max Lindmark" w:date="2019-09-24T15:41:00Z">
            <w:rPr>
              <w:rFonts w:eastAsiaTheme="minorEastAsia" w:cstheme="minorHAnsi"/>
              <w:i/>
            </w:rPr>
          </w:rPrChange>
        </w:rPr>
        <w:t>,</w:t>
      </w:r>
      <w:r w:rsidR="0098696D" w:rsidRPr="00364D0F">
        <w:rPr>
          <w:rFonts w:cstheme="minorHAnsi"/>
          <w:i/>
          <w:lang w:val="en-US"/>
          <w:rPrChange w:id="1268" w:author="Max Lindmark" w:date="2019-09-24T15:41:00Z">
            <w:rPr>
              <w:rFonts w:cstheme="minorHAnsi"/>
              <w:i/>
            </w:rPr>
          </w:rPrChange>
        </w:rPr>
        <w:t xml:space="preserve"> at two </w:t>
      </w:r>
      <w:r w:rsidR="00511460" w:rsidRPr="00364D0F">
        <w:rPr>
          <w:rFonts w:cstheme="minorHAnsi"/>
          <w:i/>
          <w:lang w:val="en-US"/>
          <w:rPrChange w:id="1269" w:author="Max Lindmark" w:date="2019-09-24T15:41:00Z">
            <w:rPr>
              <w:rFonts w:cstheme="minorHAnsi"/>
              <w:i/>
            </w:rPr>
          </w:rPrChange>
        </w:rPr>
        <w:t xml:space="preserve">relative Arrhenius </w:t>
      </w:r>
      <w:r w:rsidR="003B6F6E" w:rsidRPr="00364D0F">
        <w:rPr>
          <w:rFonts w:cstheme="minorHAnsi"/>
          <w:i/>
          <w:lang w:val="en-US"/>
          <w:rPrChange w:id="1270" w:author="Max Lindmark" w:date="2019-09-24T15:41:00Z">
            <w:rPr>
              <w:rFonts w:cstheme="minorHAnsi"/>
              <w:i/>
            </w:rPr>
          </w:rPrChange>
        </w:rPr>
        <w:t>temperatures</w:t>
      </w:r>
      <w:r w:rsidR="00511460" w:rsidRPr="00364D0F">
        <w:rPr>
          <w:rFonts w:cstheme="minorHAnsi"/>
          <w:i/>
          <w:lang w:val="en-US"/>
          <w:rPrChange w:id="1271" w:author="Max Lindmark" w:date="2019-09-24T15:41:00Z">
            <w:rPr>
              <w:rFonts w:cstheme="minorHAnsi"/>
              <w:i/>
            </w:rPr>
          </w:rPrChange>
        </w:rPr>
        <w:t>:</w:t>
      </w:r>
      <w:r w:rsidR="003B6F6E" w:rsidRPr="00364D0F">
        <w:rPr>
          <w:rFonts w:cstheme="minorHAnsi"/>
          <w:i/>
          <w:lang w:val="en-US"/>
          <w:rPrChange w:id="1272" w:author="Max Lindmark" w:date="2019-09-24T15:41:00Z">
            <w:rPr>
              <w:rFonts w:cstheme="minorHAnsi"/>
              <w:i/>
            </w:rPr>
          </w:rPrChange>
        </w:rPr>
        <w:t xml:space="preserve"> </w:t>
      </w: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A</m:t>
            </m:r>
            <m:r>
              <w:rPr>
                <w:rFonts w:ascii="Cambria Math" w:hAnsi="Cambria Math" w:cstheme="minorHAnsi"/>
                <w:lang w:val="en-US"/>
                <w:rPrChange w:id="1273" w:author="Max Lindmark" w:date="2019-09-24T15:41:00Z">
                  <w:rPr>
                    <w:rFonts w:ascii="Cambria Math" w:hAnsi="Cambria Math" w:cstheme="minorHAnsi"/>
                  </w:rPr>
                </w:rPrChange>
              </w:rPr>
              <m:t>,</m:t>
            </m:r>
            <m:r>
              <w:rPr>
                <w:rFonts w:ascii="Cambria Math" w:hAnsi="Cambria Math" w:cstheme="minorHAnsi"/>
              </w:rPr>
              <m:t>r</m:t>
            </m:r>
          </m:sub>
        </m:sSub>
        <m:r>
          <w:rPr>
            <w:rFonts w:ascii="Cambria Math" w:hAnsi="Cambria Math" w:cstheme="minorHAnsi"/>
            <w:lang w:val="en-US"/>
            <w:rPrChange w:id="1274" w:author="Max Lindmark" w:date="2019-09-24T15:41:00Z">
              <w:rPr>
                <w:rFonts w:ascii="Cambria Math" w:hAnsi="Cambria Math" w:cstheme="minorHAnsi"/>
              </w:rPr>
            </w:rPrChange>
          </w:rPr>
          <m:t>=0</m:t>
        </m:r>
      </m:oMath>
      <w:r w:rsidR="003B6F6E" w:rsidRPr="00364D0F">
        <w:rPr>
          <w:rFonts w:eastAsiaTheme="minorEastAsia" w:cstheme="minorHAnsi"/>
          <w:i/>
          <w:lang w:val="en-US"/>
          <w:rPrChange w:id="1275" w:author="Max Lindmark" w:date="2019-09-24T15:41:00Z">
            <w:rPr>
              <w:rFonts w:eastAsiaTheme="minorEastAsia" w:cstheme="minorHAnsi"/>
              <w:i/>
            </w:rPr>
          </w:rPrChange>
        </w:rPr>
        <w:t xml:space="preserve"> and </w:t>
      </w: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A</m:t>
            </m:r>
            <m:r>
              <w:rPr>
                <w:rFonts w:ascii="Cambria Math" w:hAnsi="Cambria Math" w:cstheme="minorHAnsi"/>
                <w:lang w:val="en-US"/>
                <w:rPrChange w:id="1276" w:author="Max Lindmark" w:date="2019-09-24T15:41:00Z">
                  <w:rPr>
                    <w:rFonts w:ascii="Cambria Math" w:hAnsi="Cambria Math" w:cstheme="minorHAnsi"/>
                  </w:rPr>
                </w:rPrChange>
              </w:rPr>
              <m:t>,</m:t>
            </m:r>
            <m:r>
              <w:rPr>
                <w:rFonts w:ascii="Cambria Math" w:hAnsi="Cambria Math" w:cstheme="minorHAnsi"/>
              </w:rPr>
              <m:t>r</m:t>
            </m:r>
          </m:sub>
        </m:sSub>
        <m:r>
          <w:rPr>
            <w:rFonts w:ascii="Cambria Math" w:hAnsi="Cambria Math" w:cstheme="minorHAnsi"/>
            <w:lang w:val="en-US"/>
            <w:rPrChange w:id="1277" w:author="Max Lindmark" w:date="2019-09-24T15:41:00Z">
              <w:rPr>
                <w:rFonts w:ascii="Cambria Math" w:hAnsi="Cambria Math" w:cstheme="minorHAnsi"/>
              </w:rPr>
            </w:rPrChange>
          </w:rPr>
          <m:t>=-1.5</m:t>
        </m:r>
      </m:oMath>
      <w:r w:rsidR="00511460" w:rsidRPr="00364D0F">
        <w:rPr>
          <w:rFonts w:eastAsiaTheme="minorEastAsia" w:cstheme="minorHAnsi"/>
          <w:i/>
          <w:lang w:val="en-US"/>
          <w:rPrChange w:id="1278" w:author="Max Lindmark" w:date="2019-09-24T15:41:00Z">
            <w:rPr>
              <w:rFonts w:eastAsiaTheme="minorEastAsia" w:cstheme="minorHAnsi"/>
              <w:i/>
            </w:rPr>
          </w:rPrChange>
        </w:rPr>
        <w:t>, which correspond</w:t>
      </w:r>
      <w:r w:rsidR="00411C6C" w:rsidRPr="00364D0F">
        <w:rPr>
          <w:rFonts w:eastAsiaTheme="minorEastAsia" w:cstheme="minorHAnsi"/>
          <w:i/>
          <w:lang w:val="en-US"/>
          <w:rPrChange w:id="1279" w:author="Max Lindmark" w:date="2019-09-24T15:41:00Z">
            <w:rPr>
              <w:rFonts w:eastAsiaTheme="minorEastAsia" w:cstheme="minorHAnsi"/>
              <w:i/>
            </w:rPr>
          </w:rPrChange>
        </w:rPr>
        <w:t xml:space="preserve"> to </w:t>
      </w:r>
      <w:r w:rsidR="00ED6D3D" w:rsidRPr="00364D0F">
        <w:rPr>
          <w:rFonts w:eastAsiaTheme="minorEastAsia" w:cstheme="minorHAnsi"/>
          <w:i/>
          <w:lang w:val="en-US"/>
          <w:rPrChange w:id="1280" w:author="Max Lindmark" w:date="2019-09-24T15:41:00Z">
            <w:rPr>
              <w:rFonts w:eastAsiaTheme="minorEastAsia" w:cstheme="minorHAnsi"/>
              <w:i/>
            </w:rPr>
          </w:rPrChange>
        </w:rPr>
        <w:t>0</w:t>
      </w:r>
      <w:r w:rsidR="00411C6C" w:rsidRPr="00364D0F">
        <w:rPr>
          <w:rFonts w:eastAsiaTheme="minorEastAsia" w:cstheme="minorHAnsi"/>
          <w:i/>
          <w:lang w:val="en-US"/>
          <w:rPrChange w:id="1281" w:author="Max Lindmark" w:date="2019-09-24T15:41:00Z">
            <w:rPr>
              <w:rFonts w:eastAsiaTheme="minorEastAsia" w:cstheme="minorHAnsi"/>
              <w:i/>
            </w:rPr>
          </w:rPrChange>
        </w:rPr>
        <w:t xml:space="preserve"> </w:t>
      </w:r>
      <m:oMath>
        <m:r>
          <w:rPr>
            <w:rFonts w:ascii="Cambria Math" w:eastAsiaTheme="minorEastAsia" w:hAnsi="Cambria Math" w:cstheme="minorHAnsi"/>
            <w:lang w:val="en-US"/>
            <w:rPrChange w:id="1282" w:author="Max Lindmark" w:date="2019-09-24T15:41:00Z">
              <w:rPr>
                <w:rFonts w:ascii="Cambria Math" w:eastAsiaTheme="minorEastAsia" w:hAnsi="Cambria Math" w:cstheme="minorHAnsi"/>
              </w:rPr>
            </w:rPrChange>
          </w:rPr>
          <m:t>℃</m:t>
        </m:r>
      </m:oMath>
      <w:r w:rsidR="005F1646" w:rsidRPr="00364D0F">
        <w:rPr>
          <w:rFonts w:eastAsiaTheme="minorEastAsia" w:cstheme="minorHAnsi"/>
          <w:i/>
          <w:lang w:val="en-US"/>
          <w:rPrChange w:id="1283" w:author="Max Lindmark" w:date="2019-09-24T15:41:00Z">
            <w:rPr>
              <w:rFonts w:eastAsiaTheme="minorEastAsia" w:cstheme="minorHAnsi"/>
              <w:i/>
            </w:rPr>
          </w:rPrChange>
        </w:rPr>
        <w:t xml:space="preserve"> and +10</w:t>
      </w:r>
      <w:r w:rsidR="00411C6C" w:rsidRPr="00364D0F">
        <w:rPr>
          <w:rFonts w:eastAsiaTheme="minorEastAsia" w:cstheme="minorHAnsi"/>
          <w:i/>
          <w:lang w:val="en-US"/>
          <w:rPrChange w:id="1284" w:author="Max Lindmark" w:date="2019-09-24T15:41:00Z">
            <w:rPr>
              <w:rFonts w:eastAsiaTheme="minorEastAsia" w:cstheme="minorHAnsi"/>
              <w:i/>
            </w:rPr>
          </w:rPrChange>
        </w:rPr>
        <w:t xml:space="preserve"> </w:t>
      </w:r>
      <w:r w:rsidR="005F1646" w:rsidRPr="00364D0F">
        <w:rPr>
          <w:rFonts w:eastAsiaTheme="minorEastAsia" w:cstheme="minorHAnsi"/>
          <w:i/>
          <w:lang w:val="en-US"/>
          <w:rPrChange w:id="1285" w:author="Max Lindmark" w:date="2019-09-24T15:41:00Z">
            <w:rPr>
              <w:rFonts w:eastAsiaTheme="minorEastAsia" w:cstheme="minorHAnsi"/>
              <w:i/>
            </w:rPr>
          </w:rPrChange>
        </w:rPr>
        <w:t xml:space="preserve"> </w:t>
      </w:r>
      <m:oMath>
        <m:r>
          <w:rPr>
            <w:rFonts w:ascii="Cambria Math" w:eastAsiaTheme="minorEastAsia" w:hAnsi="Cambria Math" w:cstheme="minorHAnsi"/>
            <w:lang w:val="en-US"/>
            <w:rPrChange w:id="1286" w:author="Max Lindmark" w:date="2019-09-24T15:41:00Z">
              <w:rPr>
                <w:rFonts w:ascii="Cambria Math" w:eastAsiaTheme="minorEastAsia" w:hAnsi="Cambria Math" w:cstheme="minorHAnsi"/>
              </w:rPr>
            </w:rPrChange>
          </w:rPr>
          <m:t>℃</m:t>
        </m:r>
      </m:oMath>
      <w:r w:rsidR="005F1646" w:rsidRPr="00364D0F">
        <w:rPr>
          <w:rFonts w:eastAsiaTheme="minorEastAsia" w:cstheme="minorHAnsi"/>
          <w:i/>
          <w:lang w:val="en-US"/>
          <w:rPrChange w:id="1287" w:author="Max Lindmark" w:date="2019-09-24T15:41:00Z">
            <w:rPr>
              <w:rFonts w:eastAsiaTheme="minorEastAsia" w:cstheme="minorHAnsi"/>
              <w:i/>
            </w:rPr>
          </w:rPrChange>
        </w:rPr>
        <w:t xml:space="preserve"> deviation from the median temperature in the environment of species </w:t>
      </w:r>
      <m:oMath>
        <m:r>
          <w:rPr>
            <w:rFonts w:ascii="Cambria Math" w:eastAsiaTheme="minorEastAsia" w:hAnsi="Cambria Math" w:cstheme="minorHAnsi"/>
          </w:rPr>
          <m:t>i</m:t>
        </m:r>
      </m:oMath>
      <w:commentRangeStart w:id="1288"/>
      <w:r w:rsidR="00E7133F" w:rsidRPr="00364D0F">
        <w:rPr>
          <w:rFonts w:eastAsiaTheme="minorEastAsia" w:cstheme="minorHAnsi"/>
          <w:i/>
          <w:lang w:val="en-US"/>
          <w:rPrChange w:id="1289" w:author="Max Lindmark" w:date="2019-09-24T15:41:00Z">
            <w:rPr>
              <w:rFonts w:eastAsiaTheme="minorEastAsia" w:cstheme="minorHAnsi"/>
              <w:i/>
            </w:rPr>
          </w:rPrChange>
        </w:rPr>
        <w:t>.</w:t>
      </w:r>
      <w:commentRangeEnd w:id="1288"/>
      <w:r w:rsidR="007C4307">
        <w:rPr>
          <w:rStyle w:val="CommentReference"/>
        </w:rPr>
        <w:commentReference w:id="1288"/>
      </w:r>
    </w:p>
    <w:p w14:paraId="74BBF5AF" w14:textId="77777777" w:rsidR="00FB79A1" w:rsidRPr="00364D0F" w:rsidRDefault="00FB79A1" w:rsidP="00DF4765">
      <w:pPr>
        <w:spacing w:line="480" w:lineRule="auto"/>
        <w:contextualSpacing/>
        <w:jc w:val="both"/>
        <w:rPr>
          <w:rFonts w:cstheme="minorHAnsi"/>
          <w:i/>
          <w:lang w:val="en-US"/>
          <w:rPrChange w:id="1290" w:author="Max Lindmark" w:date="2019-09-24T15:41:00Z">
            <w:rPr>
              <w:rFonts w:cstheme="minorHAnsi"/>
              <w:i/>
            </w:rPr>
          </w:rPrChange>
        </w:rPr>
      </w:pPr>
    </w:p>
    <w:p w14:paraId="7472F833" w14:textId="77777777" w:rsidR="00FB79A1" w:rsidRPr="00364D0F" w:rsidRDefault="00FB79A1" w:rsidP="00DF4765">
      <w:pPr>
        <w:spacing w:line="480" w:lineRule="auto"/>
        <w:contextualSpacing/>
        <w:jc w:val="both"/>
        <w:rPr>
          <w:rFonts w:cstheme="minorHAnsi"/>
          <w:i/>
          <w:lang w:val="en-US"/>
          <w:rPrChange w:id="1291" w:author="Max Lindmark" w:date="2019-09-24T15:41:00Z">
            <w:rPr>
              <w:rFonts w:cstheme="minorHAnsi"/>
              <w:i/>
            </w:rPr>
          </w:rPrChange>
        </w:rPr>
      </w:pPr>
    </w:p>
    <w:p w14:paraId="4D9C2D2E" w14:textId="553A6D49" w:rsidR="00903AFD" w:rsidRPr="0072366C" w:rsidRDefault="002E2949" w:rsidP="00B51857">
      <w:pPr>
        <w:spacing w:line="480" w:lineRule="auto"/>
        <w:contextualSpacing/>
        <w:jc w:val="center"/>
        <w:rPr>
          <w:rFonts w:cstheme="minorHAnsi"/>
        </w:rPr>
      </w:pPr>
      <w:r>
        <w:rPr>
          <w:rFonts w:cstheme="minorHAnsi"/>
          <w:noProof/>
          <w:lang w:val="en-US"/>
        </w:rPr>
        <w:lastRenderedPageBreak/>
        <w:drawing>
          <wp:inline distT="0" distB="0" distL="0" distR="0" wp14:anchorId="6E761431" wp14:editId="5C858580">
            <wp:extent cx="5677535" cy="4614185"/>
            <wp:effectExtent l="0" t="0" r="0" b="0"/>
            <wp:docPr id="8" name="Picture 8" descr="C:\R_STUDIO_PROJECTS\temperature-optimum\figs\growth_scatter_pf.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_STUDIO_PROJECTS\temperature-optimum\figs\growth_scatter_pf.tif"/>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 t="9275" r="946" b="10222"/>
                    <a:stretch/>
                  </pic:blipFill>
                  <pic:spPr bwMode="auto">
                    <a:xfrm>
                      <a:off x="0" y="0"/>
                      <a:ext cx="5677916" cy="4614495"/>
                    </a:xfrm>
                    <a:prstGeom prst="rect">
                      <a:avLst/>
                    </a:prstGeom>
                    <a:noFill/>
                    <a:ln>
                      <a:noFill/>
                    </a:ln>
                    <a:extLst>
                      <a:ext uri="{53640926-AAD7-44D8-BBD7-CCE9431645EC}">
                        <a14:shadowObscured xmlns:a14="http://schemas.microsoft.com/office/drawing/2010/main"/>
                      </a:ext>
                    </a:extLst>
                  </pic:spPr>
                </pic:pic>
              </a:graphicData>
            </a:graphic>
          </wp:inline>
        </w:drawing>
      </w:r>
    </w:p>
    <w:p w14:paraId="022B19D1" w14:textId="080F4C01" w:rsidR="00903AFD" w:rsidRPr="00364D0F" w:rsidRDefault="00903AFD" w:rsidP="00F53EDC">
      <w:pPr>
        <w:spacing w:line="480" w:lineRule="auto"/>
        <w:contextualSpacing/>
        <w:jc w:val="both"/>
        <w:rPr>
          <w:rFonts w:cstheme="minorHAnsi"/>
          <w:i/>
          <w:lang w:val="en-US"/>
          <w:rPrChange w:id="1292" w:author="Max Lindmark" w:date="2019-09-24T15:41:00Z">
            <w:rPr>
              <w:rFonts w:cstheme="minorHAnsi"/>
              <w:i/>
            </w:rPr>
          </w:rPrChange>
        </w:rPr>
      </w:pPr>
      <w:r w:rsidRPr="00364D0F">
        <w:rPr>
          <w:rFonts w:cstheme="minorHAnsi"/>
          <w:lang w:val="en-US"/>
          <w:rPrChange w:id="1293" w:author="Max Lindmark" w:date="2019-09-24T15:41:00Z">
            <w:rPr>
              <w:rFonts w:cstheme="minorHAnsi"/>
            </w:rPr>
          </w:rPrChange>
        </w:rPr>
        <w:t xml:space="preserve">Fig. </w:t>
      </w:r>
      <w:r w:rsidR="00835AEE" w:rsidRPr="00364D0F">
        <w:rPr>
          <w:rFonts w:cstheme="minorHAnsi"/>
          <w:lang w:val="en-US"/>
          <w:rPrChange w:id="1294" w:author="Max Lindmark" w:date="2019-09-24T15:41:00Z">
            <w:rPr>
              <w:rFonts w:cstheme="minorHAnsi"/>
            </w:rPr>
          </w:rPrChange>
        </w:rPr>
        <w:t>4</w:t>
      </w:r>
      <w:r w:rsidRPr="00364D0F">
        <w:rPr>
          <w:rFonts w:cstheme="minorHAnsi"/>
          <w:lang w:val="en-US"/>
          <w:rPrChange w:id="1295" w:author="Max Lindmark" w:date="2019-09-24T15:41:00Z">
            <w:rPr>
              <w:rFonts w:cstheme="minorHAnsi"/>
            </w:rPr>
          </w:rPrChange>
        </w:rPr>
        <w:t xml:space="preserve">. </w:t>
      </w:r>
      <w:r w:rsidRPr="00364D0F">
        <w:rPr>
          <w:rFonts w:cstheme="minorHAnsi"/>
          <w:i/>
          <w:lang w:val="en-US"/>
          <w:rPrChange w:id="1296" w:author="Max Lindmark" w:date="2019-09-24T15:41:00Z">
            <w:rPr>
              <w:rFonts w:cstheme="minorHAnsi"/>
              <w:i/>
            </w:rPr>
          </w:rPrChange>
        </w:rPr>
        <w:t xml:space="preserve">Optimum temperature </w:t>
      </w:r>
      <w:r w:rsidR="00AD27B6" w:rsidRPr="00364D0F">
        <w:rPr>
          <w:rFonts w:cstheme="minorHAnsi"/>
          <w:i/>
          <w:lang w:val="en-US"/>
          <w:rPrChange w:id="1297" w:author="Max Lindmark" w:date="2019-09-24T15:41:00Z">
            <w:rPr>
              <w:rFonts w:cstheme="minorHAnsi"/>
              <w:i/>
            </w:rPr>
          </w:rPrChange>
        </w:rPr>
        <w:t xml:space="preserve">for growth </w:t>
      </w:r>
      <w:r w:rsidRPr="00364D0F">
        <w:rPr>
          <w:rFonts w:cstheme="minorHAnsi"/>
          <w:i/>
          <w:lang w:val="en-US"/>
          <w:rPrChange w:id="1298" w:author="Max Lindmark" w:date="2019-09-24T15:41:00Z">
            <w:rPr>
              <w:rFonts w:cstheme="minorHAnsi"/>
              <w:i/>
            </w:rPr>
          </w:rPrChange>
        </w:rPr>
        <w:t xml:space="preserve">declines with body size. </w:t>
      </w:r>
      <w:r w:rsidR="00F05532" w:rsidRPr="00364D0F">
        <w:rPr>
          <w:rFonts w:cstheme="minorHAnsi"/>
          <w:i/>
          <w:lang w:val="en-US"/>
          <w:rPrChange w:id="1299" w:author="Max Lindmark" w:date="2019-09-24T15:41:00Z">
            <w:rPr>
              <w:rFonts w:cstheme="minorHAnsi"/>
              <w:i/>
            </w:rPr>
          </w:rPrChange>
        </w:rPr>
        <w:t>Environment-normalized</w:t>
      </w:r>
      <w:r w:rsidR="00040DE3" w:rsidRPr="00364D0F">
        <w:rPr>
          <w:rFonts w:cstheme="minorHAnsi"/>
          <w:i/>
          <w:lang w:val="en-US"/>
          <w:rPrChange w:id="1300" w:author="Max Lindmark" w:date="2019-09-24T15:41:00Z">
            <w:rPr>
              <w:rFonts w:cstheme="minorHAnsi"/>
              <w:i/>
            </w:rPr>
          </w:rPrChange>
        </w:rPr>
        <w:t xml:space="preserve"> </w:t>
      </w:r>
      <w:r w:rsidRPr="00364D0F">
        <w:rPr>
          <w:rFonts w:cstheme="minorHAnsi"/>
          <w:i/>
          <w:lang w:val="en-US"/>
          <w:rPrChange w:id="1301" w:author="Max Lindmark" w:date="2019-09-24T15:41:00Z">
            <w:rPr>
              <w:rFonts w:cstheme="minorHAnsi"/>
              <w:i/>
            </w:rPr>
          </w:rPrChange>
        </w:rPr>
        <w:t>optimum temperature</w:t>
      </w:r>
      <w:r w:rsidR="002A3404" w:rsidRPr="00364D0F">
        <w:rPr>
          <w:rFonts w:cstheme="minorHAnsi"/>
          <w:i/>
          <w:lang w:val="en-US"/>
          <w:rPrChange w:id="1302" w:author="Max Lindmark" w:date="2019-09-24T15:41:00Z">
            <w:rPr>
              <w:rFonts w:cstheme="minorHAnsi"/>
              <w:i/>
            </w:rPr>
          </w:rPrChange>
        </w:rPr>
        <w:t xml:space="preserve"> </w:t>
      </w:r>
      <w:r w:rsidR="00F05532" w:rsidRPr="00364D0F">
        <w:rPr>
          <w:rFonts w:cstheme="minorHAnsi"/>
          <w:i/>
          <w:lang w:val="en-US"/>
          <w:rPrChange w:id="1303" w:author="Max Lindmark" w:date="2019-09-24T15:41:00Z">
            <w:rPr>
              <w:rFonts w:cstheme="minorHAnsi"/>
              <w:i/>
            </w:rPr>
          </w:rPrChange>
        </w:rPr>
        <w:t xml:space="preserve">within species </w:t>
      </w:r>
      <w:r w:rsidR="002A3404" w:rsidRPr="00364D0F">
        <w:rPr>
          <w:rFonts w:cstheme="minorHAnsi"/>
          <w:i/>
          <w:lang w:val="en-US"/>
          <w:rPrChange w:id="1304" w:author="Max Lindmark" w:date="2019-09-24T15:41:00Z">
            <w:rPr>
              <w:rFonts w:cstheme="minorHAnsi"/>
              <w:i/>
            </w:rPr>
          </w:rPrChange>
        </w:rPr>
        <w:t>(</w:t>
      </w:r>
      <m:oMath>
        <m:r>
          <w:rPr>
            <w:rFonts w:ascii="Cambria Math" w:hAnsi="Cambria Math" w:cstheme="minorHAnsi"/>
            <w:lang w:val="en-US"/>
            <w:rPrChange w:id="1305" w:author="Max Lindmark" w:date="2019-09-24T15:41:00Z">
              <w:rPr>
                <w:rFonts w:ascii="Cambria Math" w:hAnsi="Cambria Math" w:cstheme="minorHAnsi"/>
              </w:rPr>
            </w:rPrChange>
          </w:rPr>
          <m:t>℃</m:t>
        </m:r>
      </m:oMath>
      <w:r w:rsidR="002A3404" w:rsidRPr="00364D0F">
        <w:rPr>
          <w:rFonts w:cstheme="minorHAnsi"/>
          <w:i/>
          <w:lang w:val="en-US"/>
          <w:rPrChange w:id="1306" w:author="Max Lindmark" w:date="2019-09-24T15:41:00Z">
            <w:rPr>
              <w:rFonts w:cstheme="minorHAnsi"/>
              <w:i/>
            </w:rPr>
          </w:rPrChange>
        </w:rPr>
        <w:t>)</w:t>
      </w:r>
      <w:r w:rsidRPr="00364D0F">
        <w:rPr>
          <w:rFonts w:cstheme="minorHAnsi"/>
          <w:i/>
          <w:lang w:val="en-US"/>
          <w:rPrChange w:id="1307" w:author="Max Lindmark" w:date="2019-09-24T15:41:00Z">
            <w:rPr>
              <w:rFonts w:cstheme="minorHAnsi"/>
              <w:i/>
            </w:rPr>
          </w:rPrChange>
        </w:rPr>
        <w:t xml:space="preserve"> </w:t>
      </w:r>
      <w:r w:rsidR="00F05532" w:rsidRPr="00364D0F">
        <w:rPr>
          <w:rFonts w:cstheme="minorHAnsi"/>
          <w:i/>
          <w:lang w:val="en-US"/>
          <w:rPrChange w:id="1308" w:author="Max Lindmark" w:date="2019-09-24T15:41:00Z">
            <w:rPr>
              <w:rFonts w:cstheme="minorHAnsi"/>
              <w:i/>
            </w:rPr>
          </w:rPrChange>
        </w:rPr>
        <w:t>as a function of</w:t>
      </w:r>
      <w:r w:rsidRPr="00364D0F">
        <w:rPr>
          <w:rFonts w:cstheme="minorHAnsi"/>
          <w:i/>
          <w:lang w:val="en-US"/>
          <w:rPrChange w:id="1309" w:author="Max Lindmark" w:date="2019-09-24T15:41:00Z">
            <w:rPr>
              <w:rFonts w:cstheme="minorHAnsi"/>
              <w:i/>
            </w:rPr>
          </w:rPrChange>
        </w:rPr>
        <w:t xml:space="preserve"> log</w:t>
      </w:r>
      <w:r w:rsidRPr="00364D0F">
        <w:rPr>
          <w:rFonts w:cstheme="minorHAnsi"/>
          <w:i/>
          <w:vertAlign w:val="subscript"/>
          <w:lang w:val="en-US"/>
          <w:rPrChange w:id="1310" w:author="Max Lindmark" w:date="2019-09-24T15:41:00Z">
            <w:rPr>
              <w:rFonts w:cstheme="minorHAnsi"/>
              <w:i/>
              <w:vertAlign w:val="subscript"/>
            </w:rPr>
          </w:rPrChange>
        </w:rPr>
        <w:t>10</w:t>
      </w:r>
      <w:r w:rsidR="00C143B0" w:rsidRPr="00364D0F">
        <w:rPr>
          <w:rFonts w:cstheme="minorHAnsi"/>
          <w:i/>
          <w:lang w:val="en-US"/>
          <w:rPrChange w:id="1311" w:author="Max Lindmark" w:date="2019-09-24T15:41:00Z">
            <w:rPr>
              <w:rFonts w:cstheme="minorHAnsi"/>
              <w:i/>
            </w:rPr>
          </w:rPrChange>
        </w:rPr>
        <w:t xml:space="preserve">(body mass). </w:t>
      </w:r>
      <w:r w:rsidR="00DD562F" w:rsidRPr="00364D0F">
        <w:rPr>
          <w:rFonts w:cstheme="minorHAnsi"/>
          <w:i/>
          <w:lang w:val="en-US"/>
          <w:rPrChange w:id="1312" w:author="Max Lindmark" w:date="2019-09-24T15:41:00Z">
            <w:rPr>
              <w:rFonts w:cstheme="minorHAnsi"/>
              <w:i/>
            </w:rPr>
          </w:rPrChange>
        </w:rPr>
        <w:t>Probability bands based on draws from posterior fits</w:t>
      </w:r>
      <w:r w:rsidR="00AA5462" w:rsidRPr="00364D0F">
        <w:rPr>
          <w:rFonts w:cstheme="minorHAnsi"/>
          <w:i/>
          <w:lang w:val="en-US"/>
          <w:rPrChange w:id="1313" w:author="Max Lindmark" w:date="2019-09-24T15:41:00Z">
            <w:rPr>
              <w:rFonts w:cstheme="minorHAnsi"/>
              <w:i/>
            </w:rPr>
          </w:rPrChange>
        </w:rPr>
        <w:t xml:space="preserve"> given no group-level effects</w:t>
      </w:r>
      <w:r w:rsidR="00DD562F" w:rsidRPr="00364D0F">
        <w:rPr>
          <w:rFonts w:cstheme="minorHAnsi"/>
          <w:i/>
          <w:lang w:val="en-US"/>
          <w:rPrChange w:id="1314" w:author="Max Lindmark" w:date="2019-09-24T15:41:00Z">
            <w:rPr>
              <w:rFonts w:cstheme="minorHAnsi"/>
              <w:i/>
            </w:rPr>
          </w:rPrChange>
        </w:rPr>
        <w:t>.</w:t>
      </w:r>
      <w:r w:rsidR="00261827" w:rsidRPr="00364D0F">
        <w:rPr>
          <w:rFonts w:cstheme="minorHAnsi"/>
          <w:i/>
          <w:lang w:val="en-US"/>
          <w:rPrChange w:id="1315" w:author="Max Lindmark" w:date="2019-09-24T15:41:00Z">
            <w:rPr>
              <w:rFonts w:cstheme="minorHAnsi"/>
              <w:i/>
            </w:rPr>
          </w:rPrChange>
        </w:rPr>
        <w:t xml:space="preserve"> Regression equation is based on posterior medians for the average effect. </w:t>
      </w:r>
    </w:p>
    <w:p w14:paraId="11814473" w14:textId="77777777" w:rsidR="009457B9" w:rsidRPr="00364D0F" w:rsidRDefault="009457B9" w:rsidP="002A2594">
      <w:pPr>
        <w:spacing w:line="480" w:lineRule="auto"/>
        <w:contextualSpacing/>
        <w:jc w:val="both"/>
        <w:rPr>
          <w:rFonts w:cstheme="minorHAnsi"/>
          <w:b/>
          <w:lang w:val="en-US"/>
          <w:rPrChange w:id="1316" w:author="Max Lindmark" w:date="2019-09-24T15:41:00Z">
            <w:rPr>
              <w:rFonts w:cstheme="minorHAnsi"/>
              <w:b/>
            </w:rPr>
          </w:rPrChange>
        </w:rPr>
      </w:pPr>
    </w:p>
    <w:p w14:paraId="02FC7410" w14:textId="1A12F6CD" w:rsidR="00F53EDC" w:rsidRPr="00364D0F" w:rsidRDefault="00F53EDC" w:rsidP="002A2594">
      <w:pPr>
        <w:spacing w:line="480" w:lineRule="auto"/>
        <w:contextualSpacing/>
        <w:jc w:val="both"/>
        <w:rPr>
          <w:rFonts w:cstheme="minorHAnsi"/>
          <w:b/>
          <w:lang w:val="en-US"/>
          <w:rPrChange w:id="1317" w:author="Max Lindmark" w:date="2019-09-24T15:41:00Z">
            <w:rPr>
              <w:rFonts w:cstheme="minorHAnsi"/>
              <w:b/>
            </w:rPr>
          </w:rPrChange>
        </w:rPr>
      </w:pPr>
      <w:commentRangeStart w:id="1318"/>
      <w:r w:rsidRPr="00364D0F">
        <w:rPr>
          <w:rFonts w:cstheme="minorHAnsi"/>
          <w:b/>
          <w:lang w:val="en-US"/>
          <w:rPrChange w:id="1319" w:author="Max Lindmark" w:date="2019-09-24T15:41:00Z">
            <w:rPr>
              <w:rFonts w:cstheme="minorHAnsi"/>
              <w:b/>
            </w:rPr>
          </w:rPrChange>
        </w:rPr>
        <w:t>Discussion</w:t>
      </w:r>
      <w:commentRangeEnd w:id="1318"/>
      <w:r w:rsidR="005E48A8">
        <w:rPr>
          <w:rStyle w:val="CommentReference"/>
        </w:rPr>
        <w:commentReference w:id="1318"/>
      </w:r>
    </w:p>
    <w:p w14:paraId="77254AC7" w14:textId="3FF57337" w:rsidR="00CB08F3" w:rsidRPr="00364D0F" w:rsidRDefault="00B86388" w:rsidP="000C5410">
      <w:pPr>
        <w:spacing w:line="480" w:lineRule="auto"/>
        <w:contextualSpacing/>
        <w:jc w:val="both"/>
        <w:rPr>
          <w:rFonts w:eastAsiaTheme="minorEastAsia" w:cstheme="minorHAnsi"/>
          <w:lang w:val="en-US"/>
          <w:rPrChange w:id="1320" w:author="Max Lindmark" w:date="2019-09-24T15:41:00Z">
            <w:rPr>
              <w:rFonts w:eastAsiaTheme="minorEastAsia" w:cstheme="minorHAnsi"/>
            </w:rPr>
          </w:rPrChange>
        </w:rPr>
      </w:pPr>
      <w:r w:rsidRPr="00364D0F">
        <w:rPr>
          <w:rFonts w:eastAsiaTheme="minorEastAsia" w:cstheme="minorHAnsi"/>
          <w:lang w:val="en-US"/>
          <w:rPrChange w:id="1321" w:author="Max Lindmark" w:date="2019-09-24T15:41:00Z">
            <w:rPr>
              <w:rFonts w:eastAsiaTheme="minorEastAsia" w:cstheme="minorHAnsi"/>
            </w:rPr>
          </w:rPrChange>
        </w:rPr>
        <w:t>W</w:t>
      </w:r>
      <w:r w:rsidR="00830731" w:rsidRPr="00364D0F">
        <w:rPr>
          <w:rFonts w:eastAsiaTheme="minorEastAsia" w:cstheme="minorHAnsi"/>
          <w:lang w:val="en-US"/>
          <w:rPrChange w:id="1322" w:author="Max Lindmark" w:date="2019-09-24T15:41:00Z">
            <w:rPr>
              <w:rFonts w:eastAsiaTheme="minorEastAsia" w:cstheme="minorHAnsi"/>
            </w:rPr>
          </w:rPrChange>
        </w:rPr>
        <w:t xml:space="preserve">e have shown that temperature affects body growth rates of fishes differently depending on their body mass, </w:t>
      </w:r>
      <w:r w:rsidR="00B30B8D" w:rsidRPr="00364D0F">
        <w:rPr>
          <w:rFonts w:eastAsiaTheme="minorEastAsia" w:cstheme="minorHAnsi"/>
          <w:lang w:val="en-US"/>
          <w:rPrChange w:id="1323" w:author="Max Lindmark" w:date="2019-09-24T15:41:00Z">
            <w:rPr>
              <w:rFonts w:eastAsiaTheme="minorEastAsia" w:cstheme="minorHAnsi"/>
            </w:rPr>
          </w:rPrChange>
        </w:rPr>
        <w:t xml:space="preserve">through 1) small changes in the mass-scaling exponent 2) clear declines in </w:t>
      </w:r>
      <w:r w:rsidR="00830731" w:rsidRPr="00364D0F">
        <w:rPr>
          <w:rFonts w:eastAsiaTheme="minorEastAsia" w:cstheme="minorHAnsi"/>
          <w:lang w:val="en-US"/>
          <w:rPrChange w:id="1324" w:author="Max Lindmark" w:date="2019-09-24T15:41:00Z">
            <w:rPr>
              <w:rFonts w:eastAsiaTheme="minorEastAsia" w:cstheme="minorHAnsi"/>
            </w:rPr>
          </w:rPrChange>
        </w:rPr>
        <w:t xml:space="preserve">optimum </w:t>
      </w:r>
      <w:r w:rsidR="00B30B8D" w:rsidRPr="00364D0F">
        <w:rPr>
          <w:rFonts w:eastAsiaTheme="minorEastAsia" w:cstheme="minorHAnsi"/>
          <w:lang w:val="en-US"/>
          <w:rPrChange w:id="1325" w:author="Max Lindmark" w:date="2019-09-24T15:41:00Z">
            <w:rPr>
              <w:rFonts w:eastAsiaTheme="minorEastAsia" w:cstheme="minorHAnsi"/>
            </w:rPr>
          </w:rPrChange>
        </w:rPr>
        <w:t xml:space="preserve">growth </w:t>
      </w:r>
      <w:r w:rsidR="00830731" w:rsidRPr="00364D0F">
        <w:rPr>
          <w:rFonts w:eastAsiaTheme="minorEastAsia" w:cstheme="minorHAnsi"/>
          <w:lang w:val="en-US"/>
          <w:rPrChange w:id="1326" w:author="Max Lindmark" w:date="2019-09-24T15:41:00Z">
            <w:rPr>
              <w:rFonts w:eastAsiaTheme="minorEastAsia" w:cstheme="minorHAnsi"/>
            </w:rPr>
          </w:rPrChange>
        </w:rPr>
        <w:t>temperature</w:t>
      </w:r>
      <w:r w:rsidR="008D1B2D" w:rsidRPr="00364D0F">
        <w:rPr>
          <w:rFonts w:eastAsiaTheme="minorEastAsia" w:cstheme="minorHAnsi"/>
          <w:lang w:val="en-US"/>
          <w:rPrChange w:id="1327" w:author="Max Lindmark" w:date="2019-09-24T15:41:00Z">
            <w:rPr>
              <w:rFonts w:eastAsiaTheme="minorEastAsia" w:cstheme="minorHAnsi"/>
            </w:rPr>
          </w:rPrChange>
        </w:rPr>
        <w:t>s</w:t>
      </w:r>
      <w:r w:rsidR="00830731" w:rsidRPr="00364D0F">
        <w:rPr>
          <w:rFonts w:eastAsiaTheme="minorEastAsia" w:cstheme="minorHAnsi"/>
          <w:lang w:val="en-US"/>
          <w:rPrChange w:id="1328" w:author="Max Lindmark" w:date="2019-09-24T15:41:00Z">
            <w:rPr>
              <w:rFonts w:eastAsiaTheme="minorEastAsia" w:cstheme="minorHAnsi"/>
            </w:rPr>
          </w:rPrChange>
        </w:rPr>
        <w:t xml:space="preserve"> </w:t>
      </w:r>
      <w:r w:rsidRPr="00364D0F">
        <w:rPr>
          <w:rFonts w:eastAsiaTheme="minorEastAsia" w:cstheme="minorHAnsi"/>
          <w:lang w:val="en-US"/>
          <w:rPrChange w:id="1329" w:author="Max Lindmark" w:date="2019-09-24T15:41:00Z">
            <w:rPr>
              <w:rFonts w:eastAsiaTheme="minorEastAsia" w:cstheme="minorHAnsi"/>
            </w:rPr>
          </w:rPrChange>
        </w:rPr>
        <w:t>with body size</w:t>
      </w:r>
      <w:commentRangeStart w:id="1330"/>
      <w:r w:rsidR="00A17DF8" w:rsidRPr="00364D0F">
        <w:rPr>
          <w:rFonts w:eastAsiaTheme="minorEastAsia" w:cstheme="minorHAnsi"/>
          <w:lang w:val="en-US"/>
          <w:rPrChange w:id="1331" w:author="Max Lindmark" w:date="2019-09-24T15:41:00Z">
            <w:rPr>
              <w:rFonts w:eastAsiaTheme="minorEastAsia" w:cstheme="minorHAnsi"/>
            </w:rPr>
          </w:rPrChange>
        </w:rPr>
        <w:t>.</w:t>
      </w:r>
      <w:r w:rsidR="000C5410" w:rsidRPr="00364D0F">
        <w:rPr>
          <w:rFonts w:eastAsiaTheme="minorEastAsia" w:cstheme="minorHAnsi"/>
          <w:lang w:val="en-US"/>
          <w:rPrChange w:id="1332" w:author="Max Lindmark" w:date="2019-09-24T15:41:00Z">
            <w:rPr>
              <w:rFonts w:eastAsiaTheme="minorEastAsia" w:cstheme="minorHAnsi"/>
            </w:rPr>
          </w:rPrChange>
        </w:rPr>
        <w:t xml:space="preserve"> </w:t>
      </w:r>
      <w:commentRangeEnd w:id="1330"/>
      <w:r w:rsidR="00BC77C8">
        <w:rPr>
          <w:rStyle w:val="CommentReference"/>
        </w:rPr>
        <w:commentReference w:id="1330"/>
      </w:r>
      <w:r w:rsidR="000C5410" w:rsidRPr="00364D0F">
        <w:rPr>
          <w:rFonts w:eastAsiaTheme="minorEastAsia" w:cstheme="minorHAnsi"/>
          <w:lang w:val="en-US"/>
          <w:rPrChange w:id="1333" w:author="Max Lindmark" w:date="2019-09-24T15:41:00Z">
            <w:rPr>
              <w:rFonts w:eastAsiaTheme="minorEastAsia" w:cstheme="minorHAnsi"/>
            </w:rPr>
          </w:rPrChange>
        </w:rPr>
        <w:t xml:space="preserve">These results </w:t>
      </w:r>
      <w:r w:rsidR="00AC57B5" w:rsidRPr="00364D0F">
        <w:rPr>
          <w:rFonts w:eastAsiaTheme="minorEastAsia" w:cstheme="minorHAnsi"/>
          <w:lang w:val="en-US"/>
          <w:rPrChange w:id="1334" w:author="Max Lindmark" w:date="2019-09-24T15:41:00Z">
            <w:rPr>
              <w:rFonts w:eastAsiaTheme="minorEastAsia" w:cstheme="minorHAnsi"/>
            </w:rPr>
          </w:rPrChange>
        </w:rPr>
        <w:t>mean</w:t>
      </w:r>
      <w:r w:rsidR="00010628" w:rsidRPr="00364D0F">
        <w:rPr>
          <w:rFonts w:eastAsiaTheme="minorEastAsia" w:cstheme="minorHAnsi"/>
          <w:lang w:val="en-US"/>
          <w:rPrChange w:id="1335" w:author="Max Lindmark" w:date="2019-09-24T15:41:00Z">
            <w:rPr>
              <w:rFonts w:eastAsiaTheme="minorEastAsia" w:cstheme="minorHAnsi"/>
            </w:rPr>
          </w:rPrChange>
        </w:rPr>
        <w:t xml:space="preserve"> </w:t>
      </w:r>
      <w:r w:rsidR="000C5410" w:rsidRPr="00364D0F">
        <w:rPr>
          <w:rFonts w:eastAsiaTheme="minorEastAsia" w:cstheme="minorHAnsi"/>
          <w:lang w:val="en-US"/>
          <w:rPrChange w:id="1336" w:author="Max Lindmark" w:date="2019-09-24T15:41:00Z">
            <w:rPr>
              <w:rFonts w:eastAsiaTheme="minorEastAsia" w:cstheme="minorHAnsi"/>
            </w:rPr>
          </w:rPrChange>
        </w:rPr>
        <w:t xml:space="preserve">that </w:t>
      </w:r>
      <w:del w:id="1337" w:author="Jan Ohlberger" w:date="2019-09-19T15:58:00Z">
        <w:r w:rsidR="000C5410" w:rsidRPr="00364D0F" w:rsidDel="004D5769">
          <w:rPr>
            <w:rFonts w:eastAsiaTheme="minorEastAsia" w:cstheme="minorHAnsi"/>
            <w:lang w:val="en-US"/>
            <w:rPrChange w:id="1338" w:author="Max Lindmark" w:date="2019-09-24T15:41:00Z">
              <w:rPr>
                <w:rFonts w:eastAsiaTheme="minorEastAsia" w:cstheme="minorHAnsi"/>
              </w:rPr>
            </w:rPrChange>
          </w:rPr>
          <w:delText xml:space="preserve">the </w:delText>
        </w:r>
      </w:del>
      <w:r w:rsidR="00840938" w:rsidRPr="00364D0F">
        <w:rPr>
          <w:rFonts w:eastAsiaTheme="minorEastAsia" w:cstheme="minorHAnsi"/>
          <w:lang w:val="en-US"/>
          <w:rPrChange w:id="1339" w:author="Max Lindmark" w:date="2019-09-24T15:41:00Z">
            <w:rPr>
              <w:rFonts w:eastAsiaTheme="minorEastAsia" w:cstheme="minorHAnsi"/>
            </w:rPr>
          </w:rPrChange>
        </w:rPr>
        <w:t xml:space="preserve">smaller individuals within a population may </w:t>
      </w:r>
      <w:r w:rsidR="006417DC" w:rsidRPr="00364D0F">
        <w:rPr>
          <w:rFonts w:eastAsiaTheme="minorEastAsia" w:cstheme="minorHAnsi"/>
          <w:lang w:val="en-US"/>
          <w:rPrChange w:id="1340" w:author="Max Lindmark" w:date="2019-09-24T15:41:00Z">
            <w:rPr>
              <w:rFonts w:eastAsiaTheme="minorEastAsia" w:cstheme="minorHAnsi"/>
            </w:rPr>
          </w:rPrChange>
        </w:rPr>
        <w:t xml:space="preserve">benefit more in terms of </w:t>
      </w:r>
      <w:r w:rsidR="006F1360" w:rsidRPr="00364D0F">
        <w:rPr>
          <w:rFonts w:eastAsiaTheme="minorEastAsia" w:cstheme="minorHAnsi"/>
          <w:lang w:val="en-US"/>
          <w:rPrChange w:id="1341" w:author="Max Lindmark" w:date="2019-09-24T15:41:00Z">
            <w:rPr>
              <w:rFonts w:eastAsiaTheme="minorEastAsia" w:cstheme="minorHAnsi"/>
            </w:rPr>
          </w:rPrChange>
        </w:rPr>
        <w:t xml:space="preserve">faster growth rates </w:t>
      </w:r>
      <w:r w:rsidR="00CB08F3" w:rsidRPr="00364D0F">
        <w:rPr>
          <w:rFonts w:eastAsiaTheme="minorEastAsia" w:cstheme="minorHAnsi"/>
          <w:lang w:val="en-US"/>
          <w:rPrChange w:id="1342" w:author="Max Lindmark" w:date="2019-09-24T15:41:00Z">
            <w:rPr>
              <w:rFonts w:eastAsiaTheme="minorEastAsia" w:cstheme="minorHAnsi"/>
            </w:rPr>
          </w:rPrChange>
        </w:rPr>
        <w:t>with</w:t>
      </w:r>
      <w:del w:id="1343" w:author="Jan Ohlberger" w:date="2019-09-19T15:59:00Z">
        <w:r w:rsidR="00CB08F3" w:rsidRPr="00364D0F" w:rsidDel="00F1318D">
          <w:rPr>
            <w:rFonts w:eastAsiaTheme="minorEastAsia" w:cstheme="minorHAnsi"/>
            <w:lang w:val="en-US"/>
            <w:rPrChange w:id="1344" w:author="Max Lindmark" w:date="2019-09-24T15:41:00Z">
              <w:rPr>
                <w:rFonts w:eastAsiaTheme="minorEastAsia" w:cstheme="minorHAnsi"/>
              </w:rPr>
            </w:rPrChange>
          </w:rPr>
          <w:delText xml:space="preserve"> warming</w:delText>
        </w:r>
      </w:del>
      <w:r w:rsidR="00E96061" w:rsidRPr="00364D0F">
        <w:rPr>
          <w:rFonts w:eastAsiaTheme="minorEastAsia" w:cstheme="minorHAnsi"/>
          <w:lang w:val="en-US"/>
          <w:rPrChange w:id="1345" w:author="Max Lindmark" w:date="2019-09-24T15:41:00Z">
            <w:rPr>
              <w:rFonts w:eastAsiaTheme="minorEastAsia" w:cstheme="minorHAnsi"/>
            </w:rPr>
          </w:rPrChange>
        </w:rPr>
        <w:t xml:space="preserve">, but this potential to capitalize </w:t>
      </w:r>
      <w:del w:id="1346" w:author="Jan Ohlberger" w:date="2019-09-19T15:58:00Z">
        <w:r w:rsidR="00E96061" w:rsidRPr="00364D0F" w:rsidDel="004D5769">
          <w:rPr>
            <w:rFonts w:eastAsiaTheme="minorEastAsia" w:cstheme="minorHAnsi"/>
            <w:lang w:val="en-US"/>
            <w:rPrChange w:id="1347" w:author="Max Lindmark" w:date="2019-09-24T15:41:00Z">
              <w:rPr>
                <w:rFonts w:eastAsiaTheme="minorEastAsia" w:cstheme="minorHAnsi"/>
              </w:rPr>
            </w:rPrChange>
          </w:rPr>
          <w:delText xml:space="preserve">from </w:delText>
        </w:r>
      </w:del>
      <w:ins w:id="1348" w:author="Jan Ohlberger" w:date="2019-09-19T15:58:00Z">
        <w:r w:rsidR="004D5769" w:rsidRPr="00364D0F">
          <w:rPr>
            <w:rFonts w:eastAsiaTheme="minorEastAsia" w:cstheme="minorHAnsi"/>
            <w:lang w:val="en-US"/>
            <w:rPrChange w:id="1349" w:author="Max Lindmark" w:date="2019-09-24T15:41:00Z">
              <w:rPr>
                <w:rFonts w:eastAsiaTheme="minorEastAsia" w:cstheme="minorHAnsi"/>
              </w:rPr>
            </w:rPrChange>
          </w:rPr>
          <w:t xml:space="preserve">on </w:t>
        </w:r>
      </w:ins>
      <w:r w:rsidR="00E96061" w:rsidRPr="00364D0F">
        <w:rPr>
          <w:rFonts w:eastAsiaTheme="minorEastAsia" w:cstheme="minorHAnsi"/>
          <w:lang w:val="en-US"/>
          <w:rPrChange w:id="1350" w:author="Max Lindmark" w:date="2019-09-24T15:41:00Z">
            <w:rPr>
              <w:rFonts w:eastAsiaTheme="minorEastAsia" w:cstheme="minorHAnsi"/>
            </w:rPr>
          </w:rPrChange>
        </w:rPr>
        <w:t xml:space="preserve">warming </w:t>
      </w:r>
      <w:r w:rsidR="00CB08F3" w:rsidRPr="00364D0F">
        <w:rPr>
          <w:rFonts w:eastAsiaTheme="minorEastAsia" w:cstheme="minorHAnsi"/>
          <w:lang w:val="en-US"/>
          <w:rPrChange w:id="1351" w:author="Max Lindmark" w:date="2019-09-24T15:41:00Z">
            <w:rPr>
              <w:rFonts w:eastAsiaTheme="minorEastAsia" w:cstheme="minorHAnsi"/>
            </w:rPr>
          </w:rPrChange>
        </w:rPr>
        <w:t>declines with body size</w:t>
      </w:r>
      <w:commentRangeStart w:id="1352"/>
      <w:r w:rsidR="00AC57B5" w:rsidRPr="00364D0F">
        <w:rPr>
          <w:rFonts w:eastAsiaTheme="minorEastAsia" w:cstheme="minorHAnsi"/>
          <w:lang w:val="en-US"/>
          <w:rPrChange w:id="1353" w:author="Max Lindmark" w:date="2019-09-24T15:41:00Z">
            <w:rPr>
              <w:rFonts w:eastAsiaTheme="minorEastAsia" w:cstheme="minorHAnsi"/>
            </w:rPr>
          </w:rPrChange>
        </w:rPr>
        <w:t>.</w:t>
      </w:r>
      <w:commentRangeEnd w:id="1352"/>
      <w:r w:rsidR="00F1318D">
        <w:rPr>
          <w:rStyle w:val="CommentReference"/>
        </w:rPr>
        <w:commentReference w:id="1352"/>
      </w:r>
      <w:r w:rsidR="00AC57B5" w:rsidRPr="00364D0F">
        <w:rPr>
          <w:rFonts w:eastAsiaTheme="minorEastAsia" w:cstheme="minorHAnsi"/>
          <w:lang w:val="en-US"/>
          <w:rPrChange w:id="1354" w:author="Max Lindmark" w:date="2019-09-24T15:41:00Z">
            <w:rPr>
              <w:rFonts w:eastAsiaTheme="minorEastAsia" w:cstheme="minorHAnsi"/>
            </w:rPr>
          </w:rPrChange>
        </w:rPr>
        <w:t xml:space="preserve"> </w:t>
      </w:r>
    </w:p>
    <w:p w14:paraId="08D2FE0B" w14:textId="3988629E" w:rsidR="007664CB" w:rsidRPr="00364D0F" w:rsidRDefault="005832FF" w:rsidP="001662D3">
      <w:pPr>
        <w:spacing w:line="480" w:lineRule="auto"/>
        <w:ind w:firstLine="284"/>
        <w:contextualSpacing/>
        <w:jc w:val="both"/>
        <w:rPr>
          <w:rFonts w:eastAsiaTheme="minorEastAsia" w:cstheme="minorHAnsi"/>
          <w:lang w:val="en-US"/>
          <w:rPrChange w:id="1355" w:author="Max Lindmark" w:date="2019-09-24T15:41:00Z">
            <w:rPr>
              <w:rFonts w:eastAsiaTheme="minorEastAsia" w:cstheme="minorHAnsi"/>
            </w:rPr>
          </w:rPrChange>
        </w:rPr>
      </w:pPr>
      <w:r w:rsidRPr="00364D0F">
        <w:rPr>
          <w:rFonts w:eastAsiaTheme="minorEastAsia" w:cstheme="minorHAnsi"/>
          <w:lang w:val="en-US"/>
          <w:rPrChange w:id="1356" w:author="Max Lindmark" w:date="2019-09-24T15:41:00Z">
            <w:rPr>
              <w:rFonts w:eastAsiaTheme="minorEastAsia" w:cstheme="minorHAnsi"/>
            </w:rPr>
          </w:rPrChange>
        </w:rPr>
        <w:t xml:space="preserve">The empirical observation that higher temperatures lead to </w:t>
      </w:r>
      <w:r w:rsidR="00D73300" w:rsidRPr="00364D0F">
        <w:rPr>
          <w:rFonts w:eastAsiaTheme="minorEastAsia" w:cstheme="minorHAnsi"/>
          <w:lang w:val="en-US"/>
          <w:rPrChange w:id="1357" w:author="Max Lindmark" w:date="2019-09-24T15:41:00Z">
            <w:rPr>
              <w:rFonts w:eastAsiaTheme="minorEastAsia" w:cstheme="minorHAnsi"/>
            </w:rPr>
          </w:rPrChange>
        </w:rPr>
        <w:t xml:space="preserve">faster development and </w:t>
      </w:r>
      <w:r w:rsidRPr="00364D0F">
        <w:rPr>
          <w:rFonts w:eastAsiaTheme="minorEastAsia" w:cstheme="minorHAnsi"/>
          <w:lang w:val="en-US"/>
          <w:rPrChange w:id="1358" w:author="Max Lindmark" w:date="2019-09-24T15:41:00Z">
            <w:rPr>
              <w:rFonts w:eastAsiaTheme="minorEastAsia" w:cstheme="minorHAnsi"/>
            </w:rPr>
          </w:rPrChange>
        </w:rPr>
        <w:t>smaller adult body sizes within species</w:t>
      </w:r>
      <w:r w:rsidR="00400863" w:rsidRPr="00364D0F">
        <w:rPr>
          <w:rFonts w:eastAsiaTheme="minorEastAsia" w:cstheme="minorHAnsi"/>
          <w:lang w:val="en-US"/>
          <w:rPrChange w:id="1359" w:author="Max Lindmark" w:date="2019-09-24T15:41:00Z">
            <w:rPr>
              <w:rFonts w:eastAsiaTheme="minorEastAsia" w:cstheme="minorHAnsi"/>
            </w:rPr>
          </w:rPrChange>
        </w:rPr>
        <w:t xml:space="preserve"> (“temperature-size rule”, TSR)</w:t>
      </w:r>
      <w:r w:rsidRPr="00364D0F">
        <w:rPr>
          <w:rFonts w:eastAsiaTheme="minorEastAsia" w:cstheme="minorHAnsi"/>
          <w:lang w:val="en-US"/>
          <w:rPrChange w:id="1360" w:author="Max Lindmark" w:date="2019-09-24T15:41:00Z">
            <w:rPr>
              <w:rFonts w:eastAsiaTheme="minorEastAsia" w:cstheme="minorHAnsi"/>
            </w:rPr>
          </w:rPrChange>
        </w:rPr>
        <w:t xml:space="preserve"> </w:t>
      </w:r>
      <w:r>
        <w:rPr>
          <w:rFonts w:eastAsiaTheme="minorEastAsia" w:cstheme="minorHAnsi"/>
        </w:rPr>
        <w:fldChar w:fldCharType="begin"/>
      </w:r>
      <w:r w:rsidR="00BD6EA2" w:rsidRPr="00364D0F">
        <w:rPr>
          <w:rFonts w:eastAsiaTheme="minorEastAsia" w:cstheme="minorHAnsi"/>
          <w:lang w:val="en-US"/>
          <w:rPrChange w:id="1361" w:author="Max Lindmark" w:date="2019-09-24T15:41:00Z">
            <w:rPr>
              <w:rFonts w:eastAsiaTheme="minorEastAsia" w:cstheme="minorHAnsi"/>
            </w:rPr>
          </w:rPrChange>
        </w:rPr>
        <w:instrText xml:space="preserve"> ADDIN ZOTERO_ITEM CSL_CITATION {"citationID":"sbOAqa9a","properties":{"formattedCitation":"(Atkinson 1994; Daufresne {\\i{}et al.} 2009)","plainCitation":"(Atkinson 1994; Daufresne et al. 2009)","noteIndex":0},"citationItems":[{"id":1564,"uris":["http://zotero.org/users/local/FTg3Qpza/items/RAL83LAC"],"uri":["http://zotero.org/users/local/FTg3Qpza/items/RAL83LAC"],"itemData":{"id":1564,"type":"chapter","title":"Temperature and Organism Size—A Biological Law for Ectotherms?","container-title":"Advances in Ecological Research","publisher":"Elsevier","page":"1-58","volume":"25","source":"Crossref","URL":"https://linkinghub.elsevier.com/retrieve/pii/S0065250408602123","ISBN":"978-0-12-013925-5","note":"DOI: 10.1016/S0065-2504(08)60212-3","language":"en","author":[{"family":"Atkinson","given":"D."}],"issued":{"date-parts":[["1994"]]},"accessed":{"date-parts":[["2019",7,9]]}}},{"id":273,"uris":["http://zotero.org/users/local/FTg3Qpza/items/BYIQJ2UA"],"uri":["http://zotero.org/users/local/FTg3Qpza/items/BYIQJ2UA"],"itemData":{"id":273,"type":"article-journal","title":"Global warming benefits the small in aquatic ecosystems","container-title":"Proceedings of the National Academy of Sciences, USA","page":"12788–12793","volume":"106","issue":"31","abstract":"Understanding the ecological impacts of climate change is a crucial challenge of the twenty-first century. There is a clear lack of general rules regarding the impacts of global warming on biota. Here, we present a metaanalysis of the effect of climate change on body size of ectothermic aquatic organisms (bacteria, phyto- and zooplankton, and fish) from the community to the individual level. Using long-term surveys, experimental data and published results, we show a significant increase in the proportion of small-sized species and young age classes and a decrease in size-at-age. These results are in accordance with the ecological rules dealing with the temperature-size relationships (i.e., Bergmann's rule, James' rule and Temperature-Size Rule). Our study provides evidence that reduced body size is the third universal ecological response to global warming in aquatic systems besides the shift of species ranges toward higher altitudes and latitudes and the seasonal shifts in life cycle events.","DOI":"10.1073/pnas.0902080106","note":"PMID: 19620720","author":[{"family":"Daufresne","given":"M"},{"family":"Lengfellner","given":"K"},{"family":"Sommer","given":"U"}],"issued":{"date-parts":[["2009"]]}}}],"schema":"https://github.com/citation-style-language/schema/raw/master/csl-citation.json"} </w:instrText>
      </w:r>
      <w:r>
        <w:rPr>
          <w:rFonts w:eastAsiaTheme="minorEastAsia" w:cstheme="minorHAnsi"/>
        </w:rPr>
        <w:fldChar w:fldCharType="separate"/>
      </w:r>
      <w:r w:rsidR="00BD6EA2" w:rsidRPr="00364D0F">
        <w:rPr>
          <w:rFonts w:ascii="Times New Roman" w:hAnsi="Times New Roman" w:cs="Times New Roman"/>
          <w:lang w:val="en-US"/>
          <w:rPrChange w:id="1362" w:author="Max Lindmark" w:date="2019-09-24T15:41:00Z">
            <w:rPr>
              <w:rFonts w:ascii="Times New Roman" w:hAnsi="Times New Roman" w:cs="Times New Roman"/>
            </w:rPr>
          </w:rPrChange>
        </w:rPr>
        <w:t xml:space="preserve">(Atkinson 1994; Daufresne </w:t>
      </w:r>
      <w:r w:rsidR="00BD6EA2" w:rsidRPr="00364D0F">
        <w:rPr>
          <w:rFonts w:ascii="Times New Roman" w:hAnsi="Times New Roman" w:cs="Times New Roman"/>
          <w:i/>
          <w:iCs/>
          <w:lang w:val="en-US"/>
          <w:rPrChange w:id="1363" w:author="Max Lindmark" w:date="2019-09-24T15:41:00Z">
            <w:rPr>
              <w:rFonts w:ascii="Times New Roman" w:hAnsi="Times New Roman" w:cs="Times New Roman"/>
              <w:i/>
              <w:iCs/>
            </w:rPr>
          </w:rPrChange>
        </w:rPr>
        <w:t>et al.</w:t>
      </w:r>
      <w:r w:rsidR="00BD6EA2" w:rsidRPr="00364D0F">
        <w:rPr>
          <w:rFonts w:ascii="Times New Roman" w:hAnsi="Times New Roman" w:cs="Times New Roman"/>
          <w:lang w:val="en-US"/>
          <w:rPrChange w:id="1364" w:author="Max Lindmark" w:date="2019-09-24T15:41:00Z">
            <w:rPr>
              <w:rFonts w:ascii="Times New Roman" w:hAnsi="Times New Roman" w:cs="Times New Roman"/>
            </w:rPr>
          </w:rPrChange>
        </w:rPr>
        <w:t xml:space="preserve"> 2009)</w:t>
      </w:r>
      <w:r>
        <w:rPr>
          <w:rFonts w:eastAsiaTheme="minorEastAsia" w:cstheme="minorHAnsi"/>
        </w:rPr>
        <w:fldChar w:fldCharType="end"/>
      </w:r>
      <w:r w:rsidRPr="00364D0F">
        <w:rPr>
          <w:rFonts w:eastAsiaTheme="minorEastAsia" w:cstheme="minorHAnsi"/>
          <w:lang w:val="en-US"/>
          <w:rPrChange w:id="1365" w:author="Max Lindmark" w:date="2019-09-24T15:41:00Z">
            <w:rPr>
              <w:rFonts w:eastAsiaTheme="minorEastAsia" w:cstheme="minorHAnsi"/>
            </w:rPr>
          </w:rPrChange>
        </w:rPr>
        <w:t xml:space="preserve">, has </w:t>
      </w:r>
      <w:r w:rsidRPr="00364D0F">
        <w:rPr>
          <w:rFonts w:eastAsiaTheme="minorEastAsia" w:cstheme="minorHAnsi"/>
          <w:lang w:val="en-US"/>
          <w:rPrChange w:id="1366" w:author="Max Lindmark" w:date="2019-09-24T15:41:00Z">
            <w:rPr>
              <w:rFonts w:eastAsiaTheme="minorEastAsia" w:cstheme="minorHAnsi"/>
            </w:rPr>
          </w:rPrChange>
        </w:rPr>
        <w:lastRenderedPageBreak/>
        <w:t xml:space="preserve">fueled research into climate-driven changes </w:t>
      </w:r>
      <w:r w:rsidR="004633DE" w:rsidRPr="00364D0F">
        <w:rPr>
          <w:rFonts w:eastAsiaTheme="minorEastAsia" w:cstheme="minorHAnsi"/>
          <w:lang w:val="en-US"/>
          <w:rPrChange w:id="1367" w:author="Max Lindmark" w:date="2019-09-24T15:41:00Z">
            <w:rPr>
              <w:rFonts w:eastAsiaTheme="minorEastAsia" w:cstheme="minorHAnsi"/>
            </w:rPr>
          </w:rPrChange>
        </w:rPr>
        <w:t>in growth trajectories of also fish</w:t>
      </w:r>
      <w:r w:rsidR="00A951F0" w:rsidRPr="00364D0F">
        <w:rPr>
          <w:rFonts w:eastAsiaTheme="minorEastAsia" w:cstheme="minorHAnsi"/>
          <w:lang w:val="en-US"/>
          <w:rPrChange w:id="1368" w:author="Max Lindmark" w:date="2019-09-24T15:41:00Z">
            <w:rPr>
              <w:rFonts w:eastAsiaTheme="minorEastAsia" w:cstheme="minorHAnsi"/>
            </w:rPr>
          </w:rPrChange>
        </w:rPr>
        <w:t xml:space="preserve"> - e</w:t>
      </w:r>
      <w:r w:rsidR="00DD541B" w:rsidRPr="00364D0F">
        <w:rPr>
          <w:rFonts w:eastAsiaTheme="minorEastAsia" w:cstheme="minorHAnsi"/>
          <w:lang w:val="en-US"/>
          <w:rPrChange w:id="1369" w:author="Max Lindmark" w:date="2019-09-24T15:41:00Z">
            <w:rPr>
              <w:rFonts w:eastAsiaTheme="minorEastAsia" w:cstheme="minorHAnsi"/>
            </w:rPr>
          </w:rPrChange>
        </w:rPr>
        <w:t>specially since TSR-effects are predicted to</w:t>
      </w:r>
      <w:r w:rsidR="007D4D51" w:rsidRPr="00364D0F">
        <w:rPr>
          <w:rFonts w:eastAsiaTheme="minorEastAsia" w:cstheme="minorHAnsi"/>
          <w:lang w:val="en-US"/>
          <w:rPrChange w:id="1370" w:author="Max Lindmark" w:date="2019-09-24T15:41:00Z">
            <w:rPr>
              <w:rFonts w:eastAsiaTheme="minorEastAsia" w:cstheme="minorHAnsi"/>
            </w:rPr>
          </w:rPrChange>
        </w:rPr>
        <w:t xml:space="preserve"> be stronger in aquatic systems </w:t>
      </w:r>
      <w:r w:rsidR="007D4D51">
        <w:rPr>
          <w:rFonts w:eastAsiaTheme="minorEastAsia" w:cstheme="minorHAnsi"/>
        </w:rPr>
        <w:fldChar w:fldCharType="begin"/>
      </w:r>
      <w:r w:rsidR="007D4D51" w:rsidRPr="00364D0F">
        <w:rPr>
          <w:rFonts w:eastAsiaTheme="minorEastAsia" w:cstheme="minorHAnsi"/>
          <w:lang w:val="en-US"/>
          <w:rPrChange w:id="1371" w:author="Max Lindmark" w:date="2019-09-24T15:41:00Z">
            <w:rPr>
              <w:rFonts w:eastAsiaTheme="minorEastAsia" w:cstheme="minorHAnsi"/>
            </w:rPr>
          </w:rPrChange>
        </w:rPr>
        <w:instrText xml:space="preserve"> ADDIN ZOTERO_ITEM CSL_CITATION {"citationID":"c3XBGykn","prop</w:instrText>
      </w:r>
      <w:r w:rsidR="007D4D51">
        <w:rPr>
          <w:rFonts w:eastAsiaTheme="minorEastAsia" w:cstheme="minorHAnsi"/>
        </w:rPr>
        <w:instrText>erties":{"formattedCitation":"(Forster {\\i{}et al.} 2012; Horne {\\i{}et al.} 2015)","plainCitation":"(Forster et al. 2012; Horne et al. 2015)","noteIndex":0},"citationItems":[{"id":3,"uris":["http://zotero.org/users/local/FTg3Qpza/items/4RD47BDW"],"uri":["http://zotero.org/users/local/FTg3Qpza/items/4RD47BDW"],"itemData":{"id":3,"type":"article-journal","title":"Warming-induced reductions in body size are greater in aquatic than terrestrial species","page":"19310–19314","volume":"109","issue":"47","source":"Zotero","author":[{"family":"Forster","given":"Jack"},{"family":"Hirst","given":"Andrew G"},{"family":"Atkinson","given":"David"}],"issued":{"date-parts":[["2012"]]}}},{"id":1080,"uris":["http://zotero.org/users/local/FTg3Qpza/items/PDRYQAXM"],"uri":["http://zotero.org/users/local/FTg3Qpza/items/PDRYQAXM"],"itemData":{"id":1080,"type":"article-journal","title":"Temperature-size responses match latitudinal-size clines in arthropods, revealing critical differences between aquatic and terrestrial species","container-tit</w:instrText>
      </w:r>
      <w:r w:rsidR="007D4D51" w:rsidRPr="0093588F">
        <w:rPr>
          <w:rFonts w:eastAsiaTheme="minorEastAsia" w:cstheme="minorHAnsi"/>
          <w:lang w:val="en-US"/>
        </w:rPr>
        <w:instrText>le":"Ecology Letters","page":"327-335","volume":"18","issue":"4","source":"CrossRef","abstract":"Two major intraspeci</w:instrText>
      </w:r>
      <w:r w:rsidR="007D4D51">
        <w:rPr>
          <w:rFonts w:eastAsiaTheme="minorEastAsia" w:cstheme="minorHAnsi"/>
        </w:rPr>
        <w:instrText>ﬁ</w:instrText>
      </w:r>
      <w:r w:rsidR="007D4D51" w:rsidRPr="0093588F">
        <w:rPr>
          <w:rFonts w:eastAsiaTheme="minorEastAsia" w:cstheme="minorHAnsi"/>
          <w:lang w:val="en-US"/>
        </w:rPr>
        <w:instrText xml:space="preserve">c patterns of adult size variation are plastic temperature-size (T-S) responses and latitude-size (L-S) clines. Yet, the degree to which these co-vary and share explanatory mechanisms has not been systematically evaluated. We present the largest quantitative comparison of these gradients to date, and </w:instrText>
      </w:r>
      <w:r w:rsidR="007D4D51">
        <w:rPr>
          <w:rFonts w:eastAsiaTheme="minorEastAsia" w:cstheme="minorHAnsi"/>
        </w:rPr>
        <w:instrText>ﬁ</w:instrText>
      </w:r>
      <w:r w:rsidR="007D4D51" w:rsidRPr="0093588F">
        <w:rPr>
          <w:rFonts w:eastAsiaTheme="minorEastAsia" w:cstheme="minorHAnsi"/>
          <w:lang w:val="en-US"/>
        </w:rPr>
        <w:instrText xml:space="preserve">nd that their direction and magnitude co-vary among 12 arthropod orders (r2 = 0.72). Body size in aquatic species generally reduces with both warming and decreasing latitude, whereas terrestrial species have much reduced and even opposite gradients. These patterns support the prediction that oxygen limitation is a major controlling factor in water, but not in air. Furthermore, voltinism explains much of the variation in T-S and L-S patterns in terrestrial but not aquatic species. While body size decreases with warming and with decreasing latitude in multivoltine terrestrial arthropods, size increases on average in univoltine species, consistent with predictions from size vs. season-length trade-offs.","DOI":"10.1111/ele.12413","ISSN":"1461023X","language":"en","author":[{"family":"Horne","given":"Curtis R."},{"family":"Hirst","given":"Andrew. G."},{"family":"Atkinson","given":"David"}],"editor":[{"family":"Enquist","given":"Brian"}],"issued":{"date-parts":[["2015",4]]}}}],"schema":"https://github.com/citation-style-language/schema/raw/master/csl-citation.json"} </w:instrText>
      </w:r>
      <w:r w:rsidR="007D4D51">
        <w:rPr>
          <w:rFonts w:eastAsiaTheme="minorEastAsia" w:cstheme="minorHAnsi"/>
        </w:rPr>
        <w:fldChar w:fldCharType="separate"/>
      </w:r>
      <w:r w:rsidR="007D4D51" w:rsidRPr="0093588F">
        <w:rPr>
          <w:rFonts w:ascii="Times New Roman" w:hAnsi="Times New Roman" w:cs="Times New Roman"/>
          <w:lang w:val="en-US"/>
        </w:rPr>
        <w:t xml:space="preserve">(Forster </w:t>
      </w:r>
      <w:r w:rsidR="007D4D51" w:rsidRPr="0093588F">
        <w:rPr>
          <w:rFonts w:ascii="Times New Roman" w:hAnsi="Times New Roman" w:cs="Times New Roman"/>
          <w:i/>
          <w:iCs/>
          <w:lang w:val="en-US"/>
        </w:rPr>
        <w:t>et al.</w:t>
      </w:r>
      <w:r w:rsidR="007D4D51" w:rsidRPr="0093588F">
        <w:rPr>
          <w:rFonts w:ascii="Times New Roman" w:hAnsi="Times New Roman" w:cs="Times New Roman"/>
          <w:lang w:val="en-US"/>
        </w:rPr>
        <w:t xml:space="preserve"> 2012; Horne </w:t>
      </w:r>
      <w:r w:rsidR="007D4D51" w:rsidRPr="0093588F">
        <w:rPr>
          <w:rFonts w:ascii="Times New Roman" w:hAnsi="Times New Roman" w:cs="Times New Roman"/>
          <w:i/>
          <w:iCs/>
          <w:lang w:val="en-US"/>
        </w:rPr>
        <w:t>et al.</w:t>
      </w:r>
      <w:r w:rsidR="007D4D51" w:rsidRPr="0093588F">
        <w:rPr>
          <w:rFonts w:ascii="Times New Roman" w:hAnsi="Times New Roman" w:cs="Times New Roman"/>
          <w:lang w:val="en-US"/>
        </w:rPr>
        <w:t xml:space="preserve"> 2015)</w:t>
      </w:r>
      <w:r w:rsidR="007D4D51">
        <w:rPr>
          <w:rFonts w:eastAsiaTheme="minorEastAsia" w:cstheme="minorHAnsi"/>
        </w:rPr>
        <w:fldChar w:fldCharType="end"/>
      </w:r>
      <w:r w:rsidR="006F55E1" w:rsidRPr="0093588F">
        <w:rPr>
          <w:rFonts w:eastAsiaTheme="minorEastAsia" w:cstheme="minorHAnsi"/>
          <w:lang w:val="en-US"/>
        </w:rPr>
        <w:t xml:space="preserve">. </w:t>
      </w:r>
      <w:r w:rsidR="00D54E46" w:rsidRPr="00364D0F">
        <w:rPr>
          <w:rFonts w:eastAsiaTheme="minorEastAsia" w:cstheme="minorHAnsi"/>
          <w:lang w:val="en-US"/>
          <w:rPrChange w:id="1372" w:author="Max Lindmark" w:date="2019-09-24T15:41:00Z">
            <w:rPr>
              <w:rFonts w:eastAsiaTheme="minorEastAsia" w:cstheme="minorHAnsi"/>
            </w:rPr>
          </w:rPrChange>
        </w:rPr>
        <w:t>S</w:t>
      </w:r>
      <w:r w:rsidR="00C52BA2" w:rsidRPr="00364D0F">
        <w:rPr>
          <w:rFonts w:eastAsiaTheme="minorEastAsia" w:cstheme="minorHAnsi"/>
          <w:lang w:val="en-US"/>
          <w:rPrChange w:id="1373" w:author="Max Lindmark" w:date="2019-09-24T15:41:00Z">
            <w:rPr>
              <w:rFonts w:eastAsiaTheme="minorEastAsia" w:cstheme="minorHAnsi"/>
            </w:rPr>
          </w:rPrChange>
        </w:rPr>
        <w:t xml:space="preserve">tudies on </w:t>
      </w:r>
      <w:r w:rsidR="00D90CF8" w:rsidRPr="00364D0F">
        <w:rPr>
          <w:rFonts w:eastAsiaTheme="minorEastAsia" w:cstheme="minorHAnsi"/>
          <w:lang w:val="en-US"/>
          <w:rPrChange w:id="1374" w:author="Max Lindmark" w:date="2019-09-24T15:41:00Z">
            <w:rPr>
              <w:rFonts w:eastAsiaTheme="minorEastAsia" w:cstheme="minorHAnsi"/>
            </w:rPr>
          </w:rPrChange>
        </w:rPr>
        <w:t>changes in individual growth trajectories</w:t>
      </w:r>
      <w:r w:rsidR="00336EDA" w:rsidRPr="00364D0F">
        <w:rPr>
          <w:rFonts w:eastAsiaTheme="minorEastAsia" w:cstheme="minorHAnsi"/>
          <w:lang w:val="en-US"/>
          <w:rPrChange w:id="1375" w:author="Max Lindmark" w:date="2019-09-24T15:41:00Z">
            <w:rPr>
              <w:rFonts w:eastAsiaTheme="minorEastAsia" w:cstheme="minorHAnsi"/>
            </w:rPr>
          </w:rPrChange>
        </w:rPr>
        <w:t xml:space="preserve"> t</w:t>
      </w:r>
      <w:r w:rsidR="00B3678B" w:rsidRPr="00364D0F">
        <w:rPr>
          <w:lang w:val="en-US"/>
          <w:rPrChange w:id="1376" w:author="Max Lindmark" w:date="2019-09-24T15:41:00Z">
            <w:rPr/>
          </w:rPrChange>
        </w:rPr>
        <w:t>ypically utilize time series</w:t>
      </w:r>
      <w:r w:rsidR="00D54E46" w:rsidRPr="00364D0F">
        <w:rPr>
          <w:lang w:val="en-US"/>
          <w:rPrChange w:id="1377" w:author="Max Lindmark" w:date="2019-09-24T15:41:00Z">
            <w:rPr/>
          </w:rPrChange>
        </w:rPr>
        <w:t xml:space="preserve"> of age-at-length or </w:t>
      </w:r>
      <w:r w:rsidR="00B7262C" w:rsidRPr="00364D0F">
        <w:rPr>
          <w:lang w:val="en-US"/>
          <w:rPrChange w:id="1378" w:author="Max Lindmark" w:date="2019-09-24T15:41:00Z">
            <w:rPr/>
          </w:rPrChange>
        </w:rPr>
        <w:t>catch</w:t>
      </w:r>
      <w:r w:rsidR="00D54E46" w:rsidRPr="00364D0F">
        <w:rPr>
          <w:lang w:val="en-US"/>
          <w:rPrChange w:id="1379" w:author="Max Lindmark" w:date="2019-09-24T15:41:00Z">
            <w:rPr/>
          </w:rPrChange>
        </w:rPr>
        <w:t xml:space="preserve"> data </w:t>
      </w:r>
      <w:r w:rsidR="00336EDA">
        <w:rPr>
          <w:rFonts w:eastAsiaTheme="minorEastAsia" w:cstheme="minorHAnsi"/>
        </w:rPr>
        <w:fldChar w:fldCharType="begin"/>
      </w:r>
      <w:r w:rsidR="00D54E46" w:rsidRPr="00364D0F">
        <w:rPr>
          <w:rFonts w:eastAsiaTheme="minorEastAsia" w:cstheme="minorHAnsi"/>
          <w:lang w:val="en-US"/>
          <w:rPrChange w:id="1380" w:author="Max Lindmark" w:date="2019-09-24T15:41:00Z">
            <w:rPr>
              <w:rFonts w:eastAsiaTheme="minorEastAsia" w:cstheme="minorHAnsi"/>
            </w:rPr>
          </w:rPrChange>
        </w:rPr>
        <w:instrText xml:space="preserve"> ADDIN ZOTERO_ITEM CSL_CITATION {"citationID":"TPyzTNWJ","properties":{"formattedCitation":"(Thresher {\\i{}et al.} 2007; Baudron {\\i{}et al.} 2014; van Rijn {\\i{}et al.} 2017; Huss {\\i{}et al.} 2019)","plainCitation":"(Thresher et al. 2007; Baudron et al. 2014; van Rijn et al. 2017; Huss et al. 2019)","noteIndex":0},"citationItems":[{"id":868,"uris":["http://zotero.org/users/local/FTg3Qpza/items/D49QBQJU"],"uri":["http://zotero.org/users/local/FTg3Qpza/items/D49QBQJU"],"itemData":{"id":868,"type":"article-journal","title":"Depth-mediated reversal of the effects of climate change on long-term growth rates of exploited marine fish","container-title":"Proceedings of the National Academy of Sciences, USA","page":"7461–7465","volume":"104","issue":"18","author":[{"family":"Thresher","given":"R E"},{"family":"Koslow","given":"J A"},{"family":"Morison","given":"A K"},{"family":"Smith","given":"D C"}],"issued":{"date-parts":[["2007"]]}}},{"id":150,"uris":["http://zotero.org/users/local/FTg3Qpza/items/576ZCBBY"],"uri":["http://zotero.org/users/local/FTg3Qpza/items/576ZCBBY"],"itemData":{"id":150,"type":"article-journal","title":"Warming temperatures and smaller body sizes: synchronous changes in growth of North Sea fishes","container-title":"Global Change Biology","page":"1023–1031","volume":"20","issue":"4","abstract":"Decreasing body size has been proposed as a univ</w:instrText>
      </w:r>
      <w:r w:rsidR="00D54E46">
        <w:rPr>
          <w:rFonts w:eastAsiaTheme="minorEastAsia" w:cstheme="minorHAnsi"/>
        </w:rPr>
        <w:instrText>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Sea.","DOI":"10.1111/gcb.12514","note":"PMID: 24375891","author":[{"family":"Baudron","given":"A R"},{"family":"Needle","given":"C L"},{"family":"Rijnsdorp","given":"A D"},{"family":"Marshall","given":"C T"}],"issued":{"date-parts":[["2014"]]}}},{"id":1087,"uris":["http://zotero.org/users/local/FTg3Qpza/items/FQKN7VRM"],"uri":["http://zotero.org/users/local/FTg3Qpza/items/FQKN7VRM"],"itemData":{"id":1087,"type":"article-journal","title":"Large but uneven reduction in fish size across species in relation to changing sea temperatures","container-title":"Global Change Biology","page":"3667-3674","volume":"23","issue":"9","source":"CrossRef","abstract":"Ectotherms often attain smaller body sizes when they develop at higher temperatures. This phenomenon, known as the temperature–size rule, has important consequences for global fisheries, whereby ocean warming is predicted to result in smaller fish and reduced biomass. However, the generality of this phenomenon and the mechanisms that drive it in natural populations remain unresolved. In this study, we document the maximal size of 74 fish species along a steep temperature gradient in the Mediterranean Sea and find strong support for the temperature–size rule. Importantly, we additionally find that size reduction in active fish species is dramatically larger than for more sedentary species. As the temperature dependence of oxygen consumption depends on activity levels, these findings are consistent with the hypothesis that oxygen is a limiting factor shaping the temperature–size rule in fishes. These results suggest that ocean warming will result in a sharp, but uneven, reduction in fish size that will cause major shifts in size-dependent interactions. Moreover, warming will have major implications for fisheries as the main species targeted for harvesting will show the most substantial declines in biomass.","DOI":"10.1111/gcb.13688","ISSN":"13541013","language":"en","author":[{"family":"Rijn","given":"Itai","non-dropping-particle":"van"},{"family":"Buba","given":"Yehezkel"},{"family":"DeLong","given":"John"},{"family":"Kiflawi","given":"Moshe"},{"family":"Belmaker","given":"Jonathan"}],"issued":{"date-parts":[["2017",9]]}}},{"id":1537,"uris":["http://zotero.org/users/local/FTg3Qpza/items/3XTZM82V"],"uri":["http://zotero.org/users/local/FTg3Qpza/items/3XTZM82V"],"itemData":{"id":1537,"type":"article-journal","title":"Experimental evidence of gradual size</w:instrText>
      </w:r>
      <w:r w:rsidR="00D54E46">
        <w:rPr>
          <w:rFonts w:ascii="Cambria Math" w:eastAsiaTheme="minorEastAsia" w:hAnsi="Cambria Math" w:cs="Cambria Math"/>
        </w:rPr>
        <w:instrText>‐</w:instrText>
      </w:r>
      <w:r w:rsidR="00D54E46">
        <w:rPr>
          <w:rFonts w:eastAsiaTheme="minorEastAsia" w:cstheme="minorHAnsi"/>
        </w:rPr>
        <w:instrText>dependent shifts in body size and growth of fish in response to warming","container-title":"Global Change Biology","source":"Crossref","abstract":"A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w:instrText>
      </w:r>
      <w:r w:rsidR="00D54E46">
        <w:rPr>
          <w:rFonts w:ascii="Cambria Math" w:eastAsiaTheme="minorEastAsia" w:hAnsi="Cambria Math" w:cs="Cambria Math"/>
        </w:rPr>
        <w:instrText>‐</w:instrText>
      </w:r>
      <w:r w:rsidR="00D54E46">
        <w:rPr>
          <w:rFonts w:eastAsiaTheme="minorEastAsia" w:cstheme="minorHAnsi"/>
        </w:rPr>
        <w:instrText>scale experiments. However, it is unknown if short</w:instrText>
      </w:r>
      <w:r w:rsidR="00D54E46">
        <w:rPr>
          <w:rFonts w:ascii="Cambria Math" w:eastAsiaTheme="minorEastAsia" w:hAnsi="Cambria Math" w:cs="Cambria Math"/>
        </w:rPr>
        <w:instrText>‐</w:instrText>
      </w:r>
      <w:r w:rsidR="00D54E46">
        <w:rPr>
          <w:rFonts w:eastAsiaTheme="minorEastAsia" w:cstheme="minorHAnsi"/>
        </w:rPr>
        <w:instrText>term body size responses are representative of long</w:instrText>
      </w:r>
      <w:r w:rsidR="00D54E46">
        <w:rPr>
          <w:rFonts w:ascii="Cambria Math" w:eastAsiaTheme="minorEastAsia" w:hAnsi="Cambria Math" w:cs="Cambria Math"/>
        </w:rPr>
        <w:instrText>‐</w:instrText>
      </w:r>
      <w:r w:rsidR="00D54E46">
        <w:rPr>
          <w:rFonts w:eastAsiaTheme="minorEastAsia" w:cstheme="minorHAnsi"/>
        </w:rPr>
        <w:instrText>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w:instrText>
      </w:r>
      <w:r w:rsidR="00D54E46">
        <w:rPr>
          <w:rFonts w:ascii="Cambria Math" w:eastAsiaTheme="minorEastAsia" w:hAnsi="Cambria Math" w:cs="Cambria Math"/>
        </w:rPr>
        <w:instrText>‐</w:instrText>
      </w:r>
      <w:r w:rsidR="00D54E46">
        <w:rPr>
          <w:rFonts w:eastAsiaTheme="minorEastAsia" w:cstheme="minorHAnsi"/>
        </w:rPr>
        <w:instrText xml:space="preserve"> and long</w:instrText>
      </w:r>
      <w:r w:rsidR="00D54E46">
        <w:rPr>
          <w:rFonts w:ascii="Cambria Math" w:eastAsiaTheme="minorEastAsia" w:hAnsi="Cambria Math" w:cs="Cambria Math"/>
        </w:rPr>
        <w:instrText>‐</w:instrText>
      </w:r>
      <w:r w:rsidR="00D54E46">
        <w:rPr>
          <w:rFonts w:eastAsiaTheme="minorEastAsia" w:cstheme="minorHAnsi"/>
        </w:rPr>
        <w:instrText>term growth responses differ. We addressed these questions using a unique setup with multidecadal artificial heating of an enclosed coastal bay in the Baltic Sea and an adjacent reference area (both with unexploited populations), using before</w:instrText>
      </w:r>
      <w:r w:rsidR="00D54E46">
        <w:rPr>
          <w:rFonts w:ascii="Cambria Math" w:eastAsiaTheme="minorEastAsia" w:hAnsi="Cambria Math" w:cs="Cambria Math"/>
        </w:rPr>
        <w:instrText>‐</w:instrText>
      </w:r>
      <w:r w:rsidR="00D54E46">
        <w:rPr>
          <w:rFonts w:eastAsiaTheme="minorEastAsia" w:cstheme="minorHAnsi"/>
        </w:rPr>
        <w:instrText>after control</w:instrText>
      </w:r>
      <w:r w:rsidR="00D54E46">
        <w:rPr>
          <w:rFonts w:ascii="Cambria Math" w:eastAsiaTheme="minorEastAsia" w:hAnsi="Cambria Math" w:cs="Cambria Math"/>
        </w:rPr>
        <w:instrText>‐</w:instrText>
      </w:r>
      <w:r w:rsidR="00D54E46">
        <w:rPr>
          <w:rFonts w:eastAsiaTheme="minorEastAsia" w:cstheme="minorHAnsi"/>
        </w:rPr>
        <w:instrText>impact paired time</w:instrText>
      </w:r>
      <w:r w:rsidR="00D54E46">
        <w:rPr>
          <w:rFonts w:ascii="Cambria Math" w:eastAsiaTheme="minorEastAsia" w:hAnsi="Cambria Math" w:cs="Cambria Math"/>
        </w:rPr>
        <w:instrText>‐</w:instrText>
      </w:r>
      <w:r w:rsidR="00D54E46">
        <w:rPr>
          <w:rFonts w:eastAsiaTheme="minorEastAsia" w:cstheme="minorHAnsi"/>
        </w:rPr>
        <w:instrText>series analyses. We assembled individual growth trajectorie</w:instrText>
      </w:r>
      <w:r w:rsidR="00D54E46" w:rsidRPr="00D54E46">
        <w:rPr>
          <w:rFonts w:eastAsiaTheme="minorEastAsia" w:cstheme="minorHAnsi"/>
        </w:rPr>
        <w:instrText>s of ~13,000 unique individuals of Eurasian perch and found that body growth increased substantially after warming, but the extent depended on body size: Only among small</w:instrText>
      </w:r>
      <w:r w:rsidR="00D54E46" w:rsidRPr="00D54E46">
        <w:rPr>
          <w:rFonts w:ascii="Cambria Math" w:eastAsiaTheme="minorEastAsia" w:hAnsi="Cambria Math" w:cs="Cambria Math"/>
        </w:rPr>
        <w:instrText>‐</w:instrText>
      </w:r>
      <w:r w:rsidR="00D54E46" w:rsidRPr="00D54E46">
        <w:rPr>
          <w:rFonts w:eastAsiaTheme="minorEastAsia" w:cstheme="minorHAnsi"/>
        </w:rPr>
        <w:instrText xml:space="preserve">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time.","URL":"https://onlinelibrary.wiley.com/doi/abs/10.1111/gcb.14637","DOI":"10.1111/gcb.14637","ISSN":"1354-1013, 1365-2486","language":"en","author":[{"family":"Huss","given":"Magnus"},{"family":"Lindmark","given":"Max"},{"family":"Jacobson","given":"Philip"},{"family":"Dorst","given":"Renee M.","non-dropping-particle":"van"},{"family":"Gårdmark","given":"Anna"}],"issued":{"date-parts":[["2019",4,29]]},"accessed":{"date-parts":[["2019",6,15]]}}}],"schema":"https://github.com/citation-style-language/schema/raw/master/csl-citation.json"} </w:instrText>
      </w:r>
      <w:r w:rsidR="00336EDA">
        <w:rPr>
          <w:rFonts w:eastAsiaTheme="minorEastAsia" w:cstheme="minorHAnsi"/>
        </w:rPr>
        <w:fldChar w:fldCharType="separate"/>
      </w:r>
      <w:r w:rsidR="00D54E46" w:rsidRPr="00D54E46">
        <w:rPr>
          <w:rFonts w:ascii="Times New Roman" w:hAnsi="Times New Roman" w:cs="Times New Roman"/>
        </w:rPr>
        <w:t xml:space="preserve">(Thresher </w:t>
      </w:r>
      <w:r w:rsidR="00D54E46" w:rsidRPr="00D54E46">
        <w:rPr>
          <w:rFonts w:ascii="Times New Roman" w:hAnsi="Times New Roman" w:cs="Times New Roman"/>
          <w:i/>
          <w:iCs/>
        </w:rPr>
        <w:t>et al.</w:t>
      </w:r>
      <w:r w:rsidR="00D54E46" w:rsidRPr="00D54E46">
        <w:rPr>
          <w:rFonts w:ascii="Times New Roman" w:hAnsi="Times New Roman" w:cs="Times New Roman"/>
        </w:rPr>
        <w:t xml:space="preserve"> 2007; Baudron </w:t>
      </w:r>
      <w:r w:rsidR="00D54E46" w:rsidRPr="00D54E46">
        <w:rPr>
          <w:rFonts w:ascii="Times New Roman" w:hAnsi="Times New Roman" w:cs="Times New Roman"/>
          <w:i/>
          <w:iCs/>
        </w:rPr>
        <w:t>et al.</w:t>
      </w:r>
      <w:r w:rsidR="00D54E46" w:rsidRPr="00D54E46">
        <w:rPr>
          <w:rFonts w:ascii="Times New Roman" w:hAnsi="Times New Roman" w:cs="Times New Roman"/>
        </w:rPr>
        <w:t xml:space="preserve"> 2014; van Rijn </w:t>
      </w:r>
      <w:r w:rsidR="00D54E46" w:rsidRPr="00D54E46">
        <w:rPr>
          <w:rFonts w:ascii="Times New Roman" w:hAnsi="Times New Roman" w:cs="Times New Roman"/>
          <w:i/>
          <w:iCs/>
        </w:rPr>
        <w:t>et al.</w:t>
      </w:r>
      <w:r w:rsidR="00D54E46" w:rsidRPr="00D54E46">
        <w:rPr>
          <w:rFonts w:ascii="Times New Roman" w:hAnsi="Times New Roman" w:cs="Times New Roman"/>
        </w:rPr>
        <w:t xml:space="preserve"> 2017; Huss </w:t>
      </w:r>
      <w:r w:rsidR="00D54E46" w:rsidRPr="00D54E46">
        <w:rPr>
          <w:rFonts w:ascii="Times New Roman" w:hAnsi="Times New Roman" w:cs="Times New Roman"/>
          <w:i/>
          <w:iCs/>
        </w:rPr>
        <w:t>et al.</w:t>
      </w:r>
      <w:r w:rsidR="00D54E46" w:rsidRPr="00D54E46">
        <w:rPr>
          <w:rFonts w:ascii="Times New Roman" w:hAnsi="Times New Roman" w:cs="Times New Roman"/>
        </w:rPr>
        <w:t xml:space="preserve"> 2019)</w:t>
      </w:r>
      <w:r w:rsidR="00336EDA">
        <w:rPr>
          <w:rFonts w:eastAsiaTheme="minorEastAsia" w:cstheme="minorHAnsi"/>
        </w:rPr>
        <w:fldChar w:fldCharType="end"/>
      </w:r>
      <w:r w:rsidR="00AD7F68" w:rsidRPr="00D54E46">
        <w:t xml:space="preserve">. </w:t>
      </w:r>
      <w:r w:rsidR="00D54E46" w:rsidRPr="00364D0F">
        <w:rPr>
          <w:lang w:val="en-US"/>
          <w:rPrChange w:id="1381" w:author="Max Lindmark" w:date="2019-09-24T15:41:00Z">
            <w:rPr/>
          </w:rPrChange>
        </w:rPr>
        <w:t xml:space="preserve">In most cases </w:t>
      </w:r>
      <w:r w:rsidR="00B3678B" w:rsidRPr="00364D0F">
        <w:rPr>
          <w:rFonts w:eastAsiaTheme="minorEastAsia" w:cstheme="minorHAnsi"/>
          <w:lang w:val="en-US"/>
          <w:rPrChange w:id="1382" w:author="Max Lindmark" w:date="2019-09-24T15:41:00Z">
            <w:rPr>
              <w:rFonts w:eastAsiaTheme="minorEastAsia" w:cstheme="minorHAnsi"/>
            </w:rPr>
          </w:rPrChange>
        </w:rPr>
        <w:t xml:space="preserve">such data are only available species with a long history of </w:t>
      </w:r>
      <w:r w:rsidR="00B550C3" w:rsidRPr="00364D0F">
        <w:rPr>
          <w:rFonts w:eastAsiaTheme="minorEastAsia" w:cstheme="minorHAnsi"/>
          <w:lang w:val="en-US"/>
          <w:rPrChange w:id="1383" w:author="Max Lindmark" w:date="2019-09-24T15:41:00Z">
            <w:rPr>
              <w:rFonts w:eastAsiaTheme="minorEastAsia" w:cstheme="minorHAnsi"/>
            </w:rPr>
          </w:rPrChange>
        </w:rPr>
        <w:t>commercial exploitation</w:t>
      </w:r>
      <w:r w:rsidR="00BD6EA2" w:rsidRPr="00364D0F">
        <w:rPr>
          <w:rFonts w:eastAsiaTheme="minorEastAsia" w:cstheme="minorHAnsi"/>
          <w:lang w:val="en-US"/>
          <w:rPrChange w:id="1384" w:author="Max Lindmark" w:date="2019-09-24T15:41:00Z">
            <w:rPr>
              <w:rFonts w:eastAsiaTheme="minorEastAsia" w:cstheme="minorHAnsi"/>
            </w:rPr>
          </w:rPrChange>
        </w:rPr>
        <w:t xml:space="preserve"> and time-varying population </w:t>
      </w:r>
      <w:r w:rsidR="0099434F" w:rsidRPr="00364D0F">
        <w:rPr>
          <w:rFonts w:eastAsiaTheme="minorEastAsia" w:cstheme="minorHAnsi"/>
          <w:lang w:val="en-US"/>
          <w:rPrChange w:id="1385" w:author="Max Lindmark" w:date="2019-09-24T15:41:00Z">
            <w:rPr>
              <w:rFonts w:eastAsiaTheme="minorEastAsia" w:cstheme="minorHAnsi"/>
            </w:rPr>
          </w:rPrChange>
        </w:rPr>
        <w:t>abundance</w:t>
      </w:r>
      <w:r w:rsidR="00BD6EA2" w:rsidRPr="00364D0F">
        <w:rPr>
          <w:rFonts w:eastAsiaTheme="minorEastAsia" w:cstheme="minorHAnsi"/>
          <w:lang w:val="en-US"/>
          <w:rPrChange w:id="1386" w:author="Max Lindmark" w:date="2019-09-24T15:41:00Z">
            <w:rPr>
              <w:rFonts w:eastAsiaTheme="minorEastAsia" w:cstheme="minorHAnsi"/>
            </w:rPr>
          </w:rPrChange>
        </w:rPr>
        <w:t>s</w:t>
      </w:r>
      <w:r w:rsidR="0099434F" w:rsidRPr="00364D0F">
        <w:rPr>
          <w:rFonts w:eastAsiaTheme="minorEastAsia" w:cstheme="minorHAnsi"/>
          <w:lang w:val="en-US"/>
          <w:rPrChange w:id="1387" w:author="Max Lindmark" w:date="2019-09-24T15:41:00Z">
            <w:rPr>
              <w:rFonts w:eastAsiaTheme="minorEastAsia" w:cstheme="minorHAnsi"/>
            </w:rPr>
          </w:rPrChange>
        </w:rPr>
        <w:t xml:space="preserve"> and food productivity</w:t>
      </w:r>
      <w:r w:rsidR="008C7959" w:rsidRPr="00364D0F">
        <w:rPr>
          <w:rFonts w:eastAsiaTheme="minorEastAsia" w:cstheme="minorHAnsi"/>
          <w:lang w:val="en-US"/>
          <w:rPrChange w:id="1388" w:author="Max Lindmark" w:date="2019-09-24T15:41:00Z">
            <w:rPr>
              <w:rFonts w:eastAsiaTheme="minorEastAsia" w:cstheme="minorHAnsi"/>
            </w:rPr>
          </w:rPrChange>
        </w:rPr>
        <w:t xml:space="preserve">, </w:t>
      </w:r>
      <w:r w:rsidR="00BD6EA2" w:rsidRPr="00364D0F">
        <w:rPr>
          <w:rFonts w:eastAsiaTheme="minorEastAsia" w:cstheme="minorHAnsi"/>
          <w:lang w:val="en-US"/>
          <w:rPrChange w:id="1389" w:author="Max Lindmark" w:date="2019-09-24T15:41:00Z">
            <w:rPr>
              <w:rFonts w:eastAsiaTheme="minorEastAsia" w:cstheme="minorHAnsi"/>
            </w:rPr>
          </w:rPrChange>
        </w:rPr>
        <w:t xml:space="preserve">which </w:t>
      </w:r>
      <w:r w:rsidR="008C7959" w:rsidRPr="00364D0F">
        <w:rPr>
          <w:rFonts w:eastAsiaTheme="minorEastAsia" w:cstheme="minorHAnsi"/>
          <w:lang w:val="en-US"/>
          <w:rPrChange w:id="1390" w:author="Max Lindmark" w:date="2019-09-24T15:41:00Z">
            <w:rPr>
              <w:rFonts w:eastAsiaTheme="minorEastAsia" w:cstheme="minorHAnsi"/>
            </w:rPr>
          </w:rPrChange>
        </w:rPr>
        <w:t xml:space="preserve">could </w:t>
      </w:r>
      <w:r w:rsidR="0099434F" w:rsidRPr="00364D0F">
        <w:rPr>
          <w:rFonts w:eastAsiaTheme="minorEastAsia" w:cstheme="minorHAnsi"/>
          <w:lang w:val="en-US"/>
          <w:rPrChange w:id="1391" w:author="Max Lindmark" w:date="2019-09-24T15:41:00Z">
            <w:rPr>
              <w:rFonts w:eastAsiaTheme="minorEastAsia" w:cstheme="minorHAnsi"/>
            </w:rPr>
          </w:rPrChange>
        </w:rPr>
        <w:t xml:space="preserve">confound or dilute </w:t>
      </w:r>
      <w:r w:rsidR="008C7959" w:rsidRPr="00364D0F">
        <w:rPr>
          <w:rFonts w:eastAsiaTheme="minorEastAsia" w:cstheme="minorHAnsi"/>
          <w:lang w:val="en-US"/>
          <w:rPrChange w:id="1392" w:author="Max Lindmark" w:date="2019-09-24T15:41:00Z">
            <w:rPr>
              <w:rFonts w:eastAsiaTheme="minorEastAsia" w:cstheme="minorHAnsi"/>
            </w:rPr>
          </w:rPrChange>
        </w:rPr>
        <w:t xml:space="preserve">any </w:t>
      </w:r>
      <w:r w:rsidR="0099434F" w:rsidRPr="00364D0F">
        <w:rPr>
          <w:rFonts w:eastAsiaTheme="minorEastAsia" w:cstheme="minorHAnsi"/>
          <w:lang w:val="en-US"/>
          <w:rPrChange w:id="1393" w:author="Max Lindmark" w:date="2019-09-24T15:41:00Z">
            <w:rPr>
              <w:rFonts w:eastAsiaTheme="minorEastAsia" w:cstheme="minorHAnsi"/>
            </w:rPr>
          </w:rPrChange>
        </w:rPr>
        <w:t xml:space="preserve">climate </w:t>
      </w:r>
      <w:r w:rsidR="00B649ED" w:rsidRPr="00364D0F">
        <w:rPr>
          <w:rFonts w:eastAsiaTheme="minorEastAsia" w:cstheme="minorHAnsi"/>
          <w:lang w:val="en-US"/>
          <w:rPrChange w:id="1394" w:author="Max Lindmark" w:date="2019-09-24T15:41:00Z">
            <w:rPr>
              <w:rFonts w:eastAsiaTheme="minorEastAsia" w:cstheme="minorHAnsi"/>
            </w:rPr>
          </w:rPrChange>
        </w:rPr>
        <w:t xml:space="preserve">change </w:t>
      </w:r>
      <w:r w:rsidR="0099434F" w:rsidRPr="00364D0F">
        <w:rPr>
          <w:rFonts w:eastAsiaTheme="minorEastAsia" w:cstheme="minorHAnsi"/>
          <w:lang w:val="en-US"/>
          <w:rPrChange w:id="1395" w:author="Max Lindmark" w:date="2019-09-24T15:41:00Z">
            <w:rPr>
              <w:rFonts w:eastAsiaTheme="minorEastAsia" w:cstheme="minorHAnsi"/>
            </w:rPr>
          </w:rPrChange>
        </w:rPr>
        <w:t>signal</w:t>
      </w:r>
      <w:r w:rsidR="00B649ED" w:rsidRPr="00364D0F">
        <w:rPr>
          <w:rFonts w:eastAsiaTheme="minorEastAsia" w:cstheme="minorHAnsi"/>
          <w:lang w:val="en-US"/>
          <w:rPrChange w:id="1396" w:author="Max Lindmark" w:date="2019-09-24T15:41:00Z">
            <w:rPr>
              <w:rFonts w:eastAsiaTheme="minorEastAsia" w:cstheme="minorHAnsi"/>
            </w:rPr>
          </w:rPrChange>
        </w:rPr>
        <w:t>s</w:t>
      </w:r>
      <w:r w:rsidR="00C32925" w:rsidRPr="00364D0F">
        <w:rPr>
          <w:rFonts w:eastAsiaTheme="minorEastAsia" w:cstheme="minorHAnsi"/>
          <w:lang w:val="en-US"/>
          <w:rPrChange w:id="1397" w:author="Max Lindmark" w:date="2019-09-24T15:41:00Z">
            <w:rPr>
              <w:rFonts w:eastAsiaTheme="minorEastAsia" w:cstheme="minorHAnsi"/>
            </w:rPr>
          </w:rPrChange>
        </w:rPr>
        <w:t xml:space="preserve"> in individual growth data</w:t>
      </w:r>
      <w:r w:rsidR="0099434F" w:rsidRPr="00364D0F">
        <w:rPr>
          <w:rFonts w:eastAsiaTheme="minorEastAsia" w:cstheme="minorHAnsi"/>
          <w:lang w:val="en-US"/>
          <w:rPrChange w:id="1398" w:author="Max Lindmark" w:date="2019-09-24T15:41:00Z">
            <w:rPr>
              <w:rFonts w:eastAsiaTheme="minorEastAsia" w:cstheme="minorHAnsi"/>
            </w:rPr>
          </w:rPrChange>
        </w:rPr>
        <w:t xml:space="preserve">. </w:t>
      </w:r>
      <w:r w:rsidR="00FD7C1C" w:rsidRPr="00364D0F">
        <w:rPr>
          <w:rFonts w:eastAsiaTheme="minorEastAsia" w:cstheme="minorHAnsi"/>
          <w:lang w:val="en-US"/>
          <w:rPrChange w:id="1399" w:author="Max Lindmark" w:date="2019-09-24T15:41:00Z">
            <w:rPr>
              <w:rFonts w:eastAsiaTheme="minorEastAsia" w:cstheme="minorHAnsi"/>
            </w:rPr>
          </w:rPrChange>
        </w:rPr>
        <w:t xml:space="preserve">Therefore, it is important to </w:t>
      </w:r>
      <w:r w:rsidR="00D54E46" w:rsidRPr="00364D0F">
        <w:rPr>
          <w:rFonts w:eastAsiaTheme="minorEastAsia" w:cstheme="minorHAnsi"/>
          <w:lang w:val="en-US"/>
          <w:rPrChange w:id="1400" w:author="Max Lindmark" w:date="2019-09-24T15:41:00Z">
            <w:rPr>
              <w:rFonts w:eastAsiaTheme="minorEastAsia" w:cstheme="minorHAnsi"/>
            </w:rPr>
          </w:rPrChange>
        </w:rPr>
        <w:t>compare</w:t>
      </w:r>
      <w:r w:rsidR="00CF6B94" w:rsidRPr="00364D0F">
        <w:rPr>
          <w:rFonts w:eastAsiaTheme="minorEastAsia" w:cstheme="minorHAnsi"/>
          <w:lang w:val="en-US"/>
          <w:rPrChange w:id="1401" w:author="Max Lindmark" w:date="2019-09-24T15:41:00Z">
            <w:rPr>
              <w:rFonts w:eastAsiaTheme="minorEastAsia" w:cstheme="minorHAnsi"/>
            </w:rPr>
          </w:rPrChange>
        </w:rPr>
        <w:t xml:space="preserve"> field </w:t>
      </w:r>
      <w:r w:rsidR="00590C7A" w:rsidRPr="00364D0F">
        <w:rPr>
          <w:rFonts w:eastAsiaTheme="minorEastAsia" w:cstheme="minorHAnsi"/>
          <w:lang w:val="en-US"/>
          <w:rPrChange w:id="1402" w:author="Max Lindmark" w:date="2019-09-24T15:41:00Z">
            <w:rPr>
              <w:rFonts w:eastAsiaTheme="minorEastAsia" w:cstheme="minorHAnsi"/>
            </w:rPr>
          </w:rPrChange>
        </w:rPr>
        <w:t xml:space="preserve">studies </w:t>
      </w:r>
      <w:r w:rsidR="00FD7C1C" w:rsidRPr="00364D0F">
        <w:rPr>
          <w:rFonts w:eastAsiaTheme="minorEastAsia" w:cstheme="minorHAnsi"/>
          <w:lang w:val="en-US"/>
          <w:rPrChange w:id="1403" w:author="Max Lindmark" w:date="2019-09-24T15:41:00Z">
            <w:rPr>
              <w:rFonts w:eastAsiaTheme="minorEastAsia" w:cstheme="minorHAnsi"/>
            </w:rPr>
          </w:rPrChange>
        </w:rPr>
        <w:t xml:space="preserve">with </w:t>
      </w:r>
      <w:r w:rsidR="00BD6EA2" w:rsidRPr="00364D0F">
        <w:rPr>
          <w:rFonts w:eastAsiaTheme="minorEastAsia" w:cstheme="minorHAnsi"/>
          <w:lang w:val="en-US"/>
          <w:rPrChange w:id="1404" w:author="Max Lindmark" w:date="2019-09-24T15:41:00Z">
            <w:rPr>
              <w:rFonts w:eastAsiaTheme="minorEastAsia" w:cstheme="minorHAnsi"/>
            </w:rPr>
          </w:rPrChange>
        </w:rPr>
        <w:t>controlled environments</w:t>
      </w:r>
      <w:r w:rsidR="001041C9" w:rsidRPr="00364D0F">
        <w:rPr>
          <w:rFonts w:eastAsiaTheme="minorEastAsia" w:cstheme="minorHAnsi"/>
          <w:lang w:val="en-US"/>
          <w:rPrChange w:id="1405" w:author="Max Lindmark" w:date="2019-09-24T15:41:00Z">
            <w:rPr>
              <w:rFonts w:eastAsiaTheme="minorEastAsia" w:cstheme="minorHAnsi"/>
            </w:rPr>
          </w:rPrChange>
        </w:rPr>
        <w:t xml:space="preserve">. </w:t>
      </w:r>
      <w:r w:rsidR="00BD6EA2" w:rsidRPr="00364D0F">
        <w:rPr>
          <w:rFonts w:eastAsiaTheme="minorEastAsia" w:cstheme="minorHAnsi"/>
          <w:lang w:val="en-US"/>
          <w:rPrChange w:id="1406" w:author="Max Lindmark" w:date="2019-09-24T15:41:00Z">
            <w:rPr>
              <w:rFonts w:eastAsiaTheme="minorEastAsia" w:cstheme="minorHAnsi"/>
            </w:rPr>
          </w:rPrChange>
        </w:rPr>
        <w:t>Our</w:t>
      </w:r>
      <w:r w:rsidR="00D95CF1" w:rsidRPr="00364D0F">
        <w:rPr>
          <w:rFonts w:eastAsiaTheme="minorEastAsia" w:cstheme="minorHAnsi"/>
          <w:lang w:val="en-US"/>
          <w:rPrChange w:id="1407" w:author="Max Lindmark" w:date="2019-09-24T15:41:00Z">
            <w:rPr>
              <w:rFonts w:eastAsiaTheme="minorEastAsia" w:cstheme="minorHAnsi"/>
            </w:rPr>
          </w:rPrChange>
        </w:rPr>
        <w:t xml:space="preserve"> finding that growth rates increase </w:t>
      </w:r>
      <w:r w:rsidR="008B5A42" w:rsidRPr="00364D0F">
        <w:rPr>
          <w:rFonts w:eastAsiaTheme="minorEastAsia" w:cstheme="minorHAnsi"/>
          <w:lang w:val="en-US"/>
          <w:rPrChange w:id="1408" w:author="Max Lindmark" w:date="2019-09-24T15:41:00Z">
            <w:rPr>
              <w:rFonts w:eastAsiaTheme="minorEastAsia" w:cstheme="minorHAnsi"/>
            </w:rPr>
          </w:rPrChange>
        </w:rPr>
        <w:t xml:space="preserve">with temperature is </w:t>
      </w:r>
      <w:r w:rsidR="002F39E7" w:rsidRPr="00364D0F">
        <w:rPr>
          <w:rFonts w:eastAsiaTheme="minorEastAsia" w:cstheme="minorHAnsi"/>
          <w:lang w:val="en-US"/>
          <w:rPrChange w:id="1409" w:author="Max Lindmark" w:date="2019-09-24T15:41:00Z">
            <w:rPr>
              <w:rFonts w:eastAsiaTheme="minorEastAsia" w:cstheme="minorHAnsi"/>
            </w:rPr>
          </w:rPrChange>
        </w:rPr>
        <w:t xml:space="preserve">similar to finding </w:t>
      </w:r>
      <w:r w:rsidR="008B5A42" w:rsidRPr="00364D0F">
        <w:rPr>
          <w:rFonts w:eastAsiaTheme="minorEastAsia" w:cstheme="minorHAnsi"/>
          <w:lang w:val="en-US"/>
          <w:rPrChange w:id="1410" w:author="Max Lindmark" w:date="2019-09-24T15:41:00Z">
            <w:rPr>
              <w:rFonts w:eastAsiaTheme="minorEastAsia" w:cstheme="minorHAnsi"/>
            </w:rPr>
          </w:rPrChange>
        </w:rPr>
        <w:t xml:space="preserve">positive correlations between </w:t>
      </w:r>
      <m:oMath>
        <m:r>
          <w:rPr>
            <w:rFonts w:ascii="Cambria Math" w:eastAsiaTheme="minorEastAsia" w:hAnsi="Cambria Math" w:cstheme="minorHAnsi"/>
          </w:rPr>
          <m:t>K</m:t>
        </m:r>
      </m:oMath>
      <w:r w:rsidR="008B5A42" w:rsidRPr="00364D0F">
        <w:rPr>
          <w:rFonts w:eastAsiaTheme="minorEastAsia" w:cstheme="minorHAnsi"/>
          <w:lang w:val="en-US"/>
          <w:rPrChange w:id="1411" w:author="Max Lindmark" w:date="2019-09-24T15:41:00Z">
            <w:rPr>
              <w:rFonts w:eastAsiaTheme="minorEastAsia" w:cstheme="minorHAnsi"/>
            </w:rPr>
          </w:rPrChange>
        </w:rPr>
        <w:t xml:space="preserve"> and temperature, as was</w:t>
      </w:r>
      <w:r w:rsidR="007157A0" w:rsidRPr="00364D0F">
        <w:rPr>
          <w:rFonts w:eastAsiaTheme="minorEastAsia" w:cstheme="minorHAnsi"/>
          <w:lang w:val="en-US"/>
          <w:rPrChange w:id="1412" w:author="Max Lindmark" w:date="2019-09-24T15:41:00Z">
            <w:rPr>
              <w:rFonts w:eastAsiaTheme="minorEastAsia" w:cstheme="minorHAnsi"/>
            </w:rPr>
          </w:rPrChange>
        </w:rPr>
        <w:t xml:space="preserve"> many have </w:t>
      </w:r>
      <w:r w:rsidR="008B5A42" w:rsidRPr="00364D0F">
        <w:rPr>
          <w:rFonts w:eastAsiaTheme="minorEastAsia" w:cstheme="minorHAnsi"/>
          <w:lang w:val="en-US"/>
          <w:rPrChange w:id="1413" w:author="Max Lindmark" w:date="2019-09-24T15:41:00Z">
            <w:rPr>
              <w:rFonts w:eastAsiaTheme="minorEastAsia" w:cstheme="minorHAnsi"/>
            </w:rPr>
          </w:rPrChange>
        </w:rPr>
        <w:t xml:space="preserve">found </w:t>
      </w:r>
      <w:r w:rsidR="007157A0" w:rsidRPr="00364D0F">
        <w:rPr>
          <w:rFonts w:eastAsiaTheme="minorEastAsia" w:cstheme="minorHAnsi"/>
          <w:lang w:val="en-US"/>
          <w:rPrChange w:id="1414" w:author="Max Lindmark" w:date="2019-09-24T15:41:00Z">
            <w:rPr>
              <w:rFonts w:eastAsiaTheme="minorEastAsia" w:cstheme="minorHAnsi"/>
            </w:rPr>
          </w:rPrChange>
        </w:rPr>
        <w:t>also in field data</w:t>
      </w:r>
      <w:r w:rsidR="008B5A42" w:rsidRPr="00364D0F">
        <w:rPr>
          <w:rFonts w:eastAsiaTheme="minorEastAsia" w:cstheme="minorHAnsi"/>
          <w:lang w:val="en-US"/>
          <w:rPrChange w:id="1415" w:author="Max Lindmark" w:date="2019-09-24T15:41:00Z">
            <w:rPr>
              <w:rFonts w:eastAsiaTheme="minorEastAsia" w:cstheme="minorHAnsi"/>
            </w:rPr>
          </w:rPrChange>
        </w:rPr>
        <w:t xml:space="preserve">. </w:t>
      </w:r>
    </w:p>
    <w:p w14:paraId="771E26AE" w14:textId="18EDEF96" w:rsidR="009A3C78" w:rsidRPr="00364D0F" w:rsidRDefault="00B55ABF" w:rsidP="00AA2A28">
      <w:pPr>
        <w:spacing w:line="480" w:lineRule="auto"/>
        <w:ind w:firstLine="284"/>
        <w:contextualSpacing/>
        <w:jc w:val="both"/>
        <w:rPr>
          <w:rFonts w:eastAsiaTheme="minorEastAsia" w:cstheme="minorHAnsi"/>
          <w:lang w:val="en-US"/>
          <w:rPrChange w:id="1416" w:author="Max Lindmark" w:date="2019-09-24T15:41:00Z">
            <w:rPr>
              <w:rFonts w:eastAsiaTheme="minorEastAsia" w:cstheme="minorHAnsi"/>
            </w:rPr>
          </w:rPrChange>
        </w:rPr>
      </w:pPr>
      <w:r w:rsidRPr="00364D0F">
        <w:rPr>
          <w:rFonts w:eastAsiaTheme="minorEastAsia" w:cstheme="minorHAnsi"/>
          <w:lang w:val="en-US"/>
          <w:rPrChange w:id="1417" w:author="Max Lindmark" w:date="2019-09-24T15:41:00Z">
            <w:rPr>
              <w:rFonts w:eastAsiaTheme="minorEastAsia" w:cstheme="minorHAnsi"/>
            </w:rPr>
          </w:rPrChange>
        </w:rPr>
        <w:t>While our data do not contain individuals that are close to their predicted asymptotic body sizes, we do s</w:t>
      </w:r>
      <w:r w:rsidR="002F2D81" w:rsidRPr="00364D0F">
        <w:rPr>
          <w:rFonts w:eastAsiaTheme="minorEastAsia" w:cstheme="minorHAnsi"/>
          <w:lang w:val="en-US"/>
          <w:rPrChange w:id="1418" w:author="Max Lindmark" w:date="2019-09-24T15:41:00Z">
            <w:rPr>
              <w:rFonts w:eastAsiaTheme="minorEastAsia" w:cstheme="minorHAnsi"/>
            </w:rPr>
          </w:rPrChange>
        </w:rPr>
        <w:t>ee</w:t>
      </w:r>
      <w:r w:rsidRPr="00364D0F">
        <w:rPr>
          <w:rFonts w:eastAsiaTheme="minorEastAsia" w:cstheme="minorHAnsi"/>
          <w:lang w:val="en-US"/>
          <w:rPrChange w:id="1419" w:author="Max Lindmark" w:date="2019-09-24T15:41:00Z">
            <w:rPr>
              <w:rFonts w:eastAsiaTheme="minorEastAsia" w:cstheme="minorHAnsi"/>
            </w:rPr>
          </w:rPrChange>
        </w:rPr>
        <w:t xml:space="preserve"> </w:t>
      </w:r>
      <w:r w:rsidR="00153DAF" w:rsidRPr="00364D0F">
        <w:rPr>
          <w:rFonts w:eastAsiaTheme="minorEastAsia" w:cstheme="minorHAnsi"/>
          <w:lang w:val="en-US"/>
          <w:rPrChange w:id="1420" w:author="Max Lindmark" w:date="2019-09-24T15:41:00Z">
            <w:rPr>
              <w:rFonts w:eastAsiaTheme="minorEastAsia" w:cstheme="minorHAnsi"/>
            </w:rPr>
          </w:rPrChange>
        </w:rPr>
        <w:t xml:space="preserve">weak </w:t>
      </w:r>
      <w:r w:rsidRPr="00364D0F">
        <w:rPr>
          <w:rFonts w:eastAsiaTheme="minorEastAsia" w:cstheme="minorHAnsi"/>
          <w:lang w:val="en-US"/>
          <w:rPrChange w:id="1421" w:author="Max Lindmark" w:date="2019-09-24T15:41:00Z">
            <w:rPr>
              <w:rFonts w:eastAsiaTheme="minorEastAsia" w:cstheme="minorHAnsi"/>
            </w:rPr>
          </w:rPrChange>
        </w:rPr>
        <w:t xml:space="preserve">evidence of </w:t>
      </w:r>
      <w:r w:rsidR="00E978BB" w:rsidRPr="00364D0F">
        <w:rPr>
          <w:rFonts w:eastAsiaTheme="minorEastAsia" w:cstheme="minorHAnsi"/>
          <w:lang w:val="en-US"/>
          <w:rPrChange w:id="1422" w:author="Max Lindmark" w:date="2019-09-24T15:41:00Z">
            <w:rPr>
              <w:rFonts w:eastAsiaTheme="minorEastAsia" w:cstheme="minorHAnsi"/>
            </w:rPr>
          </w:rPrChange>
        </w:rPr>
        <w:t xml:space="preserve">the </w:t>
      </w:r>
      <w:r w:rsidRPr="00364D0F">
        <w:rPr>
          <w:rFonts w:eastAsiaTheme="minorEastAsia" w:cstheme="minorHAnsi"/>
          <w:lang w:val="en-US"/>
          <w:rPrChange w:id="1423" w:author="Max Lindmark" w:date="2019-09-24T15:41:00Z">
            <w:rPr>
              <w:rFonts w:eastAsiaTheme="minorEastAsia" w:cstheme="minorHAnsi"/>
            </w:rPr>
          </w:rPrChange>
        </w:rPr>
        <w:t>positive effects of warming on growth leveling off over onto</w:t>
      </w:r>
      <w:r w:rsidR="00E978BB" w:rsidRPr="00364D0F">
        <w:rPr>
          <w:rFonts w:eastAsiaTheme="minorEastAsia" w:cstheme="minorHAnsi"/>
          <w:lang w:val="en-US"/>
          <w:rPrChange w:id="1424" w:author="Max Lindmark" w:date="2019-09-24T15:41:00Z">
            <w:rPr>
              <w:rFonts w:eastAsiaTheme="minorEastAsia" w:cstheme="minorHAnsi"/>
            </w:rPr>
          </w:rPrChange>
        </w:rPr>
        <w:t>geny</w:t>
      </w:r>
      <w:r w:rsidR="00172DE9" w:rsidRPr="00364D0F">
        <w:rPr>
          <w:rFonts w:eastAsiaTheme="minorEastAsia" w:cstheme="minorHAnsi"/>
          <w:lang w:val="en-US"/>
          <w:rPrChange w:id="1425" w:author="Max Lindmark" w:date="2019-09-24T15:41:00Z">
            <w:rPr>
              <w:rFonts w:eastAsiaTheme="minorEastAsia" w:cstheme="minorHAnsi"/>
            </w:rPr>
          </w:rPrChange>
        </w:rPr>
        <w:t xml:space="preserve">. </w:t>
      </w:r>
      <w:r w:rsidRPr="00364D0F">
        <w:rPr>
          <w:rFonts w:eastAsiaTheme="minorEastAsia" w:cstheme="minorHAnsi"/>
          <w:lang w:val="en-US"/>
          <w:rPrChange w:id="1426" w:author="Max Lindmark" w:date="2019-09-24T15:41:00Z">
            <w:rPr>
              <w:rFonts w:eastAsiaTheme="minorEastAsia" w:cstheme="minorHAnsi"/>
            </w:rPr>
          </w:rPrChange>
        </w:rPr>
        <w:t xml:space="preserve">This </w:t>
      </w:r>
      <w:r w:rsidR="002F2D81" w:rsidRPr="00364D0F">
        <w:rPr>
          <w:rFonts w:eastAsiaTheme="minorEastAsia" w:cstheme="minorHAnsi"/>
          <w:lang w:val="en-US"/>
          <w:rPrChange w:id="1427" w:author="Max Lindmark" w:date="2019-09-24T15:41:00Z">
            <w:rPr>
              <w:rFonts w:eastAsiaTheme="minorEastAsia" w:cstheme="minorHAnsi"/>
            </w:rPr>
          </w:rPrChange>
        </w:rPr>
        <w:t>would be</w:t>
      </w:r>
      <w:r w:rsidRPr="00364D0F">
        <w:rPr>
          <w:rFonts w:eastAsiaTheme="minorEastAsia" w:cstheme="minorHAnsi"/>
          <w:lang w:val="en-US"/>
          <w:rPrChange w:id="1428" w:author="Max Lindmark" w:date="2019-09-24T15:41:00Z">
            <w:rPr>
              <w:rFonts w:eastAsiaTheme="minorEastAsia" w:cstheme="minorHAnsi"/>
            </w:rPr>
          </w:rPrChange>
        </w:rPr>
        <w:t xml:space="preserve"> analogous to </w:t>
      </w:r>
      <w:r w:rsidR="00B05288" w:rsidRPr="00364D0F">
        <w:rPr>
          <w:rFonts w:eastAsiaTheme="minorEastAsia" w:cstheme="minorHAnsi"/>
          <w:lang w:val="en-US"/>
          <w:rPrChange w:id="1429" w:author="Max Lindmark" w:date="2019-09-24T15:41:00Z">
            <w:rPr>
              <w:rFonts w:eastAsiaTheme="minorEastAsia" w:cstheme="minorHAnsi"/>
            </w:rPr>
          </w:rPrChange>
        </w:rPr>
        <w:t xml:space="preserve">declines in maximum body size, or </w:t>
      </w:r>
      <m:oMath>
        <m:sSub>
          <m:sSubPr>
            <m:ctrlPr>
              <w:rPr>
                <w:rFonts w:ascii="Cambria Math" w:eastAsiaTheme="minorEastAsia" w:hAnsi="Cambria Math" w:cstheme="minorHAnsi"/>
                <w:i/>
              </w:rPr>
            </m:ctrlPr>
          </m:sSubPr>
          <m:e>
            <m:r>
              <w:rPr>
                <w:rFonts w:ascii="Cambria Math" w:eastAsiaTheme="minorEastAsia" w:hAnsi="Cambria Math" w:cstheme="minorHAnsi"/>
              </w:rPr>
              <m:t>L</m:t>
            </m:r>
          </m:e>
          <m:sub>
            <m:r>
              <w:rPr>
                <w:rFonts w:ascii="Cambria Math" w:eastAsiaTheme="minorEastAsia" w:hAnsi="Cambria Math" w:cstheme="minorHAnsi"/>
                <w:lang w:val="en-US"/>
                <w:rPrChange w:id="1430" w:author="Max Lindmark" w:date="2019-09-24T15:41:00Z">
                  <w:rPr>
                    <w:rFonts w:ascii="Cambria Math" w:eastAsiaTheme="minorEastAsia" w:hAnsi="Cambria Math" w:cstheme="minorHAnsi"/>
                  </w:rPr>
                </w:rPrChange>
              </w:rPr>
              <m:t>∞</m:t>
            </m:r>
          </m:sub>
        </m:sSub>
      </m:oMath>
      <w:r w:rsidR="00B05288" w:rsidRPr="00364D0F">
        <w:rPr>
          <w:rFonts w:eastAsiaTheme="minorEastAsia" w:cstheme="minorHAnsi"/>
          <w:lang w:val="en-US"/>
          <w:rPrChange w:id="1431" w:author="Max Lindmark" w:date="2019-09-24T15:41:00Z">
            <w:rPr>
              <w:rFonts w:eastAsiaTheme="minorEastAsia" w:cstheme="minorHAnsi"/>
            </w:rPr>
          </w:rPrChange>
        </w:rPr>
        <w:t xml:space="preserve"> in time series </w:t>
      </w:r>
      <w:r w:rsidR="00B05288">
        <w:rPr>
          <w:rFonts w:eastAsiaTheme="minorEastAsia" w:cstheme="minorHAnsi"/>
        </w:rPr>
        <w:fldChar w:fldCharType="begin"/>
      </w:r>
      <w:r w:rsidR="00B05288" w:rsidRPr="00364D0F">
        <w:rPr>
          <w:rFonts w:eastAsiaTheme="minorEastAsia" w:cstheme="minorHAnsi"/>
          <w:lang w:val="en-US"/>
          <w:rPrChange w:id="1432" w:author="Max Lindmark" w:date="2019-09-24T15:41:00Z">
            <w:rPr>
              <w:rFonts w:eastAsiaTheme="minorEastAsia" w:cstheme="minorHAnsi"/>
            </w:rPr>
          </w:rPrChange>
        </w:rPr>
        <w:instrText xml:space="preserve"> ADDIN ZOTERO_ITEM CSL_CITATION {"citationID":"oBXAL4a2","properties":{"formattedCitation":"(Baudron {\\i{}et al.} 2014; van Rijn {\\i{}et al.} 2017)","plainCitation":"(Baudron et al. 2014; van Rijn et al. 2017)","noteIndex":0},"citationItems":[{"id":150,"uris":["http://zotero.org/users/local/FTg3Qpza/items/576ZCBBY"],"uri":["http://zotero.org/users/local/FTg3Qpza/items/576ZCBBY"],"itemData":{"id":150,"type":"article-journal","title":"Warming temperatures and smaller body sizes: synchronous changes in growth of North Sea fishes","container-title":"Global Change Biology","page":"1023–1031","volume":"20","issue":"4","abstract":"Decreasing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Sea.","DOI":"10.1111/gcb.12514","note":"PMID: 24375891","author":[{"family":"Baudron","given":"A R"},{"family":"Needle","given":"C L"},{"family":"Rijnsdorp","given":"A D"},{"family":"Marshall","given":"C T"}],"issued":{"date-parts":[["2014"]]}}},{"id":1087,"uris":["http://zotero.org/users/local/FTg3Qpza/items/FQKN7VRM"],"uri":["http://zotero.org/users/local/FTg3Qpza/items/FQKN7VRM"],"itemData":{"id":1087,"type":"article-journal","title":"Large but uneven reduction in fish size across species in relation to changin</w:instrText>
      </w:r>
      <w:r w:rsidR="00B05288">
        <w:rPr>
          <w:rFonts w:eastAsiaTheme="minorEastAsia" w:cstheme="minorHAnsi"/>
        </w:rPr>
        <w:instrText>g sea temperatures","container-title":"Global Change Biology","page":"3667-3674","volume":"23","issue":"9","source":"CrossRef","abstract":"Ectotherms often attain smaller body sizes when they develop at higher temperatures. This phenomenon, known as the temperature–size rule, has</w:instrText>
      </w:r>
      <w:r w:rsidR="00B05288" w:rsidRPr="0093588F">
        <w:rPr>
          <w:rFonts w:eastAsiaTheme="minorEastAsia" w:cstheme="minorHAnsi"/>
          <w:lang w:val="en-US"/>
        </w:rPr>
        <w:instrText xml:space="preserve"> important consequences for global fisheries, whereby ocean warming is predicted to result in smaller fish and reduced biomass. However, the generality of this phenomenon and the mechanisms that drive it in natural populations remain unresolved. In this study, we document the maximal size of 74 fish species along a steep temperature gradient in the Mediterranean Sea and find strong support for the temperature–size rule. Importantly, we additionally find that size reduction in active fish species is dramatically larger than for more sedentary species. As the temperature dependence of oxygen consumption depends on activity levels, these findings are consistent with the hypothesis that oxygen is a limiting factor shaping the temperature–size rule in fishes. These results suggest that ocean warming will result in a sharp, but uneven, reduction in fish size that will cause major shifts in size-dependent interactions. Moreover, warming will have major implications for fisheries as the main species targeted for harvesting will show the most substantial declines in biomass.","DOI":"10.1111/gcb.13688","ISSN":"13541013","language":"en","author":[{"family":"Rijn","given":"Itai","non-dropping-particle":"van"},{"family":"Buba","given":"Yehezkel"},{"family":"DeLong","given":"John"},{"family":"Kiflawi","given":"Moshe"},{"family":"Belmaker","given":"Jonathan"}],"issued":{"date-parts":[["2017",9]]}}}],"schema":"https://github.com/citation-style-language/schema/raw/master/csl-citation.json"} </w:instrText>
      </w:r>
      <w:r w:rsidR="00B05288">
        <w:rPr>
          <w:rFonts w:eastAsiaTheme="minorEastAsia" w:cstheme="minorHAnsi"/>
        </w:rPr>
        <w:fldChar w:fldCharType="separate"/>
      </w:r>
      <w:r w:rsidR="00B05288" w:rsidRPr="0093588F">
        <w:rPr>
          <w:rFonts w:ascii="Times New Roman" w:hAnsi="Times New Roman" w:cs="Times New Roman"/>
          <w:lang w:val="en-US"/>
        </w:rPr>
        <w:t xml:space="preserve">(Baudron </w:t>
      </w:r>
      <w:r w:rsidR="00B05288" w:rsidRPr="0093588F">
        <w:rPr>
          <w:rFonts w:ascii="Times New Roman" w:hAnsi="Times New Roman" w:cs="Times New Roman"/>
          <w:i/>
          <w:iCs/>
          <w:lang w:val="en-US"/>
        </w:rPr>
        <w:t>et al.</w:t>
      </w:r>
      <w:r w:rsidR="00B05288" w:rsidRPr="0093588F">
        <w:rPr>
          <w:rFonts w:ascii="Times New Roman" w:hAnsi="Times New Roman" w:cs="Times New Roman"/>
          <w:lang w:val="en-US"/>
        </w:rPr>
        <w:t xml:space="preserve"> 2014; van Rijn </w:t>
      </w:r>
      <w:r w:rsidR="00B05288" w:rsidRPr="0093588F">
        <w:rPr>
          <w:rFonts w:ascii="Times New Roman" w:hAnsi="Times New Roman" w:cs="Times New Roman"/>
          <w:i/>
          <w:iCs/>
          <w:lang w:val="en-US"/>
        </w:rPr>
        <w:t>et al.</w:t>
      </w:r>
      <w:r w:rsidR="00B05288" w:rsidRPr="0093588F">
        <w:rPr>
          <w:rFonts w:ascii="Times New Roman" w:hAnsi="Times New Roman" w:cs="Times New Roman"/>
          <w:lang w:val="en-US"/>
        </w:rPr>
        <w:t xml:space="preserve"> 2017)</w:t>
      </w:r>
      <w:r w:rsidR="00B05288">
        <w:rPr>
          <w:rFonts w:eastAsiaTheme="minorEastAsia" w:cstheme="minorHAnsi"/>
        </w:rPr>
        <w:fldChar w:fldCharType="end"/>
      </w:r>
      <w:r w:rsidR="005C02FE" w:rsidRPr="0093588F">
        <w:rPr>
          <w:rFonts w:eastAsiaTheme="minorEastAsia" w:cstheme="minorHAnsi"/>
          <w:lang w:val="en-US"/>
        </w:rPr>
        <w:t xml:space="preserve">. </w:t>
      </w:r>
      <w:r w:rsidR="005C02FE" w:rsidRPr="00364D0F">
        <w:rPr>
          <w:rFonts w:eastAsiaTheme="minorEastAsia" w:cstheme="minorHAnsi"/>
          <w:lang w:val="en-US"/>
          <w:rPrChange w:id="1433" w:author="Max Lindmark" w:date="2019-09-24T15:41:00Z">
            <w:rPr>
              <w:rFonts w:eastAsiaTheme="minorEastAsia" w:cstheme="minorHAnsi"/>
            </w:rPr>
          </w:rPrChange>
        </w:rPr>
        <w:t>However</w:t>
      </w:r>
      <w:r w:rsidR="00D30532" w:rsidRPr="00364D0F">
        <w:rPr>
          <w:rFonts w:eastAsiaTheme="minorEastAsia" w:cstheme="minorHAnsi"/>
          <w:lang w:val="en-US"/>
          <w:rPrChange w:id="1434" w:author="Max Lindmark" w:date="2019-09-24T15:41:00Z">
            <w:rPr>
              <w:rFonts w:eastAsiaTheme="minorEastAsia" w:cstheme="minorHAnsi"/>
            </w:rPr>
          </w:rPrChange>
        </w:rPr>
        <w:t xml:space="preserve">, </w:t>
      </w:r>
      <w:r w:rsidR="00E42643" w:rsidRPr="00364D0F">
        <w:rPr>
          <w:rFonts w:eastAsiaTheme="minorEastAsia" w:cstheme="minorHAnsi"/>
          <w:lang w:val="en-US"/>
          <w:rPrChange w:id="1435" w:author="Max Lindmark" w:date="2019-09-24T15:41:00Z">
            <w:rPr>
              <w:rFonts w:eastAsiaTheme="minorEastAsia" w:cstheme="minorHAnsi"/>
            </w:rPr>
          </w:rPrChange>
        </w:rPr>
        <w:t xml:space="preserve">we estimate a relative small interaction-effect, meaning notable impacts on growth only manifest </w:t>
      </w:r>
      <w:r w:rsidR="003B0EA7" w:rsidRPr="00364D0F">
        <w:rPr>
          <w:rFonts w:eastAsiaTheme="minorEastAsia" w:cstheme="minorHAnsi"/>
          <w:lang w:val="en-US"/>
          <w:rPrChange w:id="1436" w:author="Max Lindmark" w:date="2019-09-24T15:41:00Z">
            <w:rPr>
              <w:rFonts w:eastAsiaTheme="minorEastAsia" w:cstheme="minorHAnsi"/>
            </w:rPr>
          </w:rPrChange>
        </w:rPr>
        <w:t>over large temperature and body mass ranges</w:t>
      </w:r>
      <w:r w:rsidR="009A2C4C" w:rsidRPr="00364D0F">
        <w:rPr>
          <w:rFonts w:eastAsiaTheme="minorEastAsia" w:cstheme="minorHAnsi"/>
          <w:lang w:val="en-US"/>
          <w:rPrChange w:id="1437" w:author="Max Lindmark" w:date="2019-09-24T15:41:00Z">
            <w:rPr>
              <w:rFonts w:eastAsiaTheme="minorEastAsia" w:cstheme="minorHAnsi"/>
            </w:rPr>
          </w:rPrChange>
        </w:rPr>
        <w:t xml:space="preserve"> (see Fig. 3)</w:t>
      </w:r>
      <w:r w:rsidR="00E4571C" w:rsidRPr="00364D0F">
        <w:rPr>
          <w:rFonts w:eastAsiaTheme="minorEastAsia" w:cstheme="minorHAnsi"/>
          <w:lang w:val="en-US"/>
          <w:rPrChange w:id="1438" w:author="Max Lindmark" w:date="2019-09-24T15:41:00Z">
            <w:rPr>
              <w:rFonts w:eastAsiaTheme="minorEastAsia" w:cstheme="minorHAnsi"/>
            </w:rPr>
          </w:rPrChange>
        </w:rPr>
        <w:t xml:space="preserve"> </w:t>
      </w:r>
      <w:r w:rsidR="001E6743" w:rsidRPr="00364D0F">
        <w:rPr>
          <w:rFonts w:eastAsiaTheme="minorEastAsia" w:cstheme="minorHAnsi"/>
          <w:lang w:val="en-US"/>
          <w:rPrChange w:id="1439" w:author="Max Lindmark" w:date="2019-09-24T15:41:00Z">
            <w:rPr>
              <w:rFonts w:eastAsiaTheme="minorEastAsia" w:cstheme="minorHAnsi"/>
            </w:rPr>
          </w:rPrChange>
        </w:rPr>
        <w:t>(</w:t>
      </w:r>
      <w:r w:rsidR="00E4571C" w:rsidRPr="00364D0F">
        <w:rPr>
          <w:rFonts w:eastAsiaTheme="minorEastAsia" w:cstheme="minorHAnsi"/>
          <w:lang w:val="en-US"/>
          <w:rPrChange w:id="1440" w:author="Max Lindmark" w:date="2019-09-24T15:41:00Z">
            <w:rPr>
              <w:rFonts w:eastAsiaTheme="minorEastAsia" w:cstheme="minorHAnsi"/>
            </w:rPr>
          </w:rPrChange>
        </w:rPr>
        <w:t xml:space="preserve">but we also note that this estimate is almost an order of magnitude lower than what has been reported for some </w:t>
      </w:r>
      <w:r w:rsidR="00B7262C" w:rsidRPr="00364D0F">
        <w:rPr>
          <w:rFonts w:eastAsiaTheme="minorEastAsia" w:cstheme="minorHAnsi"/>
          <w:lang w:val="en-US"/>
          <w:rPrChange w:id="1441" w:author="Max Lindmark" w:date="2019-09-24T15:41:00Z">
            <w:rPr>
              <w:rFonts w:eastAsiaTheme="minorEastAsia" w:cstheme="minorHAnsi"/>
            </w:rPr>
          </w:rPrChange>
        </w:rPr>
        <w:t xml:space="preserve">single </w:t>
      </w:r>
      <w:r w:rsidR="00E4571C" w:rsidRPr="00364D0F">
        <w:rPr>
          <w:rFonts w:eastAsiaTheme="minorEastAsia" w:cstheme="minorHAnsi"/>
          <w:lang w:val="en-US"/>
          <w:rPrChange w:id="1442" w:author="Max Lindmark" w:date="2019-09-24T15:41:00Z">
            <w:rPr>
              <w:rFonts w:eastAsiaTheme="minorEastAsia" w:cstheme="minorHAnsi"/>
            </w:rPr>
          </w:rPrChange>
        </w:rPr>
        <w:t>species</w:t>
      </w:r>
      <w:r w:rsidR="00B44EF8" w:rsidRPr="00364D0F">
        <w:rPr>
          <w:rFonts w:eastAsiaTheme="minorEastAsia" w:cstheme="minorHAnsi"/>
          <w:lang w:val="en-US"/>
          <w:rPrChange w:id="1443" w:author="Max Lindmark" w:date="2019-09-24T15:41:00Z">
            <w:rPr>
              <w:rFonts w:eastAsiaTheme="minorEastAsia" w:cstheme="minorHAnsi"/>
            </w:rPr>
          </w:rPrChange>
        </w:rPr>
        <w:t xml:space="preserve"> studies</w:t>
      </w:r>
      <w:r w:rsidR="00D254EC" w:rsidRPr="00364D0F">
        <w:rPr>
          <w:rFonts w:eastAsiaTheme="minorEastAsia" w:cstheme="minorHAnsi"/>
          <w:lang w:val="en-US"/>
          <w:rPrChange w:id="1444" w:author="Max Lindmark" w:date="2019-09-24T15:41:00Z">
            <w:rPr>
              <w:rFonts w:eastAsiaTheme="minorEastAsia" w:cstheme="minorHAnsi"/>
            </w:rPr>
          </w:rPrChange>
        </w:rPr>
        <w:t>, e.g.</w:t>
      </w:r>
      <w:r w:rsidR="00B44EF8" w:rsidRPr="00364D0F">
        <w:rPr>
          <w:rFonts w:eastAsiaTheme="minorEastAsia" w:cstheme="minorHAnsi"/>
          <w:lang w:val="en-US"/>
          <w:rPrChange w:id="1445" w:author="Max Lindmark" w:date="2019-09-24T15:41:00Z">
            <w:rPr>
              <w:rFonts w:eastAsiaTheme="minorEastAsia" w:cstheme="minorHAnsi"/>
            </w:rPr>
          </w:rPrChange>
        </w:rPr>
        <w:t xml:space="preserve"> Björnsson </w:t>
      </w:r>
      <w:r w:rsidR="00B44EF8" w:rsidRPr="00364D0F">
        <w:rPr>
          <w:rFonts w:eastAsiaTheme="minorEastAsia" w:cstheme="minorHAnsi"/>
          <w:i/>
          <w:lang w:val="en-US"/>
          <w:rPrChange w:id="1446" w:author="Max Lindmark" w:date="2019-09-24T15:41:00Z">
            <w:rPr>
              <w:rFonts w:eastAsiaTheme="minorEastAsia" w:cstheme="minorHAnsi"/>
              <w:i/>
            </w:rPr>
          </w:rPrChange>
        </w:rPr>
        <w:t>et al</w:t>
      </w:r>
      <w:r w:rsidR="00B44EF8" w:rsidRPr="00364D0F">
        <w:rPr>
          <w:rFonts w:eastAsiaTheme="minorEastAsia" w:cstheme="minorHAnsi"/>
          <w:lang w:val="en-US"/>
          <w:rPrChange w:id="1447" w:author="Max Lindmark" w:date="2019-09-24T15:41:00Z">
            <w:rPr>
              <w:rFonts w:eastAsiaTheme="minorEastAsia" w:cstheme="minorHAnsi"/>
            </w:rPr>
          </w:rPrChange>
        </w:rPr>
        <w:t xml:space="preserve">. </w:t>
      </w:r>
      <w:r w:rsidR="00B44EF8" w:rsidRPr="0093588F">
        <w:rPr>
          <w:rFonts w:eastAsiaTheme="minorEastAsia" w:cstheme="minorHAnsi"/>
          <w:lang w:val="en-US"/>
        </w:rPr>
        <w:t>(2007)</w:t>
      </w:r>
      <w:r w:rsidR="001E6743" w:rsidRPr="0093588F">
        <w:rPr>
          <w:rFonts w:eastAsiaTheme="minorEastAsia" w:cstheme="minorHAnsi"/>
          <w:lang w:val="en-US"/>
        </w:rPr>
        <w:t>)</w:t>
      </w:r>
      <w:r w:rsidR="003B0EA7" w:rsidRPr="0093588F">
        <w:rPr>
          <w:rFonts w:eastAsiaTheme="minorEastAsia" w:cstheme="minorHAnsi"/>
          <w:lang w:val="en-US"/>
        </w:rPr>
        <w:t>.</w:t>
      </w:r>
      <w:r w:rsidR="001E6743" w:rsidRPr="0093588F">
        <w:rPr>
          <w:rFonts w:eastAsiaTheme="minorEastAsia" w:cstheme="minorHAnsi"/>
          <w:lang w:val="en-US"/>
        </w:rPr>
        <w:t xml:space="preserve"> </w:t>
      </w:r>
      <w:r w:rsidR="00162F58" w:rsidRPr="00364D0F">
        <w:rPr>
          <w:rFonts w:eastAsiaTheme="minorEastAsia" w:cstheme="minorHAnsi"/>
          <w:lang w:val="en-US"/>
          <w:rPrChange w:id="1448" w:author="Max Lindmark" w:date="2019-09-24T15:41:00Z">
            <w:rPr>
              <w:rFonts w:eastAsiaTheme="minorEastAsia" w:cstheme="minorHAnsi"/>
            </w:rPr>
          </w:rPrChange>
        </w:rPr>
        <w:t xml:space="preserve">On the contrary, </w:t>
      </w:r>
      <w:r w:rsidR="007D4F7C" w:rsidRPr="00364D0F">
        <w:rPr>
          <w:rFonts w:eastAsiaTheme="minorEastAsia" w:cstheme="minorHAnsi"/>
          <w:lang w:val="en-US"/>
          <w:rPrChange w:id="1449" w:author="Max Lindmark" w:date="2019-09-24T15:41:00Z">
            <w:rPr>
              <w:rFonts w:eastAsiaTheme="minorEastAsia" w:cstheme="minorHAnsi"/>
            </w:rPr>
          </w:rPrChange>
        </w:rPr>
        <w:t xml:space="preserve">we find </w:t>
      </w:r>
      <w:r w:rsidR="00E426C7" w:rsidRPr="00364D0F">
        <w:rPr>
          <w:rFonts w:eastAsiaTheme="minorEastAsia" w:cstheme="minorHAnsi"/>
          <w:lang w:val="en-US"/>
          <w:rPrChange w:id="1450" w:author="Max Lindmark" w:date="2019-09-24T15:41:00Z">
            <w:rPr>
              <w:rFonts w:eastAsiaTheme="minorEastAsia" w:cstheme="minorHAnsi"/>
            </w:rPr>
          </w:rPrChange>
        </w:rPr>
        <w:t xml:space="preserve">clear </w:t>
      </w:r>
      <w:r w:rsidR="00941CF8" w:rsidRPr="00364D0F">
        <w:rPr>
          <w:rFonts w:eastAsiaTheme="minorEastAsia" w:cstheme="minorHAnsi"/>
          <w:lang w:val="en-US"/>
          <w:rPrChange w:id="1451" w:author="Max Lindmark" w:date="2019-09-24T15:41:00Z">
            <w:rPr>
              <w:rFonts w:eastAsiaTheme="minorEastAsia" w:cstheme="minorHAnsi"/>
            </w:rPr>
          </w:rPrChange>
        </w:rPr>
        <w:t>effects of body mass on optimal growth temperatures</w:t>
      </w:r>
      <w:r w:rsidR="00261377" w:rsidRPr="00364D0F">
        <w:rPr>
          <w:rFonts w:eastAsiaTheme="minorEastAsia" w:cstheme="minorHAnsi"/>
          <w:lang w:val="en-US"/>
          <w:rPrChange w:id="1452" w:author="Max Lindmark" w:date="2019-09-24T15:41:00Z">
            <w:rPr>
              <w:rFonts w:eastAsiaTheme="minorEastAsia" w:cstheme="minorHAnsi"/>
            </w:rPr>
          </w:rPrChange>
        </w:rPr>
        <w:t xml:space="preserve">. Assuming that fish exhibit </w:t>
      </w:r>
      <w:r w:rsidR="00F12FC2" w:rsidRPr="00364D0F">
        <w:rPr>
          <w:rFonts w:eastAsiaTheme="minorEastAsia" w:cstheme="minorHAnsi"/>
          <w:lang w:val="en-US"/>
          <w:rPrChange w:id="1453" w:author="Max Lindmark" w:date="2019-09-24T15:41:00Z">
            <w:rPr>
              <w:rFonts w:eastAsiaTheme="minorEastAsia" w:cstheme="minorHAnsi"/>
            </w:rPr>
          </w:rPrChange>
        </w:rPr>
        <w:t xml:space="preserve">similar temperatures in the environment over ontogeny, </w:t>
      </w:r>
      <w:r w:rsidR="00AC2F7F" w:rsidRPr="00364D0F">
        <w:rPr>
          <w:rFonts w:eastAsiaTheme="minorEastAsia" w:cstheme="minorHAnsi"/>
          <w:lang w:val="en-US"/>
          <w:rPrChange w:id="1454" w:author="Max Lindmark" w:date="2019-09-24T15:41:00Z">
            <w:rPr>
              <w:rFonts w:eastAsiaTheme="minorEastAsia" w:cstheme="minorHAnsi"/>
            </w:rPr>
          </w:rPrChange>
        </w:rPr>
        <w:t>this would lead to warming lowering growth performance of the largest fish in a population first (we estimate roughly a 4</w:t>
      </w:r>
      <m:oMath>
        <m:r>
          <w:rPr>
            <w:rFonts w:ascii="Cambria Math" w:eastAsiaTheme="minorEastAsia" w:hAnsi="Cambria Math" w:cstheme="minorHAnsi"/>
            <w:lang w:val="en-US"/>
            <w:rPrChange w:id="1455" w:author="Max Lindmark" w:date="2019-09-24T15:41:00Z">
              <w:rPr>
                <w:rFonts w:ascii="Cambria Math" w:eastAsiaTheme="minorEastAsia" w:hAnsi="Cambria Math" w:cstheme="minorHAnsi"/>
              </w:rPr>
            </w:rPrChange>
          </w:rPr>
          <m:t>℃</m:t>
        </m:r>
      </m:oMath>
      <w:r w:rsidR="00AC2F7F" w:rsidRPr="00364D0F">
        <w:rPr>
          <w:rFonts w:eastAsiaTheme="minorEastAsia" w:cstheme="minorHAnsi"/>
          <w:lang w:val="en-US"/>
          <w:rPrChange w:id="1456" w:author="Max Lindmark" w:date="2019-09-24T15:41:00Z">
            <w:rPr>
              <w:rFonts w:eastAsiaTheme="minorEastAsia" w:cstheme="minorHAnsi"/>
            </w:rPr>
          </w:rPrChange>
        </w:rPr>
        <w:t xml:space="preserve"> change in optimum </w:t>
      </w:r>
      <m:oMath>
        <m:r>
          <w:rPr>
            <w:rFonts w:ascii="Cambria Math" w:eastAsiaTheme="minorEastAsia" w:hAnsi="Cambria Math" w:cstheme="minorHAnsi"/>
          </w:rPr>
          <m:t>T</m:t>
        </m:r>
      </m:oMath>
      <w:r w:rsidR="00AC2F7F" w:rsidRPr="00364D0F">
        <w:rPr>
          <w:rFonts w:eastAsiaTheme="minorEastAsia" w:cstheme="minorHAnsi"/>
          <w:lang w:val="en-US"/>
          <w:rPrChange w:id="1457" w:author="Max Lindmark" w:date="2019-09-24T15:41:00Z">
            <w:rPr>
              <w:rFonts w:eastAsiaTheme="minorEastAsia" w:cstheme="minorHAnsi"/>
            </w:rPr>
          </w:rPrChange>
        </w:rPr>
        <w:t xml:space="preserve"> over ontogeny). </w:t>
      </w:r>
      <w:r w:rsidR="00EE5B78" w:rsidRPr="00364D0F">
        <w:rPr>
          <w:rFonts w:eastAsiaTheme="minorEastAsia" w:cstheme="minorHAnsi"/>
          <w:lang w:val="en-US"/>
          <w:rPrChange w:id="1458" w:author="Max Lindmark" w:date="2019-09-24T15:41:00Z">
            <w:rPr>
              <w:rFonts w:eastAsiaTheme="minorEastAsia" w:cstheme="minorHAnsi"/>
            </w:rPr>
          </w:rPrChange>
        </w:rPr>
        <w:t>However, this may not always be the case, as for instance Heincke’s law states that</w:t>
      </w:r>
      <w:r w:rsidR="000E214D" w:rsidRPr="00364D0F">
        <w:rPr>
          <w:rFonts w:eastAsiaTheme="minorEastAsia" w:cstheme="minorHAnsi"/>
          <w:lang w:val="en-US"/>
          <w:rPrChange w:id="1459" w:author="Max Lindmark" w:date="2019-09-24T15:41:00Z">
            <w:rPr>
              <w:rFonts w:eastAsiaTheme="minorEastAsia" w:cstheme="minorHAnsi"/>
            </w:rPr>
          </w:rPrChange>
        </w:rPr>
        <w:t xml:space="preserve"> individuals move to deeper habitats over ontogeny</w:t>
      </w:r>
      <w:r w:rsidR="00EE5B78" w:rsidRPr="00364D0F">
        <w:rPr>
          <w:rFonts w:eastAsiaTheme="minorEastAsia" w:cstheme="minorHAnsi"/>
          <w:lang w:val="en-US"/>
          <w:rPrChange w:id="1460" w:author="Max Lindmark" w:date="2019-09-24T15:41:00Z">
            <w:rPr>
              <w:rFonts w:eastAsiaTheme="minorEastAsia" w:cstheme="minorHAnsi"/>
            </w:rPr>
          </w:rPrChange>
        </w:rPr>
        <w:t xml:space="preserve"> </w:t>
      </w:r>
      <w:r w:rsidR="00EE5B78">
        <w:rPr>
          <w:rFonts w:eastAsiaTheme="minorEastAsia" w:cstheme="minorHAnsi"/>
        </w:rPr>
        <w:fldChar w:fldCharType="begin"/>
      </w:r>
      <w:r w:rsidR="000E214D" w:rsidRPr="00364D0F">
        <w:rPr>
          <w:rFonts w:eastAsiaTheme="minorEastAsia" w:cstheme="minorHAnsi"/>
          <w:lang w:val="en-US"/>
          <w:rPrChange w:id="1461" w:author="Max Lindmark" w:date="2019-09-24T15:41:00Z">
            <w:rPr>
              <w:rFonts w:eastAsiaTheme="minorEastAsia" w:cstheme="minorHAnsi"/>
            </w:rPr>
          </w:rPrChange>
        </w:rPr>
        <w:instrText xml:space="preserve"> ADDIN ZOTERO_ITEM CSL_CITATION {"citationID":"k4eBQiA8","properties":{"formattedCitation":"(Heincke 1913; Audzijonyte &amp; Pecl 2018)","plainCitation":"(Heincke 1913; Audzijonyte &amp; Pecl 2018)","noteIndex":0},"citationItems":[{"id":1663,"uris":["http://zotero.org/users/local/FTg3Qpza/items/R4H8NZVA"],"uri":["http://zotero.org/users/local/FTg3Qpza/items/R4H8NZVA"],"itemData":{"id":1663,"type":"article-journal","title":"Rapp. Proc. Verb. Réun. ICES 16, 1–70.","author":[{"family":"Heincke","given":"","suffix":"F"}],"issued":{"date-parts":[["1913"]]}}},{"id":1372,"uris":["http://zotero.org/users/local/FTg3Qpza/items/NAS2GPLS"],"uri":["http://zotero.org/users/local/FTg3Qpza/items/NAS2GPLS"],"itemData":{"id":1372,"type":"article-journal","title":"Deep impact of fisheries","container-title":"Nature Ecology &amp; Evolution","page":"1348-1349","volume":"2","issue":"9","source":"Crossref","DOI":"10.1038/s41559-018-0653-9","ISSN":"2397-334X","language":"en","author":[{"family":"Audzijonyte","given":"Asta"},{"family":"Pecl","given":"Gretta T."}],"issued":{"date-parts":[["2018",9]]}}}],"schema":"https://github.com/citation-style-language/schema/raw/master/csl-citation.json"} </w:instrText>
      </w:r>
      <w:r w:rsidR="00EE5B78">
        <w:rPr>
          <w:rFonts w:eastAsiaTheme="minorEastAsia" w:cstheme="minorHAnsi"/>
        </w:rPr>
        <w:fldChar w:fldCharType="separate"/>
      </w:r>
      <w:r w:rsidR="000E214D" w:rsidRPr="00364D0F">
        <w:rPr>
          <w:rFonts w:ascii="Times New Roman" w:hAnsi="Times New Roman" w:cs="Times New Roman"/>
          <w:lang w:val="en-US"/>
          <w:rPrChange w:id="1462" w:author="Max Lindmark" w:date="2019-09-24T15:41:00Z">
            <w:rPr>
              <w:rFonts w:ascii="Times New Roman" w:hAnsi="Times New Roman" w:cs="Times New Roman"/>
            </w:rPr>
          </w:rPrChange>
        </w:rPr>
        <w:t>(Heincke 1913; Audzijonyte &amp; Pecl 2018)</w:t>
      </w:r>
      <w:r w:rsidR="00EE5B78">
        <w:rPr>
          <w:rFonts w:eastAsiaTheme="minorEastAsia" w:cstheme="minorHAnsi"/>
        </w:rPr>
        <w:fldChar w:fldCharType="end"/>
      </w:r>
      <w:r w:rsidR="0063701C" w:rsidRPr="00364D0F">
        <w:rPr>
          <w:rFonts w:eastAsiaTheme="minorEastAsia" w:cstheme="minorHAnsi"/>
          <w:lang w:val="en-US"/>
          <w:rPrChange w:id="1463" w:author="Max Lindmark" w:date="2019-09-24T15:41:00Z">
            <w:rPr>
              <w:rFonts w:eastAsiaTheme="minorEastAsia" w:cstheme="minorHAnsi"/>
            </w:rPr>
          </w:rPrChange>
        </w:rPr>
        <w:t xml:space="preserve">, and other type of ontogenetic habitat shifts are well documented, e.g. </w:t>
      </w:r>
      <w:r w:rsidR="0063701C">
        <w:rPr>
          <w:rFonts w:eastAsiaTheme="minorEastAsia" w:cstheme="minorHAnsi"/>
        </w:rPr>
        <w:fldChar w:fldCharType="begin"/>
      </w:r>
      <w:r w:rsidR="0063701C" w:rsidRPr="00364D0F">
        <w:rPr>
          <w:rFonts w:eastAsiaTheme="minorEastAsia" w:cstheme="minorHAnsi"/>
          <w:lang w:val="en-US"/>
          <w:rPrChange w:id="1464" w:author="Max Lindmark" w:date="2019-09-24T15:41:00Z">
            <w:rPr>
              <w:rFonts w:eastAsiaTheme="minorEastAsia" w:cstheme="minorHAnsi"/>
            </w:rPr>
          </w:rPrChange>
        </w:rPr>
        <w:instrText xml:space="preserve"> ADDIN ZOTERO_ITEM CSL_CITATION {"citationID":"dSwkKuyz","properties":{"form</w:instrText>
      </w:r>
      <w:r w:rsidR="0063701C">
        <w:rPr>
          <w:rFonts w:eastAsiaTheme="minorEastAsia" w:cstheme="minorHAnsi"/>
        </w:rPr>
        <w:instrText>attedCitation":"(Werner &amp; Hall 1988)","plainCitation":"(Werner &amp; Hall 1988)","noteIndex":0},"citationItems":[{"id":1661,"uris":["http://zotero.org/users/local/FTg3Qpza/items/DFGXN47I"],"uri":["http://zotero.org/users/local/FTg3Qpza/items/DFGXN47I"],"itemData":{"id":1661,"type":"article-journal","title":"Ontogenetic Habitat Shifts in Bluegill: The Foraging Rate-Predation Risk Trade-off","container-title":"Ecology","page":"1352-1366","volume":"69","issue":"5","source":"Wiley Online Library","abstract":"The bluegill sunfish (Lepomis macrochirus) undergoes several habitat shifts between the littoral and pelagic zones of small lakes during its life history. After hatching in the littoral zone, bluegill fry migrate to the pelagic zone to feed on zooplankton. In this study the fry then returned to the littoral zone in four different lakes at a relatively constant size of °12.5 mm standard length. Several years are spent feeding in the littoral zone vegetation before the bluegill again shifts to feeding on zooplankton, first in the water column above littoral vegetation and subsequently in the true pelagic zone. This shift to feeding on zooplankton occurred at a specific body size within a lake, but the size ranged from 50 to 83 m</w:instrText>
      </w:r>
      <w:r w:rsidR="0063701C" w:rsidRPr="0093588F">
        <w:rPr>
          <w:rFonts w:eastAsiaTheme="minorEastAsia" w:cstheme="minorHAnsi"/>
          <w:lang w:val="en-US"/>
        </w:rPr>
        <w:instrText xml:space="preserve">m among five different lakes. The size at which the shift occurred was directly correlated with the density of the major predator of the bluegill in these lakes, the largemouth bass (Micropterus salmoides). We demonstrate that the bluegill is faced with a growth (or feeding) rate—predation risk trade—off in making these habitat shifts. Analysis of stomach contents, the growth of small fish caged in the pelagic zone, and predictions of foraging rates in both habitats all indicate that the pelagic zone is the more profitable habitat for all size classes of the bluegill. Through a series of pond experiments we further show that risk of predation by largemouth bass was 40—80 times as great for small bluegills in the open water as for those in the vegetation. We interpret the patterns of habitat use by the bluegill in terms of a model that explicitly weights the costs (predation) and benefits (growth) of making a size—specific habitat shift to the pelagic. Finally, we discussed evidence that the bluegill can facultatively respond to changes in feeding rates and predation risk, and the consequences of such ontogenetic habitat shifts to community dynamics.","DOI":"10.2307/1941633","ISSN":"1939-9170","title-short":"Ontogenetic Habitat Shifts in Bluegill","language":"en","author":[{"family":"Werner","given":"Earl E."},{"family":"Hall","given":"Donald J."}],"issued":{"date-parts":[["1988"]]}}}],"schema":"https://github.com/citation-style-language/schema/raw/master/csl-citation.json"} </w:instrText>
      </w:r>
      <w:r w:rsidR="0063701C">
        <w:rPr>
          <w:rFonts w:eastAsiaTheme="minorEastAsia" w:cstheme="minorHAnsi"/>
        </w:rPr>
        <w:fldChar w:fldCharType="separate"/>
      </w:r>
      <w:r w:rsidR="0063701C" w:rsidRPr="0093588F">
        <w:rPr>
          <w:rFonts w:ascii="Times New Roman" w:hAnsi="Times New Roman" w:cs="Times New Roman"/>
          <w:lang w:val="en-US"/>
        </w:rPr>
        <w:t>(Werner &amp; Hall 1988)</w:t>
      </w:r>
      <w:r w:rsidR="0063701C">
        <w:rPr>
          <w:rFonts w:eastAsiaTheme="minorEastAsia" w:cstheme="minorHAnsi"/>
        </w:rPr>
        <w:fldChar w:fldCharType="end"/>
      </w:r>
      <w:r w:rsidR="00B81D85" w:rsidRPr="0093588F">
        <w:rPr>
          <w:rFonts w:eastAsiaTheme="minorEastAsia" w:cstheme="minorHAnsi"/>
          <w:lang w:val="en-US"/>
        </w:rPr>
        <w:t>.</w:t>
      </w:r>
      <w:r w:rsidR="007664CB" w:rsidRPr="0093588F">
        <w:rPr>
          <w:rFonts w:eastAsiaTheme="minorEastAsia" w:cstheme="minorHAnsi"/>
          <w:lang w:val="en-US"/>
        </w:rPr>
        <w:t xml:space="preserve"> </w:t>
      </w:r>
      <w:r w:rsidR="00762BEA" w:rsidRPr="00364D0F">
        <w:rPr>
          <w:rFonts w:eastAsiaTheme="minorEastAsia" w:cstheme="minorHAnsi"/>
          <w:lang w:val="en-US"/>
          <w:rPrChange w:id="1465" w:author="Max Lindmark" w:date="2019-09-24T15:41:00Z">
            <w:rPr>
              <w:rFonts w:eastAsiaTheme="minorEastAsia" w:cstheme="minorHAnsi"/>
            </w:rPr>
          </w:rPrChange>
        </w:rPr>
        <w:t>For i</w:t>
      </w:r>
      <w:r w:rsidR="007664CB" w:rsidRPr="00364D0F">
        <w:rPr>
          <w:rFonts w:eastAsiaTheme="minorEastAsia" w:cstheme="minorHAnsi"/>
          <w:lang w:val="en-US"/>
          <w:rPrChange w:id="1466" w:author="Max Lindmark" w:date="2019-09-24T15:41:00Z">
            <w:rPr>
              <w:rFonts w:eastAsiaTheme="minorEastAsia" w:cstheme="minorHAnsi"/>
            </w:rPr>
          </w:rPrChange>
        </w:rPr>
        <w:t xml:space="preserve">nferences about impacts of climate change, the change in optimum growth temperature that we report here should be viewed in relation to size-dependent habitat temperatures if those change over ontogeny. That said, there are already empirical evidence of the largest individuals being the first to suffer negative impacts of warming from e.g. heatwaves </w:t>
      </w:r>
      <w:r w:rsidR="007664CB">
        <w:rPr>
          <w:rFonts w:eastAsiaTheme="minorEastAsia" w:cstheme="minorHAnsi"/>
        </w:rPr>
        <w:fldChar w:fldCharType="begin"/>
      </w:r>
      <w:r w:rsidR="007664CB" w:rsidRPr="00364D0F">
        <w:rPr>
          <w:rFonts w:eastAsiaTheme="minorEastAsia" w:cstheme="minorHAnsi"/>
          <w:lang w:val="en-US"/>
          <w:rPrChange w:id="1467" w:author="Max Lindmark" w:date="2019-09-24T15:41:00Z">
            <w:rPr>
              <w:rFonts w:eastAsiaTheme="minorEastAsia" w:cstheme="minorHAnsi"/>
            </w:rPr>
          </w:rPrChange>
        </w:rPr>
        <w:instrText xml:space="preserve"> ADDIN ZOTERO_ITEM CSL_CITATION {"citationID":"RAF4XUYq","properties":{"formattedCitation":"(P\\uc0\\u246{}rtner &amp; Knust 2007)","plainCitation":"(Pörtner &amp; Knust 2007)","noteIndex":0},"citationItems":[{"id":1050,"uris":["http://zotero.org/users/local/FTg3Qpza/items/PQRT9GHW"],"uri":["http://zotero.org/users/local/FTg3Qpza/items/PQRT9GHW"],"itemData":{"id":1050,"type":"article-journal","title":"Climate change affects marine fishes through the oxygen limitation of thermal tolerance","container-title":"Science","page":"95–97","volume":"315","issue":"5808","author":[{"family":"Pörtner","given":"H O"},{"family":"Knust","given":"R"}],"issued":{"date-parts":[["2007"]]}}}],"schema":"https://github.com/citation-style-language/schema/raw/master/csl-citation.json"} </w:instrText>
      </w:r>
      <w:r w:rsidR="007664CB">
        <w:rPr>
          <w:rFonts w:eastAsiaTheme="minorEastAsia" w:cstheme="minorHAnsi"/>
        </w:rPr>
        <w:fldChar w:fldCharType="separate"/>
      </w:r>
      <w:r w:rsidR="007664CB" w:rsidRPr="00364D0F">
        <w:rPr>
          <w:rFonts w:ascii="Times New Roman" w:hAnsi="Times New Roman" w:cs="Times New Roman"/>
          <w:lang w:val="en-US"/>
          <w:rPrChange w:id="1468" w:author="Max Lindmark" w:date="2019-09-24T15:41:00Z">
            <w:rPr>
              <w:rFonts w:ascii="Times New Roman" w:hAnsi="Times New Roman" w:cs="Times New Roman"/>
            </w:rPr>
          </w:rPrChange>
        </w:rPr>
        <w:t>(Pörtner &amp; Knust 2007)</w:t>
      </w:r>
      <w:r w:rsidR="007664CB">
        <w:rPr>
          <w:rFonts w:eastAsiaTheme="minorEastAsia" w:cstheme="minorHAnsi"/>
        </w:rPr>
        <w:fldChar w:fldCharType="end"/>
      </w:r>
      <w:r w:rsidR="007664CB" w:rsidRPr="00364D0F">
        <w:rPr>
          <w:rFonts w:eastAsiaTheme="minorEastAsia" w:cstheme="minorHAnsi"/>
          <w:lang w:val="en-US"/>
          <w:rPrChange w:id="1469" w:author="Max Lindmark" w:date="2019-09-24T15:41:00Z">
            <w:rPr>
              <w:rFonts w:eastAsiaTheme="minorEastAsia" w:cstheme="minorHAnsi"/>
            </w:rPr>
          </w:rPrChange>
        </w:rPr>
        <w:t>.</w:t>
      </w:r>
      <w:r w:rsidR="00957D60" w:rsidRPr="00364D0F">
        <w:rPr>
          <w:rFonts w:eastAsiaTheme="minorEastAsia" w:cstheme="minorHAnsi"/>
          <w:lang w:val="en-US"/>
          <w:rPrChange w:id="1470" w:author="Max Lindmark" w:date="2019-09-24T15:41:00Z">
            <w:rPr>
              <w:rFonts w:eastAsiaTheme="minorEastAsia" w:cstheme="minorHAnsi"/>
            </w:rPr>
          </w:rPrChange>
        </w:rPr>
        <w:t xml:space="preserve"> Taken together, </w:t>
      </w:r>
      <w:r w:rsidR="005D1CE5" w:rsidRPr="00364D0F">
        <w:rPr>
          <w:rFonts w:eastAsiaTheme="minorEastAsia" w:cstheme="minorHAnsi"/>
          <w:lang w:val="en-US"/>
          <w:rPrChange w:id="1471" w:author="Max Lindmark" w:date="2019-09-24T15:41:00Z">
            <w:rPr>
              <w:rFonts w:eastAsiaTheme="minorEastAsia" w:cstheme="minorHAnsi"/>
            </w:rPr>
          </w:rPrChange>
        </w:rPr>
        <w:t xml:space="preserve">while </w:t>
      </w:r>
      <w:r w:rsidR="00034317" w:rsidRPr="00364D0F">
        <w:rPr>
          <w:rFonts w:eastAsiaTheme="minorEastAsia" w:cstheme="minorHAnsi"/>
          <w:lang w:val="en-US"/>
          <w:rPrChange w:id="1472" w:author="Max Lindmark" w:date="2019-09-24T15:41:00Z">
            <w:rPr>
              <w:rFonts w:eastAsiaTheme="minorEastAsia" w:cstheme="minorHAnsi"/>
            </w:rPr>
          </w:rPrChange>
        </w:rPr>
        <w:t xml:space="preserve">temperature has a </w:t>
      </w:r>
      <w:r w:rsidR="005D1CE5" w:rsidRPr="00364D0F">
        <w:rPr>
          <w:rFonts w:eastAsiaTheme="minorEastAsia" w:cstheme="minorHAnsi"/>
          <w:lang w:val="en-US"/>
          <w:rPrChange w:id="1473" w:author="Max Lindmark" w:date="2019-09-24T15:41:00Z">
            <w:rPr>
              <w:rFonts w:eastAsiaTheme="minorEastAsia" w:cstheme="minorHAnsi"/>
            </w:rPr>
          </w:rPrChange>
        </w:rPr>
        <w:t xml:space="preserve">clear </w:t>
      </w:r>
      <w:r w:rsidR="00034317" w:rsidRPr="00364D0F">
        <w:rPr>
          <w:rFonts w:eastAsiaTheme="minorEastAsia" w:cstheme="minorHAnsi"/>
          <w:lang w:val="en-US"/>
          <w:rPrChange w:id="1474" w:author="Max Lindmark" w:date="2019-09-24T15:41:00Z">
            <w:rPr>
              <w:rFonts w:eastAsiaTheme="minorEastAsia" w:cstheme="minorHAnsi"/>
            </w:rPr>
          </w:rPrChange>
        </w:rPr>
        <w:t>positive effect</w:t>
      </w:r>
      <w:r w:rsidR="00870F88" w:rsidRPr="00364D0F">
        <w:rPr>
          <w:rFonts w:eastAsiaTheme="minorEastAsia" w:cstheme="minorHAnsi"/>
          <w:lang w:val="en-US"/>
          <w:rPrChange w:id="1475" w:author="Max Lindmark" w:date="2019-09-24T15:41:00Z">
            <w:rPr>
              <w:rFonts w:eastAsiaTheme="minorEastAsia" w:cstheme="minorHAnsi"/>
            </w:rPr>
          </w:rPrChange>
        </w:rPr>
        <w:t xml:space="preserve"> o</w:t>
      </w:r>
      <w:r w:rsidR="00034317" w:rsidRPr="00364D0F">
        <w:rPr>
          <w:rFonts w:eastAsiaTheme="minorEastAsia" w:cstheme="minorHAnsi"/>
          <w:lang w:val="en-US"/>
          <w:rPrChange w:id="1476" w:author="Max Lindmark" w:date="2019-09-24T15:41:00Z">
            <w:rPr>
              <w:rFonts w:eastAsiaTheme="minorEastAsia" w:cstheme="minorHAnsi"/>
            </w:rPr>
          </w:rPrChange>
        </w:rPr>
        <w:t>n</w:t>
      </w:r>
      <w:r w:rsidR="00870F88" w:rsidRPr="00364D0F">
        <w:rPr>
          <w:rFonts w:eastAsiaTheme="minorEastAsia" w:cstheme="minorHAnsi"/>
          <w:lang w:val="en-US"/>
          <w:rPrChange w:id="1477" w:author="Max Lindmark" w:date="2019-09-24T15:41:00Z">
            <w:rPr>
              <w:rFonts w:eastAsiaTheme="minorEastAsia" w:cstheme="minorHAnsi"/>
            </w:rPr>
          </w:rPrChange>
        </w:rPr>
        <w:t xml:space="preserve"> growth at </w:t>
      </w:r>
      <w:r w:rsidR="008C61C0" w:rsidRPr="00364D0F">
        <w:rPr>
          <w:rFonts w:eastAsiaTheme="minorEastAsia" w:cstheme="minorHAnsi"/>
          <w:lang w:val="en-US"/>
          <w:rPrChange w:id="1478" w:author="Max Lindmark" w:date="2019-09-24T15:41:00Z">
            <w:rPr>
              <w:rFonts w:eastAsiaTheme="minorEastAsia" w:cstheme="minorHAnsi"/>
            </w:rPr>
          </w:rPrChange>
        </w:rPr>
        <w:t xml:space="preserve">for small fish in a </w:t>
      </w:r>
      <w:r w:rsidR="00520AB1" w:rsidRPr="00364D0F">
        <w:rPr>
          <w:rFonts w:eastAsiaTheme="minorEastAsia" w:cstheme="minorHAnsi"/>
          <w:lang w:val="en-US"/>
          <w:rPrChange w:id="1479" w:author="Max Lindmark" w:date="2019-09-24T15:41:00Z">
            <w:rPr>
              <w:rFonts w:eastAsiaTheme="minorEastAsia" w:cstheme="minorHAnsi"/>
            </w:rPr>
          </w:rPrChange>
        </w:rPr>
        <w:t>population</w:t>
      </w:r>
      <w:r w:rsidR="00870F88" w:rsidRPr="00364D0F">
        <w:rPr>
          <w:rFonts w:eastAsiaTheme="minorEastAsia" w:cstheme="minorHAnsi"/>
          <w:lang w:val="en-US"/>
          <w:rPrChange w:id="1480" w:author="Max Lindmark" w:date="2019-09-24T15:41:00Z">
            <w:rPr>
              <w:rFonts w:eastAsiaTheme="minorEastAsia" w:cstheme="minorHAnsi"/>
            </w:rPr>
          </w:rPrChange>
        </w:rPr>
        <w:t xml:space="preserve">, in line with empirical findings, the effect of temperature on </w:t>
      </w:r>
      <w:r w:rsidR="0021092E" w:rsidRPr="00364D0F">
        <w:rPr>
          <w:rFonts w:eastAsiaTheme="minorEastAsia" w:cstheme="minorHAnsi"/>
          <w:lang w:val="en-US"/>
          <w:rPrChange w:id="1481" w:author="Max Lindmark" w:date="2019-09-24T15:41:00Z">
            <w:rPr>
              <w:rFonts w:eastAsiaTheme="minorEastAsia" w:cstheme="minorHAnsi"/>
            </w:rPr>
          </w:rPrChange>
        </w:rPr>
        <w:t xml:space="preserve">the large fish within a species </w:t>
      </w:r>
      <w:r w:rsidR="00870F88" w:rsidRPr="00364D0F">
        <w:rPr>
          <w:rFonts w:eastAsiaTheme="minorEastAsia" w:cstheme="minorHAnsi"/>
          <w:lang w:val="en-US"/>
          <w:rPrChange w:id="1482" w:author="Max Lindmark" w:date="2019-09-24T15:41:00Z">
            <w:rPr>
              <w:rFonts w:eastAsiaTheme="minorEastAsia" w:cstheme="minorHAnsi"/>
            </w:rPr>
          </w:rPrChange>
        </w:rPr>
        <w:t xml:space="preserve">is still not properly understood. </w:t>
      </w:r>
      <w:r w:rsidR="00A17690" w:rsidRPr="00364D0F">
        <w:rPr>
          <w:rFonts w:eastAsiaTheme="minorEastAsia" w:cstheme="minorHAnsi"/>
          <w:lang w:val="en-US"/>
          <w:rPrChange w:id="1483" w:author="Max Lindmark" w:date="2019-09-24T15:41:00Z">
            <w:rPr>
              <w:rFonts w:eastAsiaTheme="minorEastAsia" w:cstheme="minorHAnsi"/>
            </w:rPr>
          </w:rPrChange>
        </w:rPr>
        <w:t>This was also mirrored in a recent experimental study</w:t>
      </w:r>
      <w:r w:rsidR="002C3B62" w:rsidRPr="00364D0F">
        <w:rPr>
          <w:rFonts w:eastAsiaTheme="minorEastAsia" w:cstheme="minorHAnsi"/>
          <w:lang w:val="en-US"/>
          <w:rPrChange w:id="1484" w:author="Max Lindmark" w:date="2019-09-24T15:41:00Z">
            <w:rPr>
              <w:rFonts w:eastAsiaTheme="minorEastAsia" w:cstheme="minorHAnsi"/>
            </w:rPr>
          </w:rPrChange>
        </w:rPr>
        <w:t xml:space="preserve"> by </w:t>
      </w:r>
      <w:r w:rsidR="002C3B62" w:rsidRPr="00364D0F">
        <w:rPr>
          <w:rFonts w:eastAsiaTheme="minorEastAsia" w:cstheme="minorHAnsi"/>
          <w:lang w:val="en-US"/>
          <w:rPrChange w:id="1485" w:author="Max Lindmark" w:date="2019-09-24T15:41:00Z">
            <w:rPr>
              <w:rFonts w:eastAsiaTheme="minorEastAsia" w:cstheme="minorHAnsi"/>
            </w:rPr>
          </w:rPrChange>
        </w:rPr>
        <w:lastRenderedPageBreak/>
        <w:t xml:space="preserve">Barneche </w:t>
      </w:r>
      <w:r w:rsidR="002C3B62" w:rsidRPr="00364D0F">
        <w:rPr>
          <w:rFonts w:eastAsiaTheme="minorEastAsia" w:cstheme="minorHAnsi"/>
          <w:i/>
          <w:lang w:val="en-US"/>
          <w:rPrChange w:id="1486" w:author="Max Lindmark" w:date="2019-09-24T15:41:00Z">
            <w:rPr>
              <w:rFonts w:eastAsiaTheme="minorEastAsia" w:cstheme="minorHAnsi"/>
              <w:i/>
            </w:rPr>
          </w:rPrChange>
        </w:rPr>
        <w:t>et al</w:t>
      </w:r>
      <w:r w:rsidR="002C3B62" w:rsidRPr="00364D0F">
        <w:rPr>
          <w:rFonts w:eastAsiaTheme="minorEastAsia" w:cstheme="minorHAnsi"/>
          <w:lang w:val="en-US"/>
          <w:rPrChange w:id="1487" w:author="Max Lindmark" w:date="2019-09-24T15:41:00Z">
            <w:rPr>
              <w:rFonts w:eastAsiaTheme="minorEastAsia" w:cstheme="minorHAnsi"/>
            </w:rPr>
          </w:rPrChange>
        </w:rPr>
        <w:t xml:space="preserve">. </w:t>
      </w:r>
      <w:r w:rsidR="002C3B62" w:rsidRPr="00364D0F">
        <w:rPr>
          <w:rFonts w:eastAsiaTheme="minorEastAsia" w:cstheme="minorHAnsi"/>
          <w:lang w:val="en-US"/>
        </w:rPr>
        <w:t>(2019)</w:t>
      </w:r>
      <w:r w:rsidR="00A17690" w:rsidRPr="00364D0F">
        <w:rPr>
          <w:rFonts w:eastAsiaTheme="minorEastAsia" w:cstheme="minorHAnsi"/>
          <w:lang w:val="en-US"/>
        </w:rPr>
        <w:t xml:space="preserve">, </w:t>
      </w:r>
      <w:r w:rsidR="00525CFC" w:rsidRPr="00364D0F">
        <w:rPr>
          <w:rFonts w:eastAsiaTheme="minorEastAsia" w:cstheme="minorHAnsi"/>
          <w:lang w:val="en-US"/>
        </w:rPr>
        <w:t xml:space="preserve">where </w:t>
      </w:r>
      <w:r w:rsidR="00430DD5" w:rsidRPr="00364D0F">
        <w:rPr>
          <w:rFonts w:eastAsiaTheme="minorEastAsia" w:cstheme="minorHAnsi"/>
          <w:lang w:val="en-US"/>
        </w:rPr>
        <w:t xml:space="preserve">a </w:t>
      </w:r>
      <w:r w:rsidR="00A17690" w:rsidRPr="00364D0F">
        <w:rPr>
          <w:rFonts w:eastAsiaTheme="minorEastAsia" w:cstheme="minorHAnsi"/>
          <w:lang w:val="en-US"/>
        </w:rPr>
        <w:t xml:space="preserve">negative relationship between asymptotic body size and temperature </w:t>
      </w:r>
      <w:r w:rsidR="00430DD5" w:rsidRPr="00364D0F">
        <w:rPr>
          <w:rFonts w:eastAsiaTheme="minorEastAsia" w:cstheme="minorHAnsi"/>
          <w:lang w:val="en-US"/>
        </w:rPr>
        <w:t xml:space="preserve">was </w:t>
      </w:r>
      <w:r w:rsidR="00A17690" w:rsidRPr="00364D0F">
        <w:rPr>
          <w:rFonts w:eastAsiaTheme="minorEastAsia" w:cstheme="minorHAnsi"/>
          <w:lang w:val="en-US"/>
        </w:rPr>
        <w:t>evident</w:t>
      </w:r>
      <w:r w:rsidR="00430DD5" w:rsidRPr="00364D0F">
        <w:rPr>
          <w:rFonts w:eastAsiaTheme="minorEastAsia" w:cstheme="minorHAnsi"/>
          <w:lang w:val="en-US"/>
        </w:rPr>
        <w:t xml:space="preserve"> only at high temperatures</w:t>
      </w:r>
      <w:commentRangeStart w:id="1488"/>
      <w:r w:rsidR="00A17690" w:rsidRPr="00364D0F">
        <w:rPr>
          <w:rFonts w:eastAsiaTheme="minorEastAsia" w:cstheme="minorHAnsi"/>
          <w:lang w:val="en-US"/>
        </w:rPr>
        <w:t>.</w:t>
      </w:r>
      <w:commentRangeEnd w:id="1488"/>
      <w:r w:rsidR="00AE0308">
        <w:rPr>
          <w:rStyle w:val="CommentReference"/>
        </w:rPr>
        <w:commentReference w:id="1488"/>
      </w:r>
      <w:r w:rsidR="004D537D" w:rsidRPr="00364D0F">
        <w:rPr>
          <w:rFonts w:eastAsiaTheme="minorEastAsia" w:cstheme="minorHAnsi"/>
          <w:lang w:val="en-US"/>
        </w:rPr>
        <w:t xml:space="preserve"> </w:t>
      </w:r>
      <w:r w:rsidR="004D537D" w:rsidRPr="00364D0F">
        <w:rPr>
          <w:rFonts w:eastAsiaTheme="minorEastAsia" w:cstheme="minorHAnsi"/>
          <w:lang w:val="en-US"/>
          <w:rPrChange w:id="1489" w:author="Max Lindmark" w:date="2019-09-24T15:41:00Z">
            <w:rPr>
              <w:rFonts w:eastAsiaTheme="minorEastAsia" w:cstheme="minorHAnsi"/>
            </w:rPr>
          </w:rPrChange>
        </w:rPr>
        <w:t xml:space="preserve">The inability to capture clear temperature-effects on asymptotic size over </w:t>
      </w:r>
      <w:r w:rsidR="00B50037" w:rsidRPr="00364D0F">
        <w:rPr>
          <w:rFonts w:eastAsiaTheme="minorEastAsia" w:cstheme="minorHAnsi"/>
          <w:lang w:val="en-US"/>
          <w:rPrChange w:id="1490" w:author="Max Lindmark" w:date="2019-09-24T15:41:00Z">
            <w:rPr>
              <w:rFonts w:eastAsiaTheme="minorEastAsia" w:cstheme="minorHAnsi"/>
            </w:rPr>
          </w:rPrChange>
        </w:rPr>
        <w:t xml:space="preserve">a </w:t>
      </w:r>
      <w:r w:rsidR="004D537D" w:rsidRPr="00364D0F">
        <w:rPr>
          <w:rFonts w:eastAsiaTheme="minorEastAsia" w:cstheme="minorHAnsi"/>
          <w:lang w:val="en-US"/>
          <w:rPrChange w:id="1491" w:author="Max Lindmark" w:date="2019-09-24T15:41:00Z">
            <w:rPr>
              <w:rFonts w:eastAsiaTheme="minorEastAsia" w:cstheme="minorHAnsi"/>
            </w:rPr>
          </w:rPrChange>
        </w:rPr>
        <w:t>realistic temperature-range</w:t>
      </w:r>
      <w:r w:rsidR="0064066A" w:rsidRPr="00364D0F">
        <w:rPr>
          <w:rFonts w:eastAsiaTheme="minorEastAsia" w:cstheme="minorHAnsi"/>
          <w:lang w:val="en-US"/>
          <w:rPrChange w:id="1492" w:author="Max Lindmark" w:date="2019-09-24T15:41:00Z">
            <w:rPr>
              <w:rFonts w:eastAsiaTheme="minorEastAsia" w:cstheme="minorHAnsi"/>
            </w:rPr>
          </w:rPrChange>
        </w:rPr>
        <w:t xml:space="preserve"> experimentally could mean other factors are involved in </w:t>
      </w:r>
      <w:r w:rsidR="0069381B" w:rsidRPr="00364D0F">
        <w:rPr>
          <w:rFonts w:eastAsiaTheme="minorEastAsia" w:cstheme="minorHAnsi"/>
          <w:lang w:val="en-US"/>
          <w:rPrChange w:id="1493" w:author="Max Lindmark" w:date="2019-09-24T15:41:00Z">
            <w:rPr>
              <w:rFonts w:eastAsiaTheme="minorEastAsia" w:cstheme="minorHAnsi"/>
            </w:rPr>
          </w:rPrChange>
        </w:rPr>
        <w:t>time series of field-sampled fish</w:t>
      </w:r>
      <w:r w:rsidR="00631956" w:rsidRPr="00364D0F">
        <w:rPr>
          <w:rFonts w:eastAsiaTheme="minorEastAsia" w:cstheme="minorHAnsi"/>
          <w:lang w:val="en-US"/>
          <w:rPrChange w:id="1494" w:author="Max Lindmark" w:date="2019-09-24T15:41:00Z">
            <w:rPr>
              <w:rFonts w:eastAsiaTheme="minorEastAsia" w:cstheme="minorHAnsi"/>
            </w:rPr>
          </w:rPrChange>
        </w:rPr>
        <w:t>, e.g. life history evolution</w:t>
      </w:r>
      <w:r w:rsidR="00313E1A" w:rsidRPr="00364D0F">
        <w:rPr>
          <w:rFonts w:eastAsiaTheme="minorEastAsia" w:cstheme="minorHAnsi"/>
          <w:lang w:val="en-US"/>
          <w:rPrChange w:id="1495" w:author="Max Lindmark" w:date="2019-09-24T15:41:00Z">
            <w:rPr>
              <w:rFonts w:eastAsiaTheme="minorEastAsia" w:cstheme="minorHAnsi"/>
            </w:rPr>
          </w:rPrChange>
        </w:rPr>
        <w:t xml:space="preserve"> in response to intensive fishing</w:t>
      </w:r>
      <w:commentRangeStart w:id="1496"/>
      <w:r w:rsidR="0069381B" w:rsidRPr="00364D0F">
        <w:rPr>
          <w:rFonts w:eastAsiaTheme="minorEastAsia" w:cstheme="minorHAnsi"/>
          <w:lang w:val="en-US"/>
          <w:rPrChange w:id="1497" w:author="Max Lindmark" w:date="2019-09-24T15:41:00Z">
            <w:rPr>
              <w:rFonts w:eastAsiaTheme="minorEastAsia" w:cstheme="minorHAnsi"/>
            </w:rPr>
          </w:rPrChange>
        </w:rPr>
        <w:t xml:space="preserve">. </w:t>
      </w:r>
      <w:commentRangeEnd w:id="1496"/>
      <w:r w:rsidR="0011277E">
        <w:rPr>
          <w:rStyle w:val="CommentReference"/>
        </w:rPr>
        <w:commentReference w:id="1496"/>
      </w:r>
      <w:r w:rsidR="00F40F6D" w:rsidRPr="00364D0F">
        <w:rPr>
          <w:rFonts w:eastAsiaTheme="minorEastAsia" w:cstheme="minorHAnsi"/>
          <w:lang w:val="en-US"/>
          <w:rPrChange w:id="1498" w:author="Max Lindmark" w:date="2019-09-24T15:41:00Z">
            <w:rPr>
              <w:rFonts w:eastAsiaTheme="minorEastAsia" w:cstheme="minorHAnsi"/>
            </w:rPr>
          </w:rPrChange>
        </w:rPr>
        <w:t xml:space="preserve">However, we are not really able to make that conclusion since </w:t>
      </w:r>
      <w:r w:rsidR="004D2C89" w:rsidRPr="00364D0F">
        <w:rPr>
          <w:rFonts w:eastAsiaTheme="minorEastAsia" w:cstheme="minorHAnsi"/>
          <w:lang w:val="en-US"/>
          <w:rPrChange w:id="1499" w:author="Max Lindmark" w:date="2019-09-24T15:41:00Z">
            <w:rPr>
              <w:rFonts w:eastAsiaTheme="minorEastAsia" w:cstheme="minorHAnsi"/>
            </w:rPr>
          </w:rPrChange>
        </w:rPr>
        <w:t xml:space="preserve">large individuals </w:t>
      </w:r>
      <w:r w:rsidR="00E63965" w:rsidRPr="00364D0F">
        <w:rPr>
          <w:rFonts w:eastAsiaTheme="minorEastAsia" w:cstheme="minorHAnsi"/>
          <w:lang w:val="en-US"/>
          <w:rPrChange w:id="1500" w:author="Max Lindmark" w:date="2019-09-24T15:41:00Z">
            <w:rPr>
              <w:rFonts w:eastAsiaTheme="minorEastAsia" w:cstheme="minorHAnsi"/>
            </w:rPr>
          </w:rPrChange>
        </w:rPr>
        <w:t xml:space="preserve">are generally not covered </w:t>
      </w:r>
      <w:r w:rsidR="004D2C89" w:rsidRPr="00364D0F">
        <w:rPr>
          <w:rFonts w:eastAsiaTheme="minorEastAsia" w:cstheme="minorHAnsi"/>
          <w:lang w:val="en-US"/>
          <w:rPrChange w:id="1501" w:author="Max Lindmark" w:date="2019-09-24T15:41:00Z">
            <w:rPr>
              <w:rFonts w:eastAsiaTheme="minorEastAsia" w:cstheme="minorHAnsi"/>
            </w:rPr>
          </w:rPrChange>
        </w:rPr>
        <w:t xml:space="preserve">in experimental studies, including </w:t>
      </w:r>
      <w:r w:rsidR="003E41BF" w:rsidRPr="00364D0F">
        <w:rPr>
          <w:rFonts w:eastAsiaTheme="minorEastAsia" w:cstheme="minorHAnsi"/>
          <w:lang w:val="en-US"/>
          <w:rPrChange w:id="1502" w:author="Max Lindmark" w:date="2019-09-24T15:41:00Z">
            <w:rPr>
              <w:rFonts w:eastAsiaTheme="minorEastAsia" w:cstheme="minorHAnsi"/>
            </w:rPr>
          </w:rPrChange>
        </w:rPr>
        <w:t xml:space="preserve">those </w:t>
      </w:r>
      <w:r w:rsidR="00F72456" w:rsidRPr="00364D0F">
        <w:rPr>
          <w:rFonts w:eastAsiaTheme="minorEastAsia" w:cstheme="minorHAnsi"/>
          <w:lang w:val="en-US"/>
          <w:rPrChange w:id="1503" w:author="Max Lindmark" w:date="2019-09-24T15:41:00Z">
            <w:rPr>
              <w:rFonts w:eastAsiaTheme="minorEastAsia" w:cstheme="minorHAnsi"/>
            </w:rPr>
          </w:rPrChange>
        </w:rPr>
        <w:t>compiled in this study</w:t>
      </w:r>
      <w:r w:rsidR="00C03F2D" w:rsidRPr="00364D0F">
        <w:rPr>
          <w:rFonts w:eastAsiaTheme="minorEastAsia" w:cstheme="minorHAnsi"/>
          <w:lang w:val="en-US"/>
          <w:rPrChange w:id="1504" w:author="Max Lindmark" w:date="2019-09-24T15:41:00Z">
            <w:rPr>
              <w:rFonts w:eastAsiaTheme="minorEastAsia" w:cstheme="minorHAnsi"/>
            </w:rPr>
          </w:rPrChange>
        </w:rPr>
        <w:t>, and large fish may still find direct negati</w:t>
      </w:r>
      <w:r w:rsidR="00935EDB" w:rsidRPr="00364D0F">
        <w:rPr>
          <w:rFonts w:eastAsiaTheme="minorEastAsia" w:cstheme="minorHAnsi"/>
          <w:lang w:val="en-US"/>
          <w:rPrChange w:id="1505" w:author="Max Lindmark" w:date="2019-09-24T15:41:00Z">
            <w:rPr>
              <w:rFonts w:eastAsiaTheme="minorEastAsia" w:cstheme="minorHAnsi"/>
            </w:rPr>
          </w:rPrChange>
        </w:rPr>
        <w:t>ve impacts of warming on body growth</w:t>
      </w:r>
      <w:r w:rsidR="00DD5BF0" w:rsidRPr="00364D0F">
        <w:rPr>
          <w:rFonts w:eastAsiaTheme="minorEastAsia" w:cstheme="minorHAnsi"/>
          <w:lang w:val="en-US"/>
          <w:rPrChange w:id="1506" w:author="Max Lindmark" w:date="2019-09-24T15:41:00Z">
            <w:rPr>
              <w:rFonts w:eastAsiaTheme="minorEastAsia" w:cstheme="minorHAnsi"/>
            </w:rPr>
          </w:rPrChange>
        </w:rPr>
        <w:t xml:space="preserve">. </w:t>
      </w:r>
    </w:p>
    <w:p w14:paraId="4CEB77A3" w14:textId="7366CA21" w:rsidR="00BA4E1B" w:rsidRPr="00364D0F" w:rsidRDefault="00D77E21" w:rsidP="00BA4E1B">
      <w:pPr>
        <w:spacing w:line="480" w:lineRule="auto"/>
        <w:ind w:firstLine="284"/>
        <w:contextualSpacing/>
        <w:jc w:val="both"/>
        <w:rPr>
          <w:rFonts w:eastAsiaTheme="minorEastAsia" w:cstheme="minorHAnsi"/>
          <w:lang w:val="en-US"/>
          <w:rPrChange w:id="1507" w:author="Max Lindmark" w:date="2019-09-24T15:41:00Z">
            <w:rPr>
              <w:rFonts w:eastAsiaTheme="minorEastAsia" w:cstheme="minorHAnsi"/>
            </w:rPr>
          </w:rPrChange>
        </w:rPr>
      </w:pPr>
      <w:r w:rsidRPr="00364D0F">
        <w:rPr>
          <w:rFonts w:eastAsiaTheme="minorEastAsia" w:cstheme="minorHAnsi"/>
          <w:lang w:val="en-US"/>
          <w:rPrChange w:id="1508" w:author="Max Lindmark" w:date="2019-09-24T15:41:00Z">
            <w:rPr>
              <w:rFonts w:eastAsiaTheme="minorEastAsia" w:cstheme="minorHAnsi"/>
            </w:rPr>
          </w:rPrChange>
        </w:rPr>
        <w:t>W</w:t>
      </w:r>
      <w:r w:rsidR="00220A3B" w:rsidRPr="00364D0F">
        <w:rPr>
          <w:rFonts w:eastAsiaTheme="minorEastAsia" w:cstheme="minorHAnsi"/>
          <w:lang w:val="en-US"/>
          <w:rPrChange w:id="1509" w:author="Max Lindmark" w:date="2019-09-24T15:41:00Z">
            <w:rPr>
              <w:rFonts w:eastAsiaTheme="minorEastAsia" w:cstheme="minorHAnsi"/>
            </w:rPr>
          </w:rPrChange>
        </w:rPr>
        <w:t>e still lack mechanistic understanding and theoretical models for the causes of TSR</w:t>
      </w:r>
      <w:r w:rsidR="00F10BF8" w:rsidRPr="00364D0F">
        <w:rPr>
          <w:rFonts w:eastAsiaTheme="minorEastAsia" w:cstheme="minorHAnsi"/>
          <w:lang w:val="en-US"/>
          <w:rPrChange w:id="1510" w:author="Max Lindmark" w:date="2019-09-24T15:41:00Z">
            <w:rPr>
              <w:rFonts w:eastAsiaTheme="minorEastAsia" w:cstheme="minorHAnsi"/>
            </w:rPr>
          </w:rPrChange>
        </w:rPr>
        <w:t xml:space="preserve"> </w:t>
      </w:r>
      <w:r w:rsidR="00F10BF8">
        <w:rPr>
          <w:rFonts w:eastAsiaTheme="minorEastAsia" w:cstheme="minorHAnsi"/>
        </w:rPr>
        <w:fldChar w:fldCharType="begin"/>
      </w:r>
      <w:r w:rsidR="00F10BF8" w:rsidRPr="00364D0F">
        <w:rPr>
          <w:rFonts w:eastAsiaTheme="minorEastAsia" w:cstheme="minorHAnsi"/>
          <w:lang w:val="en-US"/>
          <w:rPrChange w:id="1511" w:author="Max Lindmark" w:date="2019-09-24T15:41:00Z">
            <w:rPr>
              <w:rFonts w:eastAsiaTheme="minorEastAsia" w:cstheme="minorHAnsi"/>
            </w:rPr>
          </w:rPrChange>
        </w:rPr>
        <w:instrText xml:space="preserve"> ADDIN ZOTERO_ITEM CSL_CITATION {"citationID":"kJ47qn9n","properties":{"formattedCitation":"(Marshall &amp; White 2019; Pauly 2019)","plainCitation":"(Marshall &amp; White 2019; Pauly 2019)","noteIndex":0},"citationItems":[{"id":1414,"uris":["http://zotero.org/users/local/FTg3Qpza/items/NKLD927I"],"uri":["http://zotero.org/users/local/FTg3Qpza/items/NKLD927I"],"itemData":{"id":1414,"type":"article-journal","title":"Aquatic Life History Trajectories Are Shaped by Selection, Not Oxygen Limitation","container-title":"Trends in Ecology &amp; Evolution","source":"Crossref","URL":"https://linkinghub.elsevier.com/retrieve/pii/S0169534718303070","DOI":"10.1016/j.tree.2018.12.015","ISSN":"01695347","language":"en","author":[{"family":"Marshall","given":"Dustin J."},{"family":"White","given":"Craig R."}],"issued":{"date-parts":[["2019",1]]},"accessed":{"date-parts":[["2019",1,29]]}}},{"id":1427,"uris":["http://zotero.org/users/local/FTg3Qpza/items/7ZZHE9MB"],"uri":["http://zotero.org/users/local/FTg3Qpza/items/7ZZHE9MB"],"itemData":{"id":1427,"type":"article-journal","title":"Female Fish Grow Bigger – Let’s Deal with It","container-title":"Trends in Ecology &amp; Evolution","source":"Crossref","URL":"https://linkinghub.elsevier.com/retrieve/pii/S0169534718302994","DOI":"10.1016/j.tree.2018.12.007","ISSN":"01695347","language":"en","author":[{"family":"Pauly","given":"Daniel"}],"issued":{"date-parts":[["2019",1]]},"accessed":{"date-parts":[["2019",2,13]]}}}],"schema":"https://github.com/citation-style-language/schema/raw/master/csl-citation.json"} </w:instrText>
      </w:r>
      <w:r w:rsidR="00F10BF8">
        <w:rPr>
          <w:rFonts w:eastAsiaTheme="minorEastAsia" w:cstheme="minorHAnsi"/>
        </w:rPr>
        <w:fldChar w:fldCharType="separate"/>
      </w:r>
      <w:r w:rsidR="00F10BF8" w:rsidRPr="00364D0F">
        <w:rPr>
          <w:rFonts w:ascii="Times New Roman" w:hAnsi="Times New Roman" w:cs="Times New Roman"/>
          <w:lang w:val="en-US"/>
          <w:rPrChange w:id="1512" w:author="Max Lindmark" w:date="2019-09-24T15:41:00Z">
            <w:rPr>
              <w:rFonts w:ascii="Times New Roman" w:hAnsi="Times New Roman" w:cs="Times New Roman"/>
            </w:rPr>
          </w:rPrChange>
        </w:rPr>
        <w:t>(Marshall &amp; White 2019; Pauly 2019)</w:t>
      </w:r>
      <w:r w:rsidR="00F10BF8">
        <w:rPr>
          <w:rFonts w:eastAsiaTheme="minorEastAsia" w:cstheme="minorHAnsi"/>
        </w:rPr>
        <w:fldChar w:fldCharType="end"/>
      </w:r>
      <w:commentRangeStart w:id="1513"/>
      <w:r w:rsidR="000E1122" w:rsidRPr="00364D0F">
        <w:rPr>
          <w:rFonts w:eastAsiaTheme="minorEastAsia" w:cstheme="minorHAnsi"/>
          <w:lang w:val="en-US"/>
          <w:rPrChange w:id="1514" w:author="Max Lindmark" w:date="2019-09-24T15:41:00Z">
            <w:rPr>
              <w:rFonts w:eastAsiaTheme="minorEastAsia" w:cstheme="minorHAnsi"/>
            </w:rPr>
          </w:rPrChange>
        </w:rPr>
        <w:t>.</w:t>
      </w:r>
      <w:commentRangeEnd w:id="1513"/>
      <w:r w:rsidR="006A1E67">
        <w:rPr>
          <w:rStyle w:val="CommentReference"/>
        </w:rPr>
        <w:commentReference w:id="1513"/>
      </w:r>
      <w:r w:rsidR="000E1122" w:rsidRPr="00364D0F">
        <w:rPr>
          <w:rFonts w:eastAsiaTheme="minorEastAsia" w:cstheme="minorHAnsi"/>
          <w:lang w:val="en-US"/>
          <w:rPrChange w:id="1515" w:author="Max Lindmark" w:date="2019-09-24T15:41:00Z">
            <w:rPr>
              <w:rFonts w:eastAsiaTheme="minorEastAsia" w:cstheme="minorHAnsi"/>
            </w:rPr>
          </w:rPrChange>
        </w:rPr>
        <w:t xml:space="preserve"> This is likely</w:t>
      </w:r>
      <w:r w:rsidR="00220A3B" w:rsidRPr="00364D0F">
        <w:rPr>
          <w:rFonts w:eastAsiaTheme="minorEastAsia" w:cstheme="minorHAnsi"/>
          <w:lang w:val="en-US"/>
          <w:rPrChange w:id="1516" w:author="Max Lindmark" w:date="2019-09-24T15:41:00Z">
            <w:rPr>
              <w:rFonts w:eastAsiaTheme="minorEastAsia" w:cstheme="minorHAnsi"/>
            </w:rPr>
          </w:rPrChange>
        </w:rPr>
        <w:t xml:space="preserve"> because it appears to be a response to several co-varying mechanisms at different levels of biological organization </w:t>
      </w:r>
      <w:r w:rsidR="00220A3B">
        <w:rPr>
          <w:rFonts w:eastAsiaTheme="minorEastAsia" w:cstheme="minorHAnsi"/>
        </w:rPr>
        <w:fldChar w:fldCharType="begin"/>
      </w:r>
      <w:r w:rsidR="00220A3B" w:rsidRPr="00364D0F">
        <w:rPr>
          <w:rFonts w:eastAsiaTheme="minorEastAsia" w:cstheme="minorHAnsi"/>
          <w:lang w:val="en-US"/>
          <w:rPrChange w:id="1517" w:author="Max Lindmark" w:date="2019-09-24T15:41:00Z">
            <w:rPr>
              <w:rFonts w:eastAsiaTheme="minorEastAsia" w:cstheme="minorHAnsi"/>
            </w:rPr>
          </w:rPrChange>
        </w:rPr>
        <w:instrText xml:space="preserve"> ADDIN ZOTERO_ITEM CSL_CITATION {"citationID":"HmfUYGfB","properties":{"formattedCitation":"(Ohlberger 2013; Audzijonyte {\\i{}et al.} 2018)","plainCitation":"(Ohlberger 2013; Audzijonyte et al. 2018)","noteIndex":0},"citationItems":[{"id":174,"uris":["http://zotero.org/users/local/FTg3Qpza/items/ZRQZX8M2"],"uri":["http://zotero.org/users/local/FTg3Qpza/items/ZRQZX8M2"],"itemData":{"id":174,"type":"article-journal","title":"Climate warming and ectotherm body size - from individual physiology to community ecology","container-title":"Functional Ecology","page":"991–1001","volume":"27","issue":"4","DOI":"10.1111/1365-2435.12098","author":[{"family":"Ohlberger","given":"J"}],"issued":{"date-parts":[["2013"]]}}},{"id":1373,"uris":["http://zotero.org/users/local/FTg3Qpza/items/TB97CD53"],"uri":["http://zotero.org/users/local/FTg3Qpza/items/TB97CD53"],"itemData":{"id":1373,"type":"article-journal","title":"Is oxygen limitation in warming waters a valid mechanism to explain decreased body sizes in aquatic ectotherms?","container-title":"Global Ecology and Biogeography","source":"Crossref","abstract":"Aim: The negative correlation between temperature and body size of ectothermic animals (broadly known as the temperature</w:instrText>
      </w:r>
      <w:r w:rsidR="00220A3B" w:rsidRPr="00364D0F">
        <w:rPr>
          <w:rFonts w:ascii="Cambria Math" w:eastAsiaTheme="minorEastAsia" w:hAnsi="Cambria Math" w:cs="Cambria Math"/>
          <w:lang w:val="en-US"/>
          <w:rPrChange w:id="1518" w:author="Max Lindmark" w:date="2019-09-24T15:41:00Z">
            <w:rPr>
              <w:rFonts w:ascii="Cambria Math" w:eastAsiaTheme="minorEastAsia" w:hAnsi="Cambria Math" w:cs="Cambria Math"/>
            </w:rPr>
          </w:rPrChange>
        </w:rPr>
        <w:instrText>‐</w:instrText>
      </w:r>
      <w:r w:rsidR="00220A3B" w:rsidRPr="00364D0F">
        <w:rPr>
          <w:rFonts w:eastAsiaTheme="minorEastAsia" w:cstheme="minorHAnsi"/>
          <w:lang w:val="en-US"/>
          <w:rPrChange w:id="1519" w:author="Max Lindmark" w:date="2019-09-24T15:41:00Z">
            <w:rPr>
              <w:rFonts w:eastAsiaTheme="minorEastAsia" w:cstheme="minorHAnsi"/>
            </w:rPr>
          </w:rPrChange>
        </w:rPr>
        <w:instrText>size rule or TSR) is a widely observed pattern, especially in aquatic organisms. Studies have claimed that the TSR arises due to decrease</w:instrText>
      </w:r>
      <w:r w:rsidR="00220A3B" w:rsidRPr="0093588F">
        <w:rPr>
          <w:rFonts w:eastAsiaTheme="minorEastAsia" w:cstheme="minorHAnsi"/>
          <w:lang w:val="en-US"/>
        </w:rPr>
        <w:instrText xml:space="preserve">d oxygen solubility and increasing metabolic costs at warmer temperatures, whereby oxygen supply to a large body becomes increasingly difficult. However, mixed empirical evidence has led to a controversy about the mechanisms affecting species’ size and performance under different temperatures. We review the main competing genetic, physiological and ecological explanations for the TSR and suggest a roadmap to move the field forward.","URL":"http://doi.wiley.com/10.1111/geb.12847","DOI":"10.1111/geb.12847","ISSN":"1466822X","language":"en","author":[{"family":"Audzijonyte","given":"Asta"},{"family":"Barneche","given":"Diego R."},{"family":"Baudron","given":"Alan R."},{"family":"Belmaker","given":"Jonathan"},{"family":"Clark","given":"Timothy D."},{"family":"Marshall","given":"C. Tara"},{"family":"Morrongiello","given":"John R."},{"family":"Rijn","given":"Itai","non-dropping-particle":"van"}],"issued":{"date-parts":[["2018",11,16]]},"accessed":{"date-parts":[["2018",12,14]]}}}],"schema":"https://github.com/citation-style-language/schema/raw/master/csl-citation.json"} </w:instrText>
      </w:r>
      <w:r w:rsidR="00220A3B">
        <w:rPr>
          <w:rFonts w:eastAsiaTheme="minorEastAsia" w:cstheme="minorHAnsi"/>
        </w:rPr>
        <w:fldChar w:fldCharType="separate"/>
      </w:r>
      <w:r w:rsidR="00220A3B" w:rsidRPr="0093588F">
        <w:rPr>
          <w:rFonts w:ascii="Times New Roman" w:hAnsi="Times New Roman" w:cs="Times New Roman"/>
          <w:lang w:val="en-US"/>
        </w:rPr>
        <w:t xml:space="preserve">(Ohlberger 2013; Audzijonyte </w:t>
      </w:r>
      <w:r w:rsidR="00220A3B" w:rsidRPr="0093588F">
        <w:rPr>
          <w:rFonts w:ascii="Times New Roman" w:hAnsi="Times New Roman" w:cs="Times New Roman"/>
          <w:i/>
          <w:iCs/>
          <w:lang w:val="en-US"/>
        </w:rPr>
        <w:t>et al.</w:t>
      </w:r>
      <w:r w:rsidR="00220A3B" w:rsidRPr="0093588F">
        <w:rPr>
          <w:rFonts w:ascii="Times New Roman" w:hAnsi="Times New Roman" w:cs="Times New Roman"/>
          <w:lang w:val="en-US"/>
        </w:rPr>
        <w:t xml:space="preserve"> 2018)</w:t>
      </w:r>
      <w:r w:rsidR="00220A3B">
        <w:rPr>
          <w:rFonts w:eastAsiaTheme="minorEastAsia" w:cstheme="minorHAnsi"/>
        </w:rPr>
        <w:fldChar w:fldCharType="end"/>
      </w:r>
      <w:r w:rsidR="000E1122" w:rsidRPr="0093588F">
        <w:rPr>
          <w:rFonts w:eastAsiaTheme="minorEastAsia" w:cstheme="minorHAnsi"/>
          <w:lang w:val="en-US"/>
        </w:rPr>
        <w:t>.</w:t>
      </w:r>
      <w:r w:rsidR="00F10BF8" w:rsidRPr="0093588F">
        <w:rPr>
          <w:rFonts w:eastAsiaTheme="minorEastAsia" w:cstheme="minorHAnsi"/>
          <w:lang w:val="en-US"/>
        </w:rPr>
        <w:t xml:space="preserve"> </w:t>
      </w:r>
      <w:r w:rsidR="00D576F2" w:rsidRPr="00364D0F">
        <w:rPr>
          <w:rFonts w:eastAsiaTheme="minorEastAsia" w:cstheme="minorHAnsi"/>
          <w:lang w:val="en-US"/>
          <w:rPrChange w:id="1520" w:author="Max Lindmark" w:date="2019-09-24T15:41:00Z">
            <w:rPr>
              <w:rFonts w:eastAsiaTheme="minorEastAsia" w:cstheme="minorHAnsi"/>
            </w:rPr>
          </w:rPrChange>
        </w:rPr>
        <w:t>W</w:t>
      </w:r>
      <w:r w:rsidR="005E2071" w:rsidRPr="00364D0F">
        <w:rPr>
          <w:rFonts w:eastAsiaTheme="minorEastAsia" w:cstheme="minorHAnsi"/>
          <w:lang w:val="en-US"/>
          <w:rPrChange w:id="1521" w:author="Max Lindmark" w:date="2019-09-24T15:41:00Z">
            <w:rPr>
              <w:rFonts w:eastAsiaTheme="minorEastAsia" w:cstheme="minorHAnsi"/>
            </w:rPr>
          </w:rPrChange>
        </w:rPr>
        <w:t xml:space="preserve">e are also still discussing </w:t>
      </w:r>
      <w:r w:rsidR="00F10BF8" w:rsidRPr="00364D0F">
        <w:rPr>
          <w:rFonts w:eastAsiaTheme="minorEastAsia" w:cstheme="minorHAnsi"/>
          <w:lang w:val="en-US"/>
          <w:rPrChange w:id="1522" w:author="Max Lindmark" w:date="2019-09-24T15:41:00Z">
            <w:rPr>
              <w:rFonts w:eastAsiaTheme="minorEastAsia" w:cstheme="minorHAnsi"/>
            </w:rPr>
          </w:rPrChange>
        </w:rPr>
        <w:t>what drives the asymptotic body size of fish</w:t>
      </w:r>
      <w:r w:rsidR="005E2071" w:rsidRPr="00364D0F">
        <w:rPr>
          <w:rFonts w:eastAsiaTheme="minorEastAsia" w:cstheme="minorHAnsi"/>
          <w:lang w:val="en-US"/>
          <w:rPrChange w:id="1523" w:author="Max Lindmark" w:date="2019-09-24T15:41:00Z">
            <w:rPr>
              <w:rFonts w:eastAsiaTheme="minorEastAsia" w:cstheme="minorHAnsi"/>
            </w:rPr>
          </w:rPrChange>
        </w:rPr>
        <w:t xml:space="preserve">, so perhaps it is not </w:t>
      </w:r>
      <w:r w:rsidR="00C7511F" w:rsidRPr="00364D0F">
        <w:rPr>
          <w:rFonts w:eastAsiaTheme="minorEastAsia" w:cstheme="minorHAnsi"/>
          <w:lang w:val="en-US"/>
          <w:rPrChange w:id="1524" w:author="Max Lindmark" w:date="2019-09-24T15:41:00Z">
            <w:rPr>
              <w:rFonts w:eastAsiaTheme="minorEastAsia" w:cstheme="minorHAnsi"/>
            </w:rPr>
          </w:rPrChange>
        </w:rPr>
        <w:t>strange we cannot explain the causes of directional changes in asymptotic mass</w:t>
      </w:r>
      <w:r w:rsidR="00220A3B" w:rsidRPr="00364D0F">
        <w:rPr>
          <w:rFonts w:eastAsiaTheme="minorEastAsia" w:cstheme="minorHAnsi"/>
          <w:lang w:val="en-US"/>
          <w:rPrChange w:id="1525" w:author="Max Lindmark" w:date="2019-09-24T15:41:00Z">
            <w:rPr>
              <w:rFonts w:eastAsiaTheme="minorEastAsia" w:cstheme="minorHAnsi"/>
            </w:rPr>
          </w:rPrChange>
        </w:rPr>
        <w:t xml:space="preserve">. </w:t>
      </w:r>
      <w:r w:rsidR="009A3C78" w:rsidRPr="00364D0F">
        <w:rPr>
          <w:rFonts w:eastAsiaTheme="minorEastAsia" w:cstheme="minorHAnsi"/>
          <w:lang w:val="en-US"/>
          <w:rPrChange w:id="1526" w:author="Max Lindmark" w:date="2019-09-24T15:41:00Z">
            <w:rPr>
              <w:rFonts w:eastAsiaTheme="minorEastAsia" w:cstheme="minorHAnsi"/>
            </w:rPr>
          </w:rPrChange>
        </w:rPr>
        <w:t xml:space="preserve">One of the reasons </w:t>
      </w:r>
      <w:r w:rsidR="000562F8" w:rsidRPr="00364D0F">
        <w:rPr>
          <w:rFonts w:eastAsiaTheme="minorEastAsia" w:cstheme="minorHAnsi"/>
          <w:lang w:val="en-US"/>
          <w:rPrChange w:id="1527" w:author="Max Lindmark" w:date="2019-09-24T15:41:00Z">
            <w:rPr>
              <w:rFonts w:eastAsiaTheme="minorEastAsia" w:cstheme="minorHAnsi"/>
            </w:rPr>
          </w:rPrChange>
        </w:rPr>
        <w:t xml:space="preserve">could be to general lack of experimental data </w:t>
      </w:r>
      <w:r w:rsidR="00D21ACF" w:rsidRPr="00364D0F">
        <w:rPr>
          <w:rFonts w:eastAsiaTheme="minorEastAsia" w:cstheme="minorHAnsi"/>
          <w:lang w:val="en-US"/>
          <w:rPrChange w:id="1528" w:author="Max Lindmark" w:date="2019-09-24T15:41:00Z">
            <w:rPr>
              <w:rFonts w:eastAsiaTheme="minorEastAsia" w:cstheme="minorHAnsi"/>
            </w:rPr>
          </w:rPrChange>
        </w:rPr>
        <w:t xml:space="preserve">of ontogenetic growth rates. </w:t>
      </w:r>
      <w:r w:rsidR="002F387C" w:rsidRPr="00364D0F">
        <w:rPr>
          <w:rFonts w:eastAsiaTheme="minorEastAsia" w:cstheme="minorHAnsi"/>
          <w:lang w:val="en-US"/>
          <w:rPrChange w:id="1529" w:author="Max Lindmark" w:date="2019-09-24T15:41:00Z">
            <w:rPr>
              <w:rFonts w:eastAsiaTheme="minorEastAsia" w:cstheme="minorHAnsi"/>
            </w:rPr>
          </w:rPrChange>
        </w:rPr>
        <w:t>This is most likely an artefact of the logistical challenges of performing growth rate experiments in the factorial design (size x temperature) needed</w:t>
      </w:r>
      <w:r w:rsidR="00E2285F" w:rsidRPr="00364D0F">
        <w:rPr>
          <w:rFonts w:eastAsiaTheme="minorEastAsia" w:cstheme="minorHAnsi"/>
          <w:lang w:val="en-US"/>
          <w:rPrChange w:id="1530" w:author="Max Lindmark" w:date="2019-09-24T15:41:00Z">
            <w:rPr>
              <w:rFonts w:eastAsiaTheme="minorEastAsia" w:cstheme="minorHAnsi"/>
            </w:rPr>
          </w:rPrChange>
        </w:rPr>
        <w:t>.</w:t>
      </w:r>
      <w:r w:rsidR="00F43334" w:rsidRPr="00364D0F">
        <w:rPr>
          <w:rFonts w:eastAsiaTheme="minorEastAsia" w:cstheme="minorHAnsi"/>
          <w:lang w:val="en-US"/>
          <w:rPrChange w:id="1531" w:author="Max Lindmark" w:date="2019-09-24T15:41:00Z">
            <w:rPr>
              <w:rFonts w:eastAsiaTheme="minorEastAsia" w:cstheme="minorHAnsi"/>
            </w:rPr>
          </w:rPrChange>
        </w:rPr>
        <w:t xml:space="preserve"> Moreover, body growth is a</w:t>
      </w:r>
      <w:r w:rsidR="008D565D" w:rsidRPr="00364D0F">
        <w:rPr>
          <w:rFonts w:eastAsiaTheme="minorEastAsia" w:cstheme="minorHAnsi"/>
          <w:lang w:val="en-US"/>
          <w:rPrChange w:id="1532" w:author="Max Lindmark" w:date="2019-09-24T15:41:00Z">
            <w:rPr>
              <w:rFonts w:eastAsiaTheme="minorEastAsia" w:cstheme="minorHAnsi"/>
            </w:rPr>
          </w:rPrChange>
        </w:rPr>
        <w:t>n</w:t>
      </w:r>
      <w:r w:rsidR="00F43334" w:rsidRPr="00364D0F">
        <w:rPr>
          <w:rFonts w:eastAsiaTheme="minorEastAsia" w:cstheme="minorHAnsi"/>
          <w:lang w:val="en-US"/>
          <w:rPrChange w:id="1533" w:author="Max Lindmark" w:date="2019-09-24T15:41:00Z">
            <w:rPr>
              <w:rFonts w:eastAsiaTheme="minorEastAsia" w:cstheme="minorHAnsi"/>
            </w:rPr>
          </w:rPrChange>
        </w:rPr>
        <w:t xml:space="preserve"> </w:t>
      </w:r>
      <w:r w:rsidR="00036CE3" w:rsidRPr="00364D0F">
        <w:rPr>
          <w:rFonts w:eastAsiaTheme="minorEastAsia" w:cstheme="minorHAnsi"/>
          <w:lang w:val="en-US"/>
          <w:rPrChange w:id="1534" w:author="Max Lindmark" w:date="2019-09-24T15:41:00Z">
            <w:rPr>
              <w:rFonts w:eastAsiaTheme="minorEastAsia" w:cstheme="minorHAnsi"/>
            </w:rPr>
          </w:rPrChange>
        </w:rPr>
        <w:t xml:space="preserve">ontogenetic process, and there is only so much interspecific comparisons can ultimately say about ontogenetic growth. </w:t>
      </w:r>
      <w:r w:rsidR="00724916" w:rsidRPr="00364D0F">
        <w:rPr>
          <w:rFonts w:eastAsiaTheme="minorEastAsia" w:cstheme="minorHAnsi"/>
          <w:lang w:val="en-US"/>
          <w:rPrChange w:id="1535" w:author="Max Lindmark" w:date="2019-09-24T15:41:00Z">
            <w:rPr>
              <w:rFonts w:eastAsiaTheme="minorEastAsia" w:cstheme="minorHAnsi"/>
            </w:rPr>
          </w:rPrChange>
        </w:rPr>
        <w:t>In a step to overcome this, we have systematically compiled</w:t>
      </w:r>
      <w:r w:rsidR="00D45B66" w:rsidRPr="00364D0F">
        <w:rPr>
          <w:rFonts w:eastAsiaTheme="minorEastAsia" w:cstheme="minorHAnsi"/>
          <w:lang w:val="en-US"/>
          <w:rPrChange w:id="1536" w:author="Max Lindmark" w:date="2019-09-24T15:41:00Z">
            <w:rPr>
              <w:rFonts w:eastAsiaTheme="minorEastAsia" w:cstheme="minorHAnsi"/>
            </w:rPr>
          </w:rPrChange>
        </w:rPr>
        <w:t xml:space="preserve"> </w:t>
      </w:r>
      <w:r w:rsidR="00C97660" w:rsidRPr="00364D0F">
        <w:rPr>
          <w:rFonts w:eastAsiaTheme="minorEastAsia" w:cstheme="minorHAnsi"/>
          <w:lang w:val="en-US"/>
          <w:rPrChange w:id="1537" w:author="Max Lindmark" w:date="2019-09-24T15:41:00Z">
            <w:rPr>
              <w:rFonts w:eastAsiaTheme="minorEastAsia" w:cstheme="minorHAnsi"/>
            </w:rPr>
          </w:rPrChange>
        </w:rPr>
        <w:t xml:space="preserve">growth data for different size-classes </w:t>
      </w:r>
      <w:r w:rsidR="00CD2F6B" w:rsidRPr="00364D0F">
        <w:rPr>
          <w:rFonts w:eastAsiaTheme="minorEastAsia" w:cstheme="minorHAnsi"/>
          <w:lang w:val="en-US"/>
          <w:rPrChange w:id="1538" w:author="Max Lindmark" w:date="2019-09-24T15:41:00Z">
            <w:rPr>
              <w:rFonts w:eastAsiaTheme="minorEastAsia" w:cstheme="minorHAnsi"/>
            </w:rPr>
          </w:rPrChange>
        </w:rPr>
        <w:t>at different temperatures</w:t>
      </w:r>
      <w:r w:rsidR="003D6D12" w:rsidRPr="00364D0F">
        <w:rPr>
          <w:rFonts w:eastAsiaTheme="minorEastAsia" w:cstheme="minorHAnsi"/>
          <w:lang w:val="en-US"/>
          <w:rPrChange w:id="1539" w:author="Max Lindmark" w:date="2019-09-24T15:41:00Z">
            <w:rPr>
              <w:rFonts w:eastAsiaTheme="minorEastAsia" w:cstheme="minorHAnsi"/>
            </w:rPr>
          </w:rPrChange>
        </w:rPr>
        <w:t xml:space="preserve"> </w:t>
      </w:r>
      <w:r w:rsidR="00D27915" w:rsidRPr="00364D0F">
        <w:rPr>
          <w:rFonts w:eastAsiaTheme="minorEastAsia" w:cstheme="minorHAnsi"/>
          <w:lang w:val="en-US"/>
          <w:rPrChange w:id="1540" w:author="Max Lindmark" w:date="2019-09-24T15:41:00Z">
            <w:rPr>
              <w:rFonts w:eastAsiaTheme="minorEastAsia" w:cstheme="minorHAnsi"/>
            </w:rPr>
          </w:rPrChange>
        </w:rPr>
        <w:t xml:space="preserve">in order to </w:t>
      </w:r>
      <w:r w:rsidR="002D62A8" w:rsidRPr="00364D0F">
        <w:rPr>
          <w:rFonts w:eastAsiaTheme="minorEastAsia" w:cstheme="minorHAnsi"/>
          <w:lang w:val="en-US"/>
          <w:rPrChange w:id="1541" w:author="Max Lindmark" w:date="2019-09-24T15:41:00Z">
            <w:rPr>
              <w:rFonts w:eastAsiaTheme="minorEastAsia" w:cstheme="minorHAnsi"/>
            </w:rPr>
          </w:rPrChange>
        </w:rPr>
        <w:t xml:space="preserve">get as </w:t>
      </w:r>
      <w:r w:rsidR="00F2733D" w:rsidRPr="00364D0F">
        <w:rPr>
          <w:rFonts w:eastAsiaTheme="minorEastAsia" w:cstheme="minorHAnsi"/>
          <w:lang w:val="en-US"/>
          <w:rPrChange w:id="1542" w:author="Max Lindmark" w:date="2019-09-24T15:41:00Z">
            <w:rPr>
              <w:rFonts w:eastAsiaTheme="minorEastAsia" w:cstheme="minorHAnsi"/>
            </w:rPr>
          </w:rPrChange>
        </w:rPr>
        <w:t xml:space="preserve">close as possible </w:t>
      </w:r>
      <w:r w:rsidR="00301B8E" w:rsidRPr="00364D0F">
        <w:rPr>
          <w:rFonts w:eastAsiaTheme="minorEastAsia" w:cstheme="minorHAnsi"/>
          <w:lang w:val="en-US"/>
          <w:rPrChange w:id="1543" w:author="Max Lindmark" w:date="2019-09-24T15:41:00Z">
            <w:rPr>
              <w:rFonts w:eastAsiaTheme="minorEastAsia" w:cstheme="minorHAnsi"/>
            </w:rPr>
          </w:rPrChange>
        </w:rPr>
        <w:t xml:space="preserve">to the ontogenetic scaling of growth </w:t>
      </w:r>
      <w:r w:rsidR="00F2733D" w:rsidRPr="00364D0F">
        <w:rPr>
          <w:rFonts w:eastAsiaTheme="minorEastAsia" w:cstheme="minorHAnsi"/>
          <w:lang w:val="en-US"/>
          <w:rPrChange w:id="1544" w:author="Max Lindmark" w:date="2019-09-24T15:41:00Z">
            <w:rPr>
              <w:rFonts w:eastAsiaTheme="minorEastAsia" w:cstheme="minorHAnsi"/>
            </w:rPr>
          </w:rPrChange>
        </w:rPr>
        <w:t xml:space="preserve">without </w:t>
      </w:r>
      <w:r w:rsidR="00301B8E" w:rsidRPr="00364D0F">
        <w:rPr>
          <w:rFonts w:eastAsiaTheme="minorEastAsia" w:cstheme="minorHAnsi"/>
          <w:lang w:val="en-US"/>
          <w:rPrChange w:id="1545" w:author="Max Lindmark" w:date="2019-09-24T15:41:00Z">
            <w:rPr>
              <w:rFonts w:eastAsiaTheme="minorEastAsia" w:cstheme="minorHAnsi"/>
            </w:rPr>
          </w:rPrChange>
        </w:rPr>
        <w:t>limiting ourselves to “truly” ontogenetic data (</w:t>
      </w:r>
      <w:r w:rsidR="00F2733D" w:rsidRPr="00364D0F">
        <w:rPr>
          <w:rFonts w:eastAsiaTheme="minorEastAsia" w:cstheme="minorHAnsi"/>
          <w:lang w:val="en-US"/>
          <w:rPrChange w:id="1546" w:author="Max Lindmark" w:date="2019-09-24T15:41:00Z">
            <w:rPr>
              <w:rFonts w:eastAsiaTheme="minorEastAsia" w:cstheme="minorHAnsi"/>
            </w:rPr>
          </w:rPrChange>
        </w:rPr>
        <w:t>in which case our data set would have been smaller)</w:t>
      </w:r>
      <w:r w:rsidR="004F4EF8" w:rsidRPr="00364D0F">
        <w:rPr>
          <w:rFonts w:eastAsiaTheme="minorEastAsia" w:cstheme="minorHAnsi"/>
          <w:lang w:val="en-US"/>
          <w:rPrChange w:id="1547" w:author="Max Lindmark" w:date="2019-09-24T15:41:00Z">
            <w:rPr>
              <w:rFonts w:eastAsiaTheme="minorEastAsia" w:cstheme="minorHAnsi"/>
            </w:rPr>
          </w:rPrChange>
        </w:rPr>
        <w:t xml:space="preserve">. </w:t>
      </w:r>
      <w:r w:rsidR="00AA26AB" w:rsidRPr="00364D0F">
        <w:rPr>
          <w:rFonts w:eastAsiaTheme="minorEastAsia" w:cstheme="minorHAnsi"/>
          <w:lang w:val="en-US"/>
          <w:rPrChange w:id="1548" w:author="Max Lindmark" w:date="2019-09-24T15:41:00Z">
            <w:rPr>
              <w:rFonts w:eastAsiaTheme="minorEastAsia" w:cstheme="minorHAnsi"/>
            </w:rPr>
          </w:rPrChange>
        </w:rPr>
        <w:t>We argue that this approach to systematic review of already existing literature</w:t>
      </w:r>
      <w:r w:rsidR="00CD3720" w:rsidRPr="00364D0F">
        <w:rPr>
          <w:rFonts w:eastAsiaTheme="minorEastAsia" w:cstheme="minorHAnsi"/>
          <w:lang w:val="en-US"/>
          <w:rPrChange w:id="1549" w:author="Max Lindmark" w:date="2019-09-24T15:41:00Z">
            <w:rPr>
              <w:rFonts w:eastAsiaTheme="minorEastAsia" w:cstheme="minorHAnsi"/>
            </w:rPr>
          </w:rPrChange>
        </w:rPr>
        <w:t xml:space="preserve"> can be fruitful in combination with </w:t>
      </w:r>
      <w:r w:rsidR="00A67C6A" w:rsidRPr="00364D0F">
        <w:rPr>
          <w:rFonts w:eastAsiaTheme="minorEastAsia" w:cstheme="minorHAnsi"/>
          <w:lang w:val="en-US"/>
          <w:rPrChange w:id="1550" w:author="Max Lindmark" w:date="2019-09-24T15:41:00Z">
            <w:rPr>
              <w:rFonts w:eastAsiaTheme="minorEastAsia" w:cstheme="minorHAnsi"/>
            </w:rPr>
          </w:rPrChange>
        </w:rPr>
        <w:t xml:space="preserve">hierarchical models and </w:t>
      </w:r>
      <w:r w:rsidR="00071BC3" w:rsidRPr="00364D0F">
        <w:rPr>
          <w:rFonts w:eastAsiaTheme="minorEastAsia" w:cstheme="minorHAnsi"/>
          <w:lang w:val="en-US"/>
          <w:rPrChange w:id="1551" w:author="Max Lindmark" w:date="2019-09-24T15:41:00Z">
            <w:rPr>
              <w:rFonts w:eastAsiaTheme="minorEastAsia" w:cstheme="minorHAnsi"/>
            </w:rPr>
          </w:rPrChange>
        </w:rPr>
        <w:t>variable-standardization</w:t>
      </w:r>
      <w:r w:rsidR="003657F9" w:rsidRPr="00364D0F">
        <w:rPr>
          <w:rFonts w:eastAsiaTheme="minorEastAsia" w:cstheme="minorHAnsi"/>
          <w:lang w:val="en-US"/>
          <w:rPrChange w:id="1552" w:author="Max Lindmark" w:date="2019-09-24T15:41:00Z">
            <w:rPr>
              <w:rFonts w:eastAsiaTheme="minorEastAsia" w:cstheme="minorHAnsi"/>
            </w:rPr>
          </w:rPrChange>
        </w:rPr>
        <w:t>, as this can address the general aspects of ontogenetic growth that are shared across species</w:t>
      </w:r>
      <w:r w:rsidR="00C0669E" w:rsidRPr="00364D0F">
        <w:rPr>
          <w:rFonts w:eastAsiaTheme="minorEastAsia" w:cstheme="minorHAnsi"/>
          <w:lang w:val="en-US"/>
          <w:rPrChange w:id="1553" w:author="Max Lindmark" w:date="2019-09-24T15:41:00Z">
            <w:rPr>
              <w:rFonts w:eastAsiaTheme="minorEastAsia" w:cstheme="minorHAnsi"/>
            </w:rPr>
          </w:rPrChange>
        </w:rPr>
        <w:t>, which single species studies will struggle with.</w:t>
      </w:r>
      <w:r w:rsidR="00F87740" w:rsidRPr="00364D0F">
        <w:rPr>
          <w:rFonts w:eastAsiaTheme="minorEastAsia" w:cstheme="minorHAnsi"/>
          <w:lang w:val="en-US"/>
          <w:rPrChange w:id="1554" w:author="Max Lindmark" w:date="2019-09-24T15:41:00Z">
            <w:rPr>
              <w:rFonts w:eastAsiaTheme="minorEastAsia" w:cstheme="minorHAnsi"/>
            </w:rPr>
          </w:rPrChange>
        </w:rPr>
        <w:t xml:space="preserve"> One example is the size-dependence of optimum growth temperatures, which we find clear signals of even when analyzing data from a diverse set of species</w:t>
      </w:r>
      <w:r w:rsidR="007D14CA" w:rsidRPr="00364D0F">
        <w:rPr>
          <w:rFonts w:eastAsiaTheme="minorEastAsia" w:cstheme="minorHAnsi"/>
          <w:lang w:val="en-US"/>
          <w:rPrChange w:id="1555" w:author="Max Lindmark" w:date="2019-09-24T15:41:00Z">
            <w:rPr>
              <w:rFonts w:eastAsiaTheme="minorEastAsia" w:cstheme="minorHAnsi"/>
            </w:rPr>
          </w:rPrChange>
        </w:rPr>
        <w:t xml:space="preserve"> on a common scale</w:t>
      </w:r>
      <w:r w:rsidR="00F87740" w:rsidRPr="00364D0F">
        <w:rPr>
          <w:rFonts w:eastAsiaTheme="minorEastAsia" w:cstheme="minorHAnsi"/>
          <w:lang w:val="en-US"/>
          <w:rPrChange w:id="1556" w:author="Max Lindmark" w:date="2019-09-24T15:41:00Z">
            <w:rPr>
              <w:rFonts w:eastAsiaTheme="minorEastAsia" w:cstheme="minorHAnsi"/>
            </w:rPr>
          </w:rPrChange>
        </w:rPr>
        <w:t xml:space="preserve">. </w:t>
      </w:r>
      <w:r w:rsidR="00E85B56" w:rsidRPr="00364D0F">
        <w:rPr>
          <w:rFonts w:eastAsiaTheme="minorEastAsia" w:cstheme="minorHAnsi"/>
          <w:lang w:val="en-US"/>
          <w:rPrChange w:id="1557" w:author="Max Lindmark" w:date="2019-09-24T15:41:00Z">
            <w:rPr>
              <w:rFonts w:eastAsiaTheme="minorEastAsia" w:cstheme="minorHAnsi"/>
            </w:rPr>
          </w:rPrChange>
        </w:rPr>
        <w:t xml:space="preserve">In doing so, our study adds </w:t>
      </w:r>
      <w:r w:rsidR="00C956B0" w:rsidRPr="00364D0F">
        <w:rPr>
          <w:rFonts w:eastAsiaTheme="minorEastAsia" w:cstheme="minorHAnsi"/>
          <w:lang w:val="en-US"/>
          <w:rPrChange w:id="1558" w:author="Max Lindmark" w:date="2019-09-24T15:41:00Z">
            <w:rPr>
              <w:rFonts w:eastAsiaTheme="minorEastAsia" w:cstheme="minorHAnsi"/>
            </w:rPr>
          </w:rPrChange>
        </w:rPr>
        <w:t xml:space="preserve">a </w:t>
      </w:r>
      <w:r w:rsidR="00E85B56" w:rsidRPr="00364D0F">
        <w:rPr>
          <w:rFonts w:eastAsiaTheme="minorEastAsia" w:cstheme="minorHAnsi"/>
          <w:lang w:val="en-US"/>
          <w:rPrChange w:id="1559" w:author="Max Lindmark" w:date="2019-09-24T15:41:00Z">
            <w:rPr>
              <w:rFonts w:eastAsiaTheme="minorEastAsia" w:cstheme="minorHAnsi"/>
            </w:rPr>
          </w:rPrChange>
        </w:rPr>
        <w:t xml:space="preserve">new </w:t>
      </w:r>
      <w:r w:rsidR="00C956B0" w:rsidRPr="00364D0F">
        <w:rPr>
          <w:rFonts w:eastAsiaTheme="minorEastAsia" w:cstheme="minorHAnsi"/>
          <w:lang w:val="en-US"/>
          <w:rPrChange w:id="1560" w:author="Max Lindmark" w:date="2019-09-24T15:41:00Z">
            <w:rPr>
              <w:rFonts w:eastAsiaTheme="minorEastAsia" w:cstheme="minorHAnsi"/>
            </w:rPr>
          </w:rPrChange>
        </w:rPr>
        <w:t xml:space="preserve">take on aspects of intra-specific growth scaling for a “general” fish, adds </w:t>
      </w:r>
      <w:r w:rsidR="00E85B56" w:rsidRPr="00364D0F">
        <w:rPr>
          <w:rFonts w:eastAsiaTheme="minorEastAsia" w:cstheme="minorHAnsi"/>
          <w:lang w:val="en-US"/>
          <w:rPrChange w:id="1561" w:author="Max Lindmark" w:date="2019-09-24T15:41:00Z">
            <w:rPr>
              <w:rFonts w:eastAsiaTheme="minorEastAsia" w:cstheme="minorHAnsi"/>
            </w:rPr>
          </w:rPrChange>
        </w:rPr>
        <w:t xml:space="preserve">data to the literature and highlights </w:t>
      </w:r>
      <w:r w:rsidR="00007DC2" w:rsidRPr="00364D0F">
        <w:rPr>
          <w:rFonts w:eastAsiaTheme="minorEastAsia" w:cstheme="minorHAnsi"/>
          <w:lang w:val="en-US"/>
          <w:rPrChange w:id="1562" w:author="Max Lindmark" w:date="2019-09-24T15:41:00Z">
            <w:rPr>
              <w:rFonts w:eastAsiaTheme="minorEastAsia" w:cstheme="minorHAnsi"/>
            </w:rPr>
          </w:rPrChange>
        </w:rPr>
        <w:t>the lack of represe</w:t>
      </w:r>
      <w:r w:rsidR="009E173E" w:rsidRPr="00364D0F">
        <w:rPr>
          <w:rFonts w:eastAsiaTheme="minorEastAsia" w:cstheme="minorHAnsi"/>
          <w:lang w:val="en-US"/>
          <w:rPrChange w:id="1563" w:author="Max Lindmark" w:date="2019-09-24T15:41:00Z">
            <w:rPr>
              <w:rFonts w:eastAsiaTheme="minorEastAsia" w:cstheme="minorHAnsi"/>
            </w:rPr>
          </w:rPrChange>
        </w:rPr>
        <w:t>ntation of large individuals in growth experiments</w:t>
      </w:r>
      <w:commentRangeStart w:id="1564"/>
      <w:r w:rsidR="009E173E" w:rsidRPr="00364D0F">
        <w:rPr>
          <w:rFonts w:eastAsiaTheme="minorEastAsia" w:cstheme="minorHAnsi"/>
          <w:lang w:val="en-US"/>
          <w:rPrChange w:id="1565" w:author="Max Lindmark" w:date="2019-09-24T15:41:00Z">
            <w:rPr>
              <w:rFonts w:eastAsiaTheme="minorEastAsia" w:cstheme="minorHAnsi"/>
            </w:rPr>
          </w:rPrChange>
        </w:rPr>
        <w:t>.</w:t>
      </w:r>
      <w:commentRangeEnd w:id="1564"/>
      <w:r w:rsidR="00175467">
        <w:rPr>
          <w:rStyle w:val="CommentReference"/>
        </w:rPr>
        <w:commentReference w:id="1564"/>
      </w:r>
      <w:r w:rsidR="009F334F" w:rsidRPr="00364D0F">
        <w:rPr>
          <w:rFonts w:eastAsiaTheme="minorEastAsia" w:cstheme="minorHAnsi"/>
          <w:lang w:val="en-US"/>
          <w:rPrChange w:id="1566" w:author="Max Lindmark" w:date="2019-09-24T15:41:00Z">
            <w:rPr>
              <w:rFonts w:eastAsiaTheme="minorEastAsia" w:cstheme="minorHAnsi"/>
            </w:rPr>
          </w:rPrChange>
        </w:rPr>
        <w:t xml:space="preserve"> </w:t>
      </w:r>
    </w:p>
    <w:p w14:paraId="1B4AAFD0" w14:textId="0FD190C8" w:rsidR="00927350" w:rsidRPr="00364D0F" w:rsidRDefault="00927350" w:rsidP="00BA4E1B">
      <w:pPr>
        <w:spacing w:line="480" w:lineRule="auto"/>
        <w:ind w:firstLine="284"/>
        <w:contextualSpacing/>
        <w:jc w:val="both"/>
        <w:rPr>
          <w:rFonts w:eastAsiaTheme="minorEastAsia" w:cstheme="minorHAnsi"/>
          <w:color w:val="FF0000"/>
          <w:lang w:val="en-US"/>
          <w:rPrChange w:id="1567" w:author="Max Lindmark" w:date="2019-09-24T15:41:00Z">
            <w:rPr>
              <w:rFonts w:eastAsiaTheme="minorEastAsia" w:cstheme="minorHAnsi"/>
              <w:color w:val="FF0000"/>
            </w:rPr>
          </w:rPrChange>
        </w:rPr>
      </w:pPr>
      <w:r w:rsidRPr="00364D0F">
        <w:rPr>
          <w:rFonts w:eastAsiaTheme="minorEastAsia" w:cstheme="minorHAnsi"/>
          <w:color w:val="FF0000"/>
          <w:lang w:val="en-US"/>
          <w:rPrChange w:id="1568" w:author="Max Lindmark" w:date="2019-09-24T15:41:00Z">
            <w:rPr>
              <w:rFonts w:eastAsiaTheme="minorEastAsia" w:cstheme="minorHAnsi"/>
              <w:color w:val="FF0000"/>
            </w:rPr>
          </w:rPrChange>
        </w:rPr>
        <w:t>*Add section</w:t>
      </w:r>
      <w:r w:rsidR="00342CC2" w:rsidRPr="00364D0F">
        <w:rPr>
          <w:rFonts w:eastAsiaTheme="minorEastAsia" w:cstheme="minorHAnsi"/>
          <w:color w:val="FF0000"/>
          <w:lang w:val="en-US"/>
          <w:rPrChange w:id="1569" w:author="Max Lindmark" w:date="2019-09-24T15:41:00Z">
            <w:rPr>
              <w:rFonts w:eastAsiaTheme="minorEastAsia" w:cstheme="minorHAnsi"/>
              <w:color w:val="FF0000"/>
            </w:rPr>
          </w:rPrChange>
        </w:rPr>
        <w:t xml:space="preserve"> here</w:t>
      </w:r>
      <w:r w:rsidRPr="00364D0F">
        <w:rPr>
          <w:rFonts w:eastAsiaTheme="minorEastAsia" w:cstheme="minorHAnsi"/>
          <w:color w:val="FF0000"/>
          <w:lang w:val="en-US"/>
          <w:rPrChange w:id="1570" w:author="Max Lindmark" w:date="2019-09-24T15:41:00Z">
            <w:rPr>
              <w:rFonts w:eastAsiaTheme="minorEastAsia" w:cstheme="minorHAnsi"/>
              <w:color w:val="FF0000"/>
            </w:rPr>
          </w:rPrChange>
        </w:rPr>
        <w:t xml:space="preserve"> about limitations in experiments and all uncertainties from that*</w:t>
      </w:r>
    </w:p>
    <w:p w14:paraId="2B2D5249" w14:textId="77777777" w:rsidR="00B7262C" w:rsidRPr="00364D0F" w:rsidRDefault="00B7262C" w:rsidP="00BA4E1B">
      <w:pPr>
        <w:spacing w:line="480" w:lineRule="auto"/>
        <w:ind w:firstLine="284"/>
        <w:contextualSpacing/>
        <w:jc w:val="both"/>
        <w:rPr>
          <w:rFonts w:eastAsiaTheme="minorEastAsia" w:cstheme="minorHAnsi"/>
          <w:lang w:val="en-US"/>
          <w:rPrChange w:id="1571" w:author="Max Lindmark" w:date="2019-09-24T15:41:00Z">
            <w:rPr>
              <w:rFonts w:eastAsiaTheme="minorEastAsia" w:cstheme="minorHAnsi"/>
            </w:rPr>
          </w:rPrChange>
        </w:rPr>
      </w:pPr>
    </w:p>
    <w:p w14:paraId="5FCDFAD6" w14:textId="5807DBDB" w:rsidR="00346684" w:rsidRPr="00364D0F" w:rsidRDefault="00DE3EB3" w:rsidP="00BA4E1B">
      <w:pPr>
        <w:spacing w:line="480" w:lineRule="auto"/>
        <w:ind w:firstLine="284"/>
        <w:contextualSpacing/>
        <w:jc w:val="both"/>
        <w:rPr>
          <w:rFonts w:eastAsiaTheme="minorEastAsia" w:cstheme="minorHAnsi"/>
          <w:lang w:val="en-US"/>
          <w:rPrChange w:id="1572" w:author="Max Lindmark" w:date="2019-09-24T15:41:00Z">
            <w:rPr>
              <w:rFonts w:eastAsiaTheme="minorEastAsia" w:cstheme="minorHAnsi"/>
            </w:rPr>
          </w:rPrChange>
        </w:rPr>
      </w:pPr>
      <w:r w:rsidRPr="00364D0F">
        <w:rPr>
          <w:rFonts w:eastAsiaTheme="minorEastAsia" w:cstheme="minorHAnsi"/>
          <w:lang w:val="en-US"/>
          <w:rPrChange w:id="1573" w:author="Max Lindmark" w:date="2019-09-24T15:41:00Z">
            <w:rPr>
              <w:rFonts w:eastAsiaTheme="minorEastAsia" w:cstheme="minorHAnsi"/>
            </w:rPr>
          </w:rPrChange>
        </w:rPr>
        <w:lastRenderedPageBreak/>
        <w:t>I</w:t>
      </w:r>
      <w:r w:rsidR="00AA2A28" w:rsidRPr="00364D0F">
        <w:rPr>
          <w:rFonts w:eastAsiaTheme="minorEastAsia" w:cstheme="minorHAnsi"/>
          <w:lang w:val="en-US"/>
          <w:rPrChange w:id="1574" w:author="Max Lindmark" w:date="2019-09-24T15:41:00Z">
            <w:rPr>
              <w:rFonts w:eastAsiaTheme="minorEastAsia" w:cstheme="minorHAnsi"/>
            </w:rPr>
          </w:rPrChange>
        </w:rPr>
        <w:t>n the context of</w:t>
      </w:r>
      <w:r w:rsidR="00062CB9" w:rsidRPr="00364D0F">
        <w:rPr>
          <w:rFonts w:eastAsiaTheme="minorEastAsia" w:cstheme="minorHAnsi"/>
          <w:lang w:val="en-US"/>
          <w:rPrChange w:id="1575" w:author="Max Lindmark" w:date="2019-09-24T15:41:00Z">
            <w:rPr>
              <w:rFonts w:eastAsiaTheme="minorEastAsia" w:cstheme="minorHAnsi"/>
            </w:rPr>
          </w:rPrChange>
        </w:rPr>
        <w:t xml:space="preserve"> climate change impacts on</w:t>
      </w:r>
      <w:r w:rsidR="00AA2A28" w:rsidRPr="00364D0F">
        <w:rPr>
          <w:rFonts w:eastAsiaTheme="minorEastAsia" w:cstheme="minorHAnsi"/>
          <w:lang w:val="en-US"/>
          <w:rPrChange w:id="1576" w:author="Max Lindmark" w:date="2019-09-24T15:41:00Z">
            <w:rPr>
              <w:rFonts w:eastAsiaTheme="minorEastAsia" w:cstheme="minorHAnsi"/>
            </w:rPr>
          </w:rPrChange>
        </w:rPr>
        <w:t xml:space="preserve"> ecosystem functioning and productivity, it is important to acknowledge the</w:t>
      </w:r>
      <w:r w:rsidR="008C042A" w:rsidRPr="00364D0F">
        <w:rPr>
          <w:rFonts w:eastAsiaTheme="minorEastAsia" w:cstheme="minorHAnsi"/>
          <w:lang w:val="en-US"/>
          <w:rPrChange w:id="1577" w:author="Max Lindmark" w:date="2019-09-24T15:41:00Z">
            <w:rPr>
              <w:rFonts w:eastAsiaTheme="minorEastAsia" w:cstheme="minorHAnsi"/>
            </w:rPr>
          </w:rPrChange>
        </w:rPr>
        <w:t xml:space="preserve"> now widespread </w:t>
      </w:r>
      <w:r w:rsidR="000E1C7F" w:rsidRPr="00364D0F">
        <w:rPr>
          <w:rFonts w:eastAsiaTheme="minorEastAsia" w:cstheme="minorHAnsi"/>
          <w:lang w:val="en-US"/>
          <w:rPrChange w:id="1578" w:author="Max Lindmark" w:date="2019-09-24T15:41:00Z">
            <w:rPr>
              <w:rFonts w:eastAsiaTheme="minorEastAsia" w:cstheme="minorHAnsi"/>
            </w:rPr>
          </w:rPrChange>
        </w:rPr>
        <w:t xml:space="preserve">finding in field and experimental studies </w:t>
      </w:r>
      <w:r w:rsidR="00AA2A28" w:rsidRPr="00364D0F">
        <w:rPr>
          <w:rFonts w:eastAsiaTheme="minorEastAsia" w:cstheme="minorHAnsi"/>
          <w:lang w:val="en-US"/>
          <w:rPrChange w:id="1579" w:author="Max Lindmark" w:date="2019-09-24T15:41:00Z">
            <w:rPr>
              <w:rFonts w:eastAsiaTheme="minorEastAsia" w:cstheme="minorHAnsi"/>
            </w:rPr>
          </w:rPrChange>
        </w:rPr>
        <w:t>that warming has the potential to increase growth rates</w:t>
      </w:r>
      <w:r w:rsidR="00435608" w:rsidRPr="00364D0F">
        <w:rPr>
          <w:rFonts w:eastAsiaTheme="minorEastAsia" w:cstheme="minorHAnsi"/>
          <w:lang w:val="en-US"/>
          <w:rPrChange w:id="1580" w:author="Max Lindmark" w:date="2019-09-24T15:41:00Z">
            <w:rPr>
              <w:rFonts w:eastAsiaTheme="minorEastAsia" w:cstheme="minorHAnsi"/>
            </w:rPr>
          </w:rPrChange>
        </w:rPr>
        <w:t xml:space="preserve"> – at least in the smaller end of the species’ size-spectrum</w:t>
      </w:r>
      <w:r w:rsidR="005123B7" w:rsidRPr="00364D0F">
        <w:rPr>
          <w:rFonts w:eastAsiaTheme="minorEastAsia" w:cstheme="minorHAnsi"/>
          <w:lang w:val="en-US"/>
          <w:rPrChange w:id="1581" w:author="Max Lindmark" w:date="2019-09-24T15:41:00Z">
            <w:rPr>
              <w:rFonts w:eastAsiaTheme="minorEastAsia" w:cstheme="minorHAnsi"/>
            </w:rPr>
          </w:rPrChange>
        </w:rPr>
        <w:t xml:space="preserve">. This </w:t>
      </w:r>
      <w:r w:rsidR="00755F70" w:rsidRPr="00364D0F">
        <w:rPr>
          <w:rFonts w:eastAsiaTheme="minorEastAsia" w:cstheme="minorHAnsi"/>
          <w:lang w:val="en-US"/>
          <w:rPrChange w:id="1582" w:author="Max Lindmark" w:date="2019-09-24T15:41:00Z">
            <w:rPr>
              <w:rFonts w:eastAsiaTheme="minorEastAsia" w:cstheme="minorHAnsi"/>
            </w:rPr>
          </w:rPrChange>
        </w:rPr>
        <w:t xml:space="preserve">poses a </w:t>
      </w:r>
      <w:r w:rsidR="005123B7" w:rsidRPr="00364D0F">
        <w:rPr>
          <w:rFonts w:eastAsiaTheme="minorEastAsia" w:cstheme="minorHAnsi"/>
          <w:lang w:val="en-US"/>
          <w:rPrChange w:id="1583" w:author="Max Lindmark" w:date="2019-09-24T15:41:00Z">
            <w:rPr>
              <w:rFonts w:eastAsiaTheme="minorEastAsia" w:cstheme="minorHAnsi"/>
            </w:rPr>
          </w:rPrChange>
        </w:rPr>
        <w:t>challenge</w:t>
      </w:r>
      <w:r w:rsidR="00755F70" w:rsidRPr="00364D0F">
        <w:rPr>
          <w:rFonts w:eastAsiaTheme="minorEastAsia" w:cstheme="minorHAnsi"/>
          <w:lang w:val="en-US"/>
          <w:rPrChange w:id="1584" w:author="Max Lindmark" w:date="2019-09-24T15:41:00Z">
            <w:rPr>
              <w:rFonts w:eastAsiaTheme="minorEastAsia" w:cstheme="minorHAnsi"/>
            </w:rPr>
          </w:rPrChange>
        </w:rPr>
        <w:t xml:space="preserve"> to general theoretical growth models that feed into climate projections. </w:t>
      </w:r>
      <w:r w:rsidR="004C5D80" w:rsidRPr="00364D0F">
        <w:rPr>
          <w:rFonts w:eastAsiaTheme="minorEastAsia" w:cstheme="minorHAnsi"/>
          <w:lang w:val="en-US"/>
          <w:rPrChange w:id="1585" w:author="Max Lindmark" w:date="2019-09-24T15:41:00Z">
            <w:rPr>
              <w:rFonts w:eastAsiaTheme="minorEastAsia" w:cstheme="minorHAnsi"/>
            </w:rPr>
          </w:rPrChange>
        </w:rPr>
        <w:t xml:space="preserve">Body growth is a fundamental process, and not being able to characterize it properly may </w:t>
      </w:r>
      <w:r w:rsidR="00346684" w:rsidRPr="00364D0F">
        <w:rPr>
          <w:rFonts w:cstheme="minorHAnsi"/>
          <w:lang w:val="en-US"/>
          <w:rPrChange w:id="1586" w:author="Max Lindmark" w:date="2019-09-24T15:41:00Z">
            <w:rPr>
              <w:rFonts w:cstheme="minorHAnsi"/>
            </w:rPr>
          </w:rPrChange>
        </w:rPr>
        <w:t xml:space="preserve">limits our understanding </w:t>
      </w:r>
      <w:r w:rsidR="00FA5C5C" w:rsidRPr="00364D0F">
        <w:rPr>
          <w:rFonts w:cstheme="minorHAnsi"/>
          <w:lang w:val="en-US"/>
          <w:rPrChange w:id="1587" w:author="Max Lindmark" w:date="2019-09-24T15:41:00Z">
            <w:rPr>
              <w:rFonts w:cstheme="minorHAnsi"/>
            </w:rPr>
          </w:rPrChange>
        </w:rPr>
        <w:t xml:space="preserve">of important aspects beyond individual body size, including </w:t>
      </w:r>
      <w:r w:rsidR="00346684" w:rsidRPr="00364D0F">
        <w:rPr>
          <w:rFonts w:cstheme="minorHAnsi"/>
          <w:lang w:val="en-US"/>
          <w:rPrChange w:id="1588" w:author="Max Lindmark" w:date="2019-09-24T15:41:00Z">
            <w:rPr>
              <w:rFonts w:cstheme="minorHAnsi"/>
            </w:rPr>
          </w:rPrChange>
        </w:rPr>
        <w:t xml:space="preserve">energy transfer </w:t>
      </w:r>
      <w:r w:rsidR="00FA5C5C" w:rsidRPr="00364D0F">
        <w:rPr>
          <w:rFonts w:cstheme="minorHAnsi"/>
          <w:lang w:val="en-US"/>
          <w:rPrChange w:id="1589" w:author="Max Lindmark" w:date="2019-09-24T15:41:00Z">
            <w:rPr>
              <w:rFonts w:cstheme="minorHAnsi"/>
            </w:rPr>
          </w:rPrChange>
        </w:rPr>
        <w:t xml:space="preserve">&amp; efficiency of food webs </w:t>
      </w:r>
      <w:r w:rsidR="00593D2D" w:rsidRPr="00364D0F">
        <w:rPr>
          <w:rFonts w:cstheme="minorHAnsi"/>
          <w:lang w:val="en-US"/>
          <w:rPrChange w:id="1590" w:author="Max Lindmark" w:date="2019-09-24T15:41:00Z">
            <w:rPr>
              <w:rFonts w:cstheme="minorHAnsi"/>
            </w:rPr>
          </w:rPrChange>
        </w:rPr>
        <w:t>a</w:t>
      </w:r>
      <w:r w:rsidR="00FA5C5C" w:rsidRPr="00364D0F">
        <w:rPr>
          <w:rFonts w:cstheme="minorHAnsi"/>
          <w:lang w:val="en-US"/>
          <w:rPrChange w:id="1591" w:author="Max Lindmark" w:date="2019-09-24T15:41:00Z">
            <w:rPr>
              <w:rFonts w:cstheme="minorHAnsi"/>
            </w:rPr>
          </w:rPrChange>
        </w:rPr>
        <w:t>nd ecosystems</w:t>
      </w:r>
      <w:commentRangeStart w:id="1592"/>
      <w:r w:rsidR="00FA5C5C" w:rsidRPr="00364D0F">
        <w:rPr>
          <w:rFonts w:cstheme="minorHAnsi"/>
          <w:lang w:val="en-US"/>
          <w:rPrChange w:id="1593" w:author="Max Lindmark" w:date="2019-09-24T15:41:00Z">
            <w:rPr>
              <w:rFonts w:cstheme="minorHAnsi"/>
            </w:rPr>
          </w:rPrChange>
        </w:rPr>
        <w:t>.</w:t>
      </w:r>
      <w:commentRangeEnd w:id="1592"/>
      <w:r w:rsidR="00BD5AD9">
        <w:rPr>
          <w:rStyle w:val="CommentReference"/>
        </w:rPr>
        <w:commentReference w:id="1592"/>
      </w:r>
    </w:p>
    <w:p w14:paraId="3615945D" w14:textId="77777777" w:rsidR="00AA2A28" w:rsidRPr="00364D0F" w:rsidRDefault="00AA2A28" w:rsidP="002A0350">
      <w:pPr>
        <w:spacing w:line="480" w:lineRule="auto"/>
        <w:contextualSpacing/>
        <w:jc w:val="both"/>
        <w:rPr>
          <w:rFonts w:cstheme="minorHAnsi"/>
          <w:b/>
          <w:lang w:val="en-US"/>
          <w:rPrChange w:id="1594" w:author="Max Lindmark" w:date="2019-09-24T15:41:00Z">
            <w:rPr>
              <w:rFonts w:cstheme="minorHAnsi"/>
              <w:b/>
            </w:rPr>
          </w:rPrChange>
        </w:rPr>
      </w:pPr>
    </w:p>
    <w:p w14:paraId="223041C9" w14:textId="64F506C9" w:rsidR="00214EC5" w:rsidRPr="00364D0F" w:rsidRDefault="00214EC5" w:rsidP="002A0350">
      <w:pPr>
        <w:spacing w:line="480" w:lineRule="auto"/>
        <w:contextualSpacing/>
        <w:jc w:val="both"/>
        <w:rPr>
          <w:rFonts w:cstheme="minorHAnsi"/>
          <w:b/>
          <w:lang w:val="en-US"/>
          <w:rPrChange w:id="1595" w:author="Max Lindmark" w:date="2019-09-24T15:41:00Z">
            <w:rPr>
              <w:rFonts w:cstheme="minorHAnsi"/>
              <w:b/>
            </w:rPr>
          </w:rPrChange>
        </w:rPr>
      </w:pPr>
      <w:commentRangeStart w:id="1596"/>
      <w:r w:rsidRPr="00364D0F">
        <w:rPr>
          <w:rFonts w:cstheme="minorHAnsi"/>
          <w:b/>
          <w:lang w:val="en-US"/>
          <w:rPrChange w:id="1597" w:author="Max Lindmark" w:date="2019-09-24T15:41:00Z">
            <w:rPr>
              <w:rFonts w:cstheme="minorHAnsi"/>
              <w:b/>
            </w:rPr>
          </w:rPrChange>
        </w:rPr>
        <w:t>Author contributions</w:t>
      </w:r>
      <w:commentRangeEnd w:id="1596"/>
      <w:r w:rsidR="00892044">
        <w:rPr>
          <w:rStyle w:val="CommentReference"/>
        </w:rPr>
        <w:commentReference w:id="1596"/>
      </w:r>
    </w:p>
    <w:p w14:paraId="1A07395C" w14:textId="594D7C9C" w:rsidR="00214EC5" w:rsidRPr="00364D0F" w:rsidRDefault="00BE6886" w:rsidP="002A0350">
      <w:pPr>
        <w:spacing w:line="480" w:lineRule="auto"/>
        <w:contextualSpacing/>
        <w:jc w:val="both"/>
        <w:rPr>
          <w:rFonts w:cstheme="minorHAnsi"/>
          <w:lang w:val="en-US"/>
          <w:rPrChange w:id="1598" w:author="Max Lindmark" w:date="2019-09-24T15:41:00Z">
            <w:rPr>
              <w:rFonts w:cstheme="minorHAnsi"/>
            </w:rPr>
          </w:rPrChange>
        </w:rPr>
      </w:pPr>
      <w:r w:rsidRPr="00364D0F">
        <w:rPr>
          <w:rFonts w:cstheme="minorHAnsi"/>
          <w:lang w:val="en-US"/>
          <w:rPrChange w:id="1599" w:author="Max Lindmark" w:date="2019-09-24T15:41:00Z">
            <w:rPr>
              <w:rFonts w:cstheme="minorHAnsi"/>
            </w:rPr>
          </w:rPrChange>
        </w:rPr>
        <w:t>ML, JO, AG designed research; ML conceived the study;</w:t>
      </w:r>
      <w:r w:rsidR="007A7334" w:rsidRPr="00364D0F">
        <w:rPr>
          <w:rFonts w:cstheme="minorHAnsi"/>
          <w:lang w:val="en-US"/>
          <w:rPrChange w:id="1600" w:author="Max Lindmark" w:date="2019-09-24T15:41:00Z">
            <w:rPr>
              <w:rFonts w:cstheme="minorHAnsi"/>
            </w:rPr>
          </w:rPrChange>
        </w:rPr>
        <w:t xml:space="preserve"> ML performed research</w:t>
      </w:r>
      <w:r w:rsidRPr="00364D0F">
        <w:rPr>
          <w:rFonts w:cstheme="minorHAnsi"/>
          <w:lang w:val="en-US"/>
          <w:rPrChange w:id="1601" w:author="Max Lindmark" w:date="2019-09-24T15:41:00Z">
            <w:rPr>
              <w:rFonts w:cstheme="minorHAnsi"/>
            </w:rPr>
          </w:rPrChange>
        </w:rPr>
        <w:t xml:space="preserve">; ML analyzed data; </w:t>
      </w:r>
      <w:r w:rsidR="007A7334" w:rsidRPr="00364D0F">
        <w:rPr>
          <w:rFonts w:cstheme="minorHAnsi"/>
          <w:lang w:val="en-US"/>
          <w:rPrChange w:id="1602" w:author="Max Lindmark" w:date="2019-09-24T15:41:00Z">
            <w:rPr>
              <w:rFonts w:cstheme="minorHAnsi"/>
            </w:rPr>
          </w:rPrChange>
        </w:rPr>
        <w:t>ML, JO, AG wrote the paper and contributed to revisions of the manuscript.</w:t>
      </w:r>
    </w:p>
    <w:p w14:paraId="2E8A0EB0" w14:textId="77777777" w:rsidR="00CE48FF" w:rsidRPr="00364D0F" w:rsidRDefault="00CE48FF" w:rsidP="002A0350">
      <w:pPr>
        <w:spacing w:line="480" w:lineRule="auto"/>
        <w:contextualSpacing/>
        <w:jc w:val="both"/>
        <w:rPr>
          <w:rFonts w:cstheme="minorHAnsi"/>
          <w:lang w:val="en-US"/>
          <w:rPrChange w:id="1603" w:author="Max Lindmark" w:date="2019-09-24T15:41:00Z">
            <w:rPr>
              <w:rFonts w:cstheme="minorHAnsi"/>
            </w:rPr>
          </w:rPrChange>
        </w:rPr>
      </w:pPr>
    </w:p>
    <w:p w14:paraId="65CF61D4" w14:textId="77777777" w:rsidR="00B42E60" w:rsidRPr="00364D0F" w:rsidRDefault="00B42E60" w:rsidP="00B42E60">
      <w:pPr>
        <w:spacing w:line="480" w:lineRule="auto"/>
        <w:contextualSpacing/>
        <w:jc w:val="both"/>
        <w:rPr>
          <w:rFonts w:cstheme="minorHAnsi"/>
          <w:color w:val="002060"/>
          <w:lang w:val="en-US"/>
          <w:rPrChange w:id="1604" w:author="Max Lindmark" w:date="2019-09-24T15:41:00Z">
            <w:rPr>
              <w:rFonts w:cstheme="minorHAnsi"/>
              <w:color w:val="002060"/>
            </w:rPr>
          </w:rPrChange>
        </w:rPr>
      </w:pPr>
      <w:r w:rsidRPr="00364D0F">
        <w:rPr>
          <w:rFonts w:cstheme="minorHAnsi"/>
          <w:b/>
          <w:color w:val="002060"/>
          <w:lang w:val="en-US"/>
          <w:rPrChange w:id="1605" w:author="Max Lindmark" w:date="2019-09-24T15:41:00Z">
            <w:rPr>
              <w:rFonts w:cstheme="minorHAnsi"/>
              <w:b/>
              <w:color w:val="002060"/>
            </w:rPr>
          </w:rPrChange>
        </w:rPr>
        <w:t>Now that you’ve read so far…</w:t>
      </w:r>
      <w:r w:rsidRPr="00364D0F">
        <w:rPr>
          <w:rFonts w:cstheme="minorHAnsi"/>
          <w:color w:val="002060"/>
          <w:lang w:val="en-US"/>
          <w:rPrChange w:id="1606" w:author="Max Lindmark" w:date="2019-09-24T15:41:00Z">
            <w:rPr>
              <w:rFonts w:cstheme="minorHAnsi"/>
              <w:color w:val="002060"/>
            </w:rPr>
          </w:rPrChange>
        </w:rPr>
        <w:t xml:space="preserve"> </w:t>
      </w:r>
    </w:p>
    <w:p w14:paraId="4525EF23" w14:textId="3B09C885" w:rsidR="00B42E60" w:rsidRPr="00364D0F" w:rsidRDefault="00B42E60" w:rsidP="00B42E60">
      <w:pPr>
        <w:spacing w:line="480" w:lineRule="auto"/>
        <w:contextualSpacing/>
        <w:jc w:val="both"/>
        <w:rPr>
          <w:rFonts w:cstheme="minorHAnsi"/>
          <w:color w:val="002060"/>
          <w:lang w:val="en-US"/>
          <w:rPrChange w:id="1607" w:author="Max Lindmark" w:date="2019-09-24T15:41:00Z">
            <w:rPr>
              <w:rFonts w:cstheme="minorHAnsi"/>
              <w:color w:val="002060"/>
            </w:rPr>
          </w:rPrChange>
        </w:rPr>
      </w:pPr>
      <w:r w:rsidRPr="00364D0F">
        <w:rPr>
          <w:rFonts w:cstheme="minorHAnsi"/>
          <w:color w:val="002060"/>
          <w:lang w:val="en-US"/>
          <w:rPrChange w:id="1608" w:author="Max Lindmark" w:date="2019-09-24T15:41:00Z">
            <w:rPr>
              <w:rFonts w:cstheme="minorHAnsi"/>
              <w:color w:val="002060"/>
            </w:rPr>
          </w:rPrChange>
        </w:rPr>
        <w:t>What do you think about in terms of article type? At first I had a short paper in mind, but in this version I put most text</w:t>
      </w:r>
      <w:r w:rsidR="009874E9" w:rsidRPr="00364D0F">
        <w:rPr>
          <w:rFonts w:cstheme="minorHAnsi"/>
          <w:color w:val="002060"/>
          <w:lang w:val="en-US"/>
          <w:rPrChange w:id="1609" w:author="Max Lindmark" w:date="2019-09-24T15:41:00Z">
            <w:rPr>
              <w:rFonts w:cstheme="minorHAnsi"/>
              <w:color w:val="002060"/>
            </w:rPr>
          </w:rPrChange>
        </w:rPr>
        <w:t xml:space="preserve"> and main figures </w:t>
      </w:r>
      <w:r w:rsidRPr="00364D0F">
        <w:rPr>
          <w:rFonts w:cstheme="minorHAnsi"/>
          <w:color w:val="002060"/>
          <w:lang w:val="en-US"/>
          <w:rPrChange w:id="1610" w:author="Max Lindmark" w:date="2019-09-24T15:41:00Z">
            <w:rPr>
              <w:rFonts w:cstheme="minorHAnsi"/>
              <w:color w:val="002060"/>
            </w:rPr>
          </w:rPrChange>
        </w:rPr>
        <w:t xml:space="preserve">in the main text just to see how long it would get. If we go with a short paper we can put much of methods </w:t>
      </w:r>
      <w:r w:rsidR="00E64574" w:rsidRPr="00364D0F">
        <w:rPr>
          <w:rFonts w:cstheme="minorHAnsi"/>
          <w:color w:val="002060"/>
          <w:lang w:val="en-US"/>
          <w:rPrChange w:id="1611" w:author="Max Lindmark" w:date="2019-09-24T15:41:00Z">
            <w:rPr>
              <w:rFonts w:cstheme="minorHAnsi"/>
              <w:color w:val="002060"/>
            </w:rPr>
          </w:rPrChange>
        </w:rPr>
        <w:t xml:space="preserve">and some figures </w:t>
      </w:r>
      <w:r w:rsidRPr="00364D0F">
        <w:rPr>
          <w:rFonts w:cstheme="minorHAnsi"/>
          <w:color w:val="002060"/>
          <w:lang w:val="en-US"/>
          <w:rPrChange w:id="1612" w:author="Max Lindmark" w:date="2019-09-24T15:41:00Z">
            <w:rPr>
              <w:rFonts w:cstheme="minorHAnsi"/>
              <w:color w:val="002060"/>
            </w:rPr>
          </w:rPrChange>
        </w:rPr>
        <w:t>in</w:t>
      </w:r>
      <w:r w:rsidR="00586D1A" w:rsidRPr="00364D0F">
        <w:rPr>
          <w:rFonts w:cstheme="minorHAnsi"/>
          <w:color w:val="002060"/>
          <w:lang w:val="en-US"/>
          <w:rPrChange w:id="1613" w:author="Max Lindmark" w:date="2019-09-24T15:41:00Z">
            <w:rPr>
              <w:rFonts w:cstheme="minorHAnsi"/>
              <w:color w:val="002060"/>
            </w:rPr>
          </w:rPrChange>
        </w:rPr>
        <w:t xml:space="preserve"> the</w:t>
      </w:r>
      <w:r w:rsidRPr="00364D0F">
        <w:rPr>
          <w:rFonts w:cstheme="minorHAnsi"/>
          <w:color w:val="002060"/>
          <w:lang w:val="en-US"/>
          <w:rPrChange w:id="1614" w:author="Max Lindmark" w:date="2019-09-24T15:41:00Z">
            <w:rPr>
              <w:rFonts w:cstheme="minorHAnsi"/>
              <w:color w:val="002060"/>
            </w:rPr>
          </w:rPrChange>
        </w:rPr>
        <w:t xml:space="preserve"> Appendix</w:t>
      </w:r>
      <w:r w:rsidR="00E64574" w:rsidRPr="00364D0F">
        <w:rPr>
          <w:rFonts w:cstheme="minorHAnsi"/>
          <w:color w:val="002060"/>
          <w:lang w:val="en-US"/>
          <w:rPrChange w:id="1615" w:author="Max Lindmark" w:date="2019-09-24T15:41:00Z">
            <w:rPr>
              <w:rFonts w:cstheme="minorHAnsi"/>
              <w:color w:val="002060"/>
            </w:rPr>
          </w:rPrChange>
        </w:rPr>
        <w:t xml:space="preserve"> </w:t>
      </w:r>
      <w:r w:rsidRPr="00364D0F">
        <w:rPr>
          <w:rFonts w:cstheme="minorHAnsi"/>
          <w:color w:val="002060"/>
          <w:lang w:val="en-US"/>
          <w:rPrChange w:id="1616" w:author="Max Lindmark" w:date="2019-09-24T15:41:00Z">
            <w:rPr>
              <w:rFonts w:cstheme="minorHAnsi"/>
              <w:color w:val="002060"/>
            </w:rPr>
          </w:rPrChange>
        </w:rPr>
        <w:t xml:space="preserve">if needed. Or, we can keep it as it is in terms of length (or at least around </w:t>
      </w:r>
      <w:r w:rsidR="002516D0" w:rsidRPr="00364D0F">
        <w:rPr>
          <w:rFonts w:cstheme="minorHAnsi"/>
          <w:color w:val="002060"/>
          <w:lang w:val="en-US"/>
          <w:rPrChange w:id="1617" w:author="Max Lindmark" w:date="2019-09-24T15:41:00Z">
            <w:rPr>
              <w:rFonts w:cstheme="minorHAnsi"/>
              <w:color w:val="002060"/>
            </w:rPr>
          </w:rPrChange>
        </w:rPr>
        <w:t>this length) and</w:t>
      </w:r>
      <w:r w:rsidRPr="00364D0F">
        <w:rPr>
          <w:rFonts w:cstheme="minorHAnsi"/>
          <w:color w:val="002060"/>
          <w:lang w:val="en-US"/>
          <w:rPrChange w:id="1618" w:author="Max Lindmark" w:date="2019-09-24T15:41:00Z">
            <w:rPr>
              <w:rFonts w:cstheme="minorHAnsi"/>
              <w:color w:val="002060"/>
            </w:rPr>
          </w:rPrChange>
        </w:rPr>
        <w:t xml:space="preserve"> choose journal more freely</w:t>
      </w:r>
      <w:commentRangeStart w:id="1619"/>
      <w:r w:rsidRPr="00364D0F">
        <w:rPr>
          <w:rFonts w:cstheme="minorHAnsi"/>
          <w:color w:val="002060"/>
          <w:lang w:val="en-US"/>
          <w:rPrChange w:id="1620" w:author="Max Lindmark" w:date="2019-09-24T15:41:00Z">
            <w:rPr>
              <w:rFonts w:cstheme="minorHAnsi"/>
              <w:color w:val="002060"/>
            </w:rPr>
          </w:rPrChange>
        </w:rPr>
        <w:t>.</w:t>
      </w:r>
      <w:commentRangeEnd w:id="1619"/>
      <w:r w:rsidR="00225EB3">
        <w:rPr>
          <w:rStyle w:val="CommentReference"/>
        </w:rPr>
        <w:commentReference w:id="1619"/>
      </w:r>
    </w:p>
    <w:p w14:paraId="5B53ED0D" w14:textId="77777777" w:rsidR="00B42E60" w:rsidRPr="00364D0F" w:rsidRDefault="00B42E60" w:rsidP="00B42E60">
      <w:pPr>
        <w:spacing w:line="480" w:lineRule="auto"/>
        <w:contextualSpacing/>
        <w:jc w:val="both"/>
        <w:rPr>
          <w:rFonts w:cstheme="minorHAnsi"/>
          <w:color w:val="002060"/>
          <w:lang w:val="en-US"/>
          <w:rPrChange w:id="1621" w:author="Max Lindmark" w:date="2019-09-24T15:41:00Z">
            <w:rPr>
              <w:rFonts w:cstheme="minorHAnsi"/>
              <w:color w:val="002060"/>
            </w:rPr>
          </w:rPrChange>
        </w:rPr>
      </w:pPr>
    </w:p>
    <w:p w14:paraId="7A9AABDE" w14:textId="77777777" w:rsidR="00B42E60" w:rsidRPr="00364D0F" w:rsidRDefault="00B42E60" w:rsidP="00B42E60">
      <w:pPr>
        <w:spacing w:line="480" w:lineRule="auto"/>
        <w:contextualSpacing/>
        <w:jc w:val="both"/>
        <w:rPr>
          <w:rFonts w:cstheme="minorHAnsi"/>
          <w:b/>
          <w:color w:val="002060"/>
          <w:lang w:val="en-US"/>
          <w:rPrChange w:id="1622" w:author="Max Lindmark" w:date="2019-09-24T15:41:00Z">
            <w:rPr>
              <w:rFonts w:cstheme="minorHAnsi"/>
              <w:b/>
              <w:color w:val="002060"/>
            </w:rPr>
          </w:rPrChange>
        </w:rPr>
      </w:pPr>
      <w:r w:rsidRPr="00364D0F">
        <w:rPr>
          <w:rFonts w:cstheme="minorHAnsi"/>
          <w:b/>
          <w:color w:val="002060"/>
          <w:lang w:val="en-US"/>
          <w:rPrChange w:id="1623" w:author="Max Lindmark" w:date="2019-09-24T15:41:00Z">
            <w:rPr>
              <w:rFonts w:cstheme="minorHAnsi"/>
              <w:b/>
              <w:color w:val="002060"/>
            </w:rPr>
          </w:rPrChange>
        </w:rPr>
        <w:t>Standard paper length, journal suggestions</w:t>
      </w:r>
      <w:commentRangeStart w:id="1624"/>
      <w:r w:rsidRPr="00364D0F">
        <w:rPr>
          <w:rFonts w:cstheme="minorHAnsi"/>
          <w:b/>
          <w:color w:val="002060"/>
          <w:lang w:val="en-US"/>
          <w:rPrChange w:id="1625" w:author="Max Lindmark" w:date="2019-09-24T15:41:00Z">
            <w:rPr>
              <w:rFonts w:cstheme="minorHAnsi"/>
              <w:b/>
              <w:color w:val="002060"/>
            </w:rPr>
          </w:rPrChange>
        </w:rPr>
        <w:t>:</w:t>
      </w:r>
      <w:commentRangeEnd w:id="1624"/>
      <w:r w:rsidR="00175467">
        <w:rPr>
          <w:rStyle w:val="CommentReference"/>
        </w:rPr>
        <w:commentReference w:id="1624"/>
      </w:r>
    </w:p>
    <w:p w14:paraId="42EE494A" w14:textId="25BEF3EB" w:rsidR="001917BB" w:rsidRPr="00364D0F" w:rsidRDefault="001917BB" w:rsidP="00032D82">
      <w:pPr>
        <w:pStyle w:val="ListParagraph"/>
        <w:numPr>
          <w:ilvl w:val="0"/>
          <w:numId w:val="30"/>
        </w:numPr>
        <w:spacing w:line="480" w:lineRule="auto"/>
        <w:jc w:val="both"/>
        <w:rPr>
          <w:rFonts w:cstheme="minorHAnsi"/>
          <w:color w:val="002060"/>
          <w:lang w:val="en-US"/>
          <w:rPrChange w:id="1626" w:author="Max Lindmark" w:date="2019-09-24T15:41:00Z">
            <w:rPr>
              <w:rFonts w:cstheme="minorHAnsi"/>
              <w:color w:val="002060"/>
            </w:rPr>
          </w:rPrChange>
        </w:rPr>
      </w:pPr>
      <w:r w:rsidRPr="00364D0F">
        <w:rPr>
          <w:rFonts w:cstheme="minorHAnsi"/>
          <w:b/>
          <w:color w:val="002060"/>
          <w:lang w:val="en-US"/>
          <w:rPrChange w:id="1627" w:author="Max Lindmark" w:date="2019-09-24T15:41:00Z">
            <w:rPr>
              <w:rFonts w:cstheme="minorHAnsi"/>
              <w:b/>
              <w:color w:val="002060"/>
            </w:rPr>
          </w:rPrChange>
        </w:rPr>
        <w:t>Functional Ecology</w:t>
      </w:r>
      <w:r w:rsidRPr="00364D0F">
        <w:rPr>
          <w:rFonts w:cstheme="minorHAnsi"/>
          <w:color w:val="002060"/>
          <w:lang w:val="en-US"/>
          <w:rPrChange w:id="1628" w:author="Max Lindmark" w:date="2019-09-24T15:41:00Z">
            <w:rPr>
              <w:rFonts w:cstheme="minorHAnsi"/>
              <w:color w:val="002060"/>
            </w:rPr>
          </w:rPrChange>
        </w:rPr>
        <w:t xml:space="preserve"> looks like a good fit (traits + physiology and some links to higher levels (albeit most in discussion, but at least it’s not a pure physiology paper)</w:t>
      </w:r>
    </w:p>
    <w:p w14:paraId="4104480C" w14:textId="216B2FB2" w:rsidR="001917BB" w:rsidRPr="00364D0F" w:rsidRDefault="001917BB" w:rsidP="00032D82">
      <w:pPr>
        <w:pStyle w:val="ListParagraph"/>
        <w:numPr>
          <w:ilvl w:val="0"/>
          <w:numId w:val="30"/>
        </w:numPr>
        <w:spacing w:line="480" w:lineRule="auto"/>
        <w:jc w:val="both"/>
        <w:rPr>
          <w:rFonts w:cstheme="minorHAnsi"/>
          <w:color w:val="002060"/>
          <w:lang w:val="en-US"/>
          <w:rPrChange w:id="1629" w:author="Max Lindmark" w:date="2019-09-24T15:41:00Z">
            <w:rPr>
              <w:rFonts w:cstheme="minorHAnsi"/>
              <w:color w:val="002060"/>
            </w:rPr>
          </w:rPrChange>
        </w:rPr>
      </w:pPr>
      <w:r w:rsidRPr="00364D0F">
        <w:rPr>
          <w:rFonts w:cstheme="minorHAnsi"/>
          <w:b/>
          <w:color w:val="002060"/>
          <w:lang w:val="en-US"/>
          <w:rPrChange w:id="1630" w:author="Max Lindmark" w:date="2019-09-24T15:41:00Z">
            <w:rPr>
              <w:rFonts w:cstheme="minorHAnsi"/>
              <w:b/>
              <w:color w:val="002060"/>
            </w:rPr>
          </w:rPrChange>
        </w:rPr>
        <w:t>Oikos</w:t>
      </w:r>
      <w:r w:rsidRPr="00364D0F">
        <w:rPr>
          <w:rFonts w:cstheme="minorHAnsi"/>
          <w:color w:val="002060"/>
          <w:lang w:val="en-US"/>
          <w:rPrChange w:id="1631" w:author="Max Lindmark" w:date="2019-09-24T15:41:00Z">
            <w:rPr>
              <w:rFonts w:cstheme="minorHAnsi"/>
              <w:color w:val="002060"/>
            </w:rPr>
          </w:rPrChange>
        </w:rPr>
        <w:t>, either as a meta-analysis or research. Also good fit since they state they like synthesizing papers across taxa (well, species in our case)</w:t>
      </w:r>
    </w:p>
    <w:p w14:paraId="264C4074" w14:textId="068FF2BF" w:rsidR="00C0515F" w:rsidRPr="00C0515F" w:rsidRDefault="00C0515F" w:rsidP="00A7242E">
      <w:pPr>
        <w:pStyle w:val="ListParagraph"/>
        <w:numPr>
          <w:ilvl w:val="0"/>
          <w:numId w:val="30"/>
        </w:numPr>
        <w:spacing w:line="480" w:lineRule="auto"/>
        <w:jc w:val="both"/>
        <w:rPr>
          <w:rFonts w:cstheme="minorHAnsi"/>
          <w:b/>
          <w:color w:val="002060"/>
        </w:rPr>
      </w:pPr>
      <w:r w:rsidRPr="00364D0F">
        <w:rPr>
          <w:rFonts w:cstheme="minorHAnsi"/>
          <w:color w:val="002060"/>
          <w:lang w:val="en-US"/>
          <w:rPrChange w:id="1632" w:author="Max Lindmark" w:date="2019-09-24T15:41:00Z">
            <w:rPr>
              <w:rFonts w:cstheme="minorHAnsi"/>
              <w:color w:val="002060"/>
            </w:rPr>
          </w:rPrChange>
        </w:rPr>
        <w:t xml:space="preserve">My feeling is that it would be hard to aim for higher impact journal. E.g. for PNAS it’s too fishy I think and we would need some other kind of synthesis or generalizable model or something like that. </w:t>
      </w:r>
      <w:r>
        <w:rPr>
          <w:rFonts w:cstheme="minorHAnsi"/>
          <w:color w:val="002060"/>
        </w:rPr>
        <w:t xml:space="preserve">Same with ELE I think… </w:t>
      </w:r>
    </w:p>
    <w:p w14:paraId="6AFE3018" w14:textId="77777777" w:rsidR="00C0515F" w:rsidRDefault="00C0515F" w:rsidP="00C0515F">
      <w:pPr>
        <w:spacing w:line="480" w:lineRule="auto"/>
        <w:ind w:left="360"/>
        <w:jc w:val="both"/>
        <w:rPr>
          <w:rFonts w:cstheme="minorHAnsi"/>
          <w:b/>
          <w:color w:val="002060"/>
        </w:rPr>
      </w:pPr>
    </w:p>
    <w:p w14:paraId="6CB28A2A" w14:textId="565166D9" w:rsidR="00B67C48" w:rsidRPr="00364D0F" w:rsidRDefault="00B67C48" w:rsidP="00C0515F">
      <w:pPr>
        <w:spacing w:line="480" w:lineRule="auto"/>
        <w:jc w:val="both"/>
        <w:rPr>
          <w:rFonts w:cstheme="minorHAnsi"/>
          <w:b/>
          <w:color w:val="002060"/>
          <w:lang w:val="en-US"/>
          <w:rPrChange w:id="1633" w:author="Max Lindmark" w:date="2019-09-24T15:41:00Z">
            <w:rPr>
              <w:rFonts w:cstheme="minorHAnsi"/>
              <w:b/>
              <w:color w:val="002060"/>
            </w:rPr>
          </w:rPrChange>
        </w:rPr>
      </w:pPr>
      <w:r w:rsidRPr="00364D0F">
        <w:rPr>
          <w:rFonts w:cstheme="minorHAnsi"/>
          <w:b/>
          <w:color w:val="002060"/>
          <w:lang w:val="en-US"/>
          <w:rPrChange w:id="1634" w:author="Max Lindmark" w:date="2019-09-24T15:41:00Z">
            <w:rPr>
              <w:rFonts w:cstheme="minorHAnsi"/>
              <w:b/>
              <w:color w:val="002060"/>
            </w:rPr>
          </w:rPrChange>
        </w:rPr>
        <w:lastRenderedPageBreak/>
        <w:t>Short paper, journal suggestions (let me know if you have other journals in mind for this format!):</w:t>
      </w:r>
    </w:p>
    <w:p w14:paraId="3DF47928" w14:textId="77777777" w:rsidR="00B67C48" w:rsidRPr="006537C0" w:rsidRDefault="00B67C48" w:rsidP="00B67C48">
      <w:pPr>
        <w:pStyle w:val="ListParagraph"/>
        <w:numPr>
          <w:ilvl w:val="0"/>
          <w:numId w:val="26"/>
        </w:numPr>
        <w:spacing w:line="480" w:lineRule="auto"/>
        <w:jc w:val="both"/>
        <w:rPr>
          <w:rFonts w:cstheme="minorHAnsi"/>
          <w:color w:val="002060"/>
        </w:rPr>
      </w:pPr>
      <w:r w:rsidRPr="006537C0">
        <w:rPr>
          <w:rFonts w:cstheme="minorHAnsi"/>
          <w:color w:val="002060"/>
        </w:rPr>
        <w:t xml:space="preserve">AmNat (note): </w:t>
      </w:r>
      <w:hyperlink r:id="rId27" w:history="1">
        <w:r w:rsidRPr="006537C0">
          <w:rPr>
            <w:rStyle w:val="Hyperlink"/>
            <w:rFonts w:cstheme="minorHAnsi"/>
            <w:color w:val="002060"/>
          </w:rPr>
          <w:t>https://www.journals.uchicago.edu/journals/an/instruct</w:t>
        </w:r>
      </w:hyperlink>
      <w:r w:rsidRPr="006537C0">
        <w:rPr>
          <w:rFonts w:cstheme="minorHAnsi"/>
          <w:color w:val="002060"/>
        </w:rPr>
        <w:t xml:space="preserve"> </w:t>
      </w:r>
    </w:p>
    <w:p w14:paraId="66D8D370" w14:textId="77777777" w:rsidR="00B67C48" w:rsidRPr="00364D0F" w:rsidRDefault="00B67C48" w:rsidP="00B67C48">
      <w:pPr>
        <w:pStyle w:val="ListParagraph"/>
        <w:numPr>
          <w:ilvl w:val="1"/>
          <w:numId w:val="26"/>
        </w:numPr>
        <w:spacing w:line="480" w:lineRule="auto"/>
        <w:jc w:val="both"/>
        <w:rPr>
          <w:rFonts w:cstheme="minorHAnsi"/>
          <w:color w:val="002060"/>
          <w:lang w:val="en-US"/>
          <w:rPrChange w:id="1635" w:author="Max Lindmark" w:date="2019-09-24T15:41:00Z">
            <w:rPr>
              <w:rFonts w:cstheme="minorHAnsi"/>
              <w:color w:val="002060"/>
            </w:rPr>
          </w:rPrChange>
        </w:rPr>
      </w:pPr>
      <w:r w:rsidRPr="00364D0F">
        <w:rPr>
          <w:rFonts w:cstheme="minorHAnsi"/>
          <w:color w:val="002060"/>
          <w:lang w:val="en-US"/>
          <w:rPrChange w:id="1636" w:author="Max Lindmark" w:date="2019-09-24T15:41:00Z">
            <w:rPr>
              <w:rFonts w:cstheme="minorHAnsi"/>
              <w:color w:val="002060"/>
            </w:rPr>
          </w:rPrChange>
        </w:rPr>
        <w:t>Max 3000 words and 3 figures/tables, otherwise fairly standard in terms of layout.</w:t>
      </w:r>
    </w:p>
    <w:p w14:paraId="27345CB6" w14:textId="77777777" w:rsidR="00B67C48" w:rsidRPr="00364D0F" w:rsidRDefault="00B67C48" w:rsidP="00B67C48">
      <w:pPr>
        <w:pStyle w:val="ListParagraph"/>
        <w:numPr>
          <w:ilvl w:val="1"/>
          <w:numId w:val="26"/>
        </w:numPr>
        <w:spacing w:line="480" w:lineRule="auto"/>
        <w:jc w:val="both"/>
        <w:rPr>
          <w:rFonts w:cstheme="minorHAnsi"/>
          <w:i/>
          <w:color w:val="002060"/>
          <w:lang w:val="en-US"/>
          <w:rPrChange w:id="1637" w:author="Max Lindmark" w:date="2019-09-24T15:41:00Z">
            <w:rPr>
              <w:rFonts w:cstheme="minorHAnsi"/>
              <w:i/>
              <w:color w:val="002060"/>
            </w:rPr>
          </w:rPrChange>
        </w:rPr>
      </w:pPr>
      <w:r w:rsidRPr="00364D0F">
        <w:rPr>
          <w:rFonts w:cstheme="minorHAnsi"/>
          <w:color w:val="002060"/>
          <w:lang w:val="en-US"/>
          <w:rPrChange w:id="1638" w:author="Max Lindmark" w:date="2019-09-24T15:41:00Z">
            <w:rPr>
              <w:rFonts w:cstheme="minorHAnsi"/>
              <w:color w:val="002060"/>
            </w:rPr>
          </w:rPrChange>
        </w:rPr>
        <w:t xml:space="preserve">Example: Saunders &amp; Tarling </w:t>
      </w:r>
      <w:r w:rsidRPr="00364D0F">
        <w:rPr>
          <w:rFonts w:cstheme="minorHAnsi"/>
          <w:i/>
          <w:color w:val="002060"/>
          <w:lang w:val="en-US"/>
          <w:rPrChange w:id="1639" w:author="Max Lindmark" w:date="2019-09-24T15:41:00Z">
            <w:rPr>
              <w:rFonts w:cstheme="minorHAnsi"/>
              <w:i/>
              <w:color w:val="002060"/>
            </w:rPr>
          </w:rPrChange>
        </w:rPr>
        <w:t>Southern Ocean Mesopelagic Fish Comply with Bergmann’s Rule</w:t>
      </w:r>
    </w:p>
    <w:p w14:paraId="31B4CFFA" w14:textId="77777777" w:rsidR="00B42E60" w:rsidRPr="00364D0F" w:rsidRDefault="00B42E60" w:rsidP="002A0350">
      <w:pPr>
        <w:spacing w:line="480" w:lineRule="auto"/>
        <w:contextualSpacing/>
        <w:jc w:val="both"/>
        <w:rPr>
          <w:rFonts w:cstheme="minorHAnsi"/>
          <w:lang w:val="en-US"/>
          <w:rPrChange w:id="1640" w:author="Max Lindmark" w:date="2019-09-24T15:41:00Z">
            <w:rPr>
              <w:rFonts w:cstheme="minorHAnsi"/>
            </w:rPr>
          </w:rPrChange>
        </w:rPr>
      </w:pPr>
    </w:p>
    <w:p w14:paraId="0E5EFA3C" w14:textId="77777777" w:rsidR="00B67C48" w:rsidRPr="00364D0F" w:rsidRDefault="00B67C48" w:rsidP="002A0350">
      <w:pPr>
        <w:spacing w:line="480" w:lineRule="auto"/>
        <w:contextualSpacing/>
        <w:jc w:val="both"/>
        <w:rPr>
          <w:rFonts w:cstheme="minorHAnsi"/>
          <w:lang w:val="en-US"/>
          <w:rPrChange w:id="1641" w:author="Max Lindmark" w:date="2019-09-24T15:41:00Z">
            <w:rPr>
              <w:rFonts w:cstheme="minorHAnsi"/>
            </w:rPr>
          </w:rPrChange>
        </w:rPr>
      </w:pPr>
    </w:p>
    <w:p w14:paraId="07C62272" w14:textId="77777777" w:rsidR="00C41369" w:rsidRPr="00364D0F" w:rsidRDefault="00C41369" w:rsidP="002A0350">
      <w:pPr>
        <w:spacing w:line="480" w:lineRule="auto"/>
        <w:contextualSpacing/>
        <w:jc w:val="both"/>
        <w:rPr>
          <w:rFonts w:cstheme="minorHAnsi"/>
          <w:b/>
          <w:lang w:val="en-US"/>
        </w:rPr>
      </w:pPr>
      <w:r w:rsidRPr="00364D0F">
        <w:rPr>
          <w:rFonts w:cstheme="minorHAnsi"/>
          <w:b/>
          <w:lang w:val="en-US"/>
        </w:rPr>
        <w:t>References</w:t>
      </w:r>
    </w:p>
    <w:p w14:paraId="041475CB" w14:textId="77777777" w:rsidR="00342CC2" w:rsidRPr="00364D0F" w:rsidRDefault="00C41369" w:rsidP="00342CC2">
      <w:pPr>
        <w:pStyle w:val="Bibliography"/>
        <w:rPr>
          <w:lang w:val="en-US"/>
        </w:rPr>
      </w:pPr>
      <w:r w:rsidRPr="00483A60">
        <w:rPr>
          <w:rFonts w:cstheme="minorHAnsi"/>
        </w:rPr>
        <w:fldChar w:fldCharType="begin"/>
      </w:r>
      <w:r w:rsidR="00342CC2" w:rsidRPr="00364D0F">
        <w:rPr>
          <w:rFonts w:cstheme="minorHAnsi"/>
          <w:lang w:val="en-US"/>
        </w:rPr>
        <w:instrText xml:space="preserve"> ADDIN ZOTERO_BIBL {"uncited":[],"omitted":[],"custom":[]} CSL_BIBLIOGRAPHY </w:instrText>
      </w:r>
      <w:r w:rsidRPr="00483A60">
        <w:rPr>
          <w:rFonts w:cstheme="minorHAnsi"/>
        </w:rPr>
        <w:fldChar w:fldCharType="separate"/>
      </w:r>
      <w:r w:rsidR="00342CC2" w:rsidRPr="00364D0F">
        <w:rPr>
          <w:lang w:val="en-US"/>
        </w:rPr>
        <w:t xml:space="preserve">Andersen, K.H., Beyer, J.E. &amp; Lundberg, P. (2009). Trophic and individual efficiencies of size-structured communities. </w:t>
      </w:r>
      <w:r w:rsidR="00342CC2" w:rsidRPr="00364D0F">
        <w:rPr>
          <w:i/>
          <w:iCs/>
          <w:lang w:val="en-US"/>
        </w:rPr>
        <w:t>Proceedings of the Royal Society B: Biological Sciences</w:t>
      </w:r>
      <w:r w:rsidR="00342CC2" w:rsidRPr="00364D0F">
        <w:rPr>
          <w:lang w:val="en-US"/>
        </w:rPr>
        <w:t>, 276, 109–114.</w:t>
      </w:r>
    </w:p>
    <w:p w14:paraId="1FF7AB9D" w14:textId="77777777" w:rsidR="00342CC2" w:rsidRPr="00364D0F" w:rsidRDefault="00342CC2" w:rsidP="00342CC2">
      <w:pPr>
        <w:pStyle w:val="Bibliography"/>
        <w:rPr>
          <w:lang w:val="en-US"/>
        </w:rPr>
      </w:pPr>
      <w:r w:rsidRPr="00364D0F">
        <w:rPr>
          <w:lang w:val="en-US"/>
        </w:rPr>
        <w:t xml:space="preserve">Atkinson, D. (1994). Temperature and Organism Size—A Biological Law for Ectotherms? In: </w:t>
      </w:r>
      <w:r w:rsidRPr="00364D0F">
        <w:rPr>
          <w:i/>
          <w:iCs/>
          <w:lang w:val="en-US"/>
        </w:rPr>
        <w:t>Advances in Ecological Research</w:t>
      </w:r>
      <w:r w:rsidRPr="00364D0F">
        <w:rPr>
          <w:lang w:val="en-US"/>
        </w:rPr>
        <w:t>. Elsevier, pp. 1–58.</w:t>
      </w:r>
    </w:p>
    <w:p w14:paraId="7B7F68B8" w14:textId="77777777" w:rsidR="00342CC2" w:rsidRPr="00364D0F" w:rsidRDefault="00342CC2" w:rsidP="00342CC2">
      <w:pPr>
        <w:pStyle w:val="Bibliography"/>
        <w:rPr>
          <w:lang w:val="en-US"/>
        </w:rPr>
      </w:pPr>
      <w:r w:rsidRPr="00364D0F">
        <w:rPr>
          <w:lang w:val="en-US"/>
        </w:rPr>
        <w:t xml:space="preserve">Audzijonyte, A., Barneche, D.R., Baudron, A.R., Belmaker, J., Clark, T.D., Marshall, C.T., </w:t>
      </w:r>
      <w:r w:rsidRPr="00364D0F">
        <w:rPr>
          <w:i/>
          <w:iCs/>
          <w:lang w:val="en-US"/>
        </w:rPr>
        <w:t>et al.</w:t>
      </w:r>
      <w:r w:rsidRPr="00364D0F">
        <w:rPr>
          <w:lang w:val="en-US"/>
        </w:rPr>
        <w:t xml:space="preserve"> (2018). Is oxygen limitation in warming waters a valid mechanism to explain decreased body sizes in aquatic ectotherms? </w:t>
      </w:r>
      <w:r w:rsidRPr="00364D0F">
        <w:rPr>
          <w:i/>
          <w:iCs/>
          <w:lang w:val="en-US"/>
        </w:rPr>
        <w:t>Global Ecology and Biogeography</w:t>
      </w:r>
      <w:r w:rsidRPr="00364D0F">
        <w:rPr>
          <w:lang w:val="en-US"/>
        </w:rPr>
        <w:t>.</w:t>
      </w:r>
    </w:p>
    <w:p w14:paraId="61E14E02" w14:textId="77777777" w:rsidR="00342CC2" w:rsidRPr="00364D0F" w:rsidRDefault="00342CC2" w:rsidP="00342CC2">
      <w:pPr>
        <w:pStyle w:val="Bibliography"/>
        <w:rPr>
          <w:lang w:val="en-US"/>
        </w:rPr>
      </w:pPr>
      <w:r w:rsidRPr="00364D0F">
        <w:rPr>
          <w:lang w:val="en-US"/>
        </w:rPr>
        <w:t xml:space="preserve">Audzijonyte, A. &amp; Pecl, G.T. (2018). Deep impact of fisheries. </w:t>
      </w:r>
      <w:r w:rsidRPr="00364D0F">
        <w:rPr>
          <w:i/>
          <w:iCs/>
          <w:lang w:val="en-US"/>
        </w:rPr>
        <w:t>Nature Ecology &amp; Evolution</w:t>
      </w:r>
      <w:r w:rsidRPr="00364D0F">
        <w:rPr>
          <w:lang w:val="en-US"/>
        </w:rPr>
        <w:t>, 2, 1348–1349.</w:t>
      </w:r>
    </w:p>
    <w:p w14:paraId="1B7A839D" w14:textId="77777777" w:rsidR="00342CC2" w:rsidRPr="00364D0F" w:rsidRDefault="00342CC2" w:rsidP="00342CC2">
      <w:pPr>
        <w:pStyle w:val="Bibliography"/>
        <w:rPr>
          <w:lang w:val="en-US"/>
        </w:rPr>
      </w:pPr>
      <w:r w:rsidRPr="00364D0F">
        <w:rPr>
          <w:lang w:val="en-US"/>
        </w:rPr>
        <w:t xml:space="preserve">Barneche, D.R. &amp; Allen, A.P. (2018). The energetics of fish growth and how it constrains food-web trophic structure. </w:t>
      </w:r>
      <w:r w:rsidRPr="00364D0F">
        <w:rPr>
          <w:i/>
          <w:iCs/>
          <w:lang w:val="en-US"/>
        </w:rPr>
        <w:t>Ecology Letters</w:t>
      </w:r>
      <w:r w:rsidRPr="00364D0F">
        <w:rPr>
          <w:lang w:val="en-US"/>
        </w:rPr>
        <w:t>, 21, 836–844.</w:t>
      </w:r>
    </w:p>
    <w:p w14:paraId="4617CC31" w14:textId="77777777" w:rsidR="00342CC2" w:rsidRPr="00364D0F" w:rsidRDefault="00342CC2" w:rsidP="00342CC2">
      <w:pPr>
        <w:pStyle w:val="Bibliography"/>
        <w:rPr>
          <w:lang w:val="en-US"/>
        </w:rPr>
      </w:pPr>
      <w:r w:rsidRPr="00364D0F">
        <w:rPr>
          <w:lang w:val="en-US"/>
        </w:rPr>
        <w:t xml:space="preserve">Barneche, D.R., Jahn, M. &amp; Seebacher, F. (2019). Warming increases the cost of growth in a model vertebrate. </w:t>
      </w:r>
      <w:r w:rsidRPr="00364D0F">
        <w:rPr>
          <w:i/>
          <w:iCs/>
          <w:lang w:val="en-US"/>
        </w:rPr>
        <w:t>Functional Ecology</w:t>
      </w:r>
      <w:r w:rsidRPr="00364D0F">
        <w:rPr>
          <w:lang w:val="en-US"/>
        </w:rPr>
        <w:t>, 33, 1256–1266.</w:t>
      </w:r>
    </w:p>
    <w:p w14:paraId="1A014972" w14:textId="77777777" w:rsidR="00342CC2" w:rsidRPr="00364D0F" w:rsidRDefault="00342CC2" w:rsidP="00342CC2">
      <w:pPr>
        <w:pStyle w:val="Bibliography"/>
        <w:rPr>
          <w:lang w:val="en-US"/>
        </w:rPr>
      </w:pPr>
      <w:r w:rsidRPr="00364D0F">
        <w:rPr>
          <w:lang w:val="en-US"/>
        </w:rPr>
        <w:t xml:space="preserve">Baudron, A.R., Needle, C.L., Rijnsdorp, A.D. &amp; Marshall, C.T. (2014). Warming temperatures and smaller body sizes: synchronous changes in growth of North Sea fishes. </w:t>
      </w:r>
      <w:r w:rsidRPr="00364D0F">
        <w:rPr>
          <w:i/>
          <w:iCs/>
          <w:lang w:val="en-US"/>
        </w:rPr>
        <w:t>Global Change Biology</w:t>
      </w:r>
      <w:r w:rsidRPr="00364D0F">
        <w:rPr>
          <w:lang w:val="en-US"/>
        </w:rPr>
        <w:t>, 20, 1023–1031.</w:t>
      </w:r>
    </w:p>
    <w:p w14:paraId="3E6B657E" w14:textId="77777777" w:rsidR="00342CC2" w:rsidRPr="00364D0F" w:rsidRDefault="00342CC2" w:rsidP="00342CC2">
      <w:pPr>
        <w:pStyle w:val="Bibliography"/>
        <w:rPr>
          <w:lang w:val="en-US"/>
        </w:rPr>
      </w:pPr>
      <w:r w:rsidRPr="00364D0F">
        <w:rPr>
          <w:lang w:val="en-US"/>
        </w:rPr>
        <w:t xml:space="preserve">von Bertalanffy, L. (1957). Laws in metabolism and growth. </w:t>
      </w:r>
      <w:r w:rsidRPr="00364D0F">
        <w:rPr>
          <w:i/>
          <w:iCs/>
          <w:lang w:val="en-US"/>
        </w:rPr>
        <w:t>The quarterly review of biology</w:t>
      </w:r>
      <w:r w:rsidRPr="00364D0F">
        <w:rPr>
          <w:lang w:val="en-US"/>
        </w:rPr>
        <w:t>, 32, 217–231.</w:t>
      </w:r>
    </w:p>
    <w:p w14:paraId="39216CC3" w14:textId="77777777" w:rsidR="00342CC2" w:rsidRPr="00364D0F" w:rsidRDefault="00342CC2" w:rsidP="00342CC2">
      <w:pPr>
        <w:pStyle w:val="Bibliography"/>
        <w:rPr>
          <w:lang w:val="en-US"/>
        </w:rPr>
      </w:pPr>
      <w:r>
        <w:t xml:space="preserve">Björnsson, B., Steinarsson, A. &amp; Árnason, T. (2007). </w:t>
      </w:r>
      <w:r w:rsidRPr="00364D0F">
        <w:rPr>
          <w:lang w:val="en-US"/>
        </w:rPr>
        <w:t xml:space="preserve">Growth model for Atlantic cod (Gadus morhua): Effects of temperature and body weight on growth rate. </w:t>
      </w:r>
      <w:r w:rsidRPr="00364D0F">
        <w:rPr>
          <w:i/>
          <w:iCs/>
          <w:lang w:val="en-US"/>
        </w:rPr>
        <w:t>Aquaculture</w:t>
      </w:r>
      <w:r w:rsidRPr="00364D0F">
        <w:rPr>
          <w:lang w:val="en-US"/>
        </w:rPr>
        <w:t>, 271, 216–226.</w:t>
      </w:r>
    </w:p>
    <w:p w14:paraId="52565473" w14:textId="77777777" w:rsidR="00342CC2" w:rsidRPr="00364D0F" w:rsidRDefault="00342CC2" w:rsidP="00342CC2">
      <w:pPr>
        <w:pStyle w:val="Bibliography"/>
        <w:rPr>
          <w:lang w:val="en-US"/>
        </w:rPr>
      </w:pPr>
      <w:r w:rsidRPr="00364D0F">
        <w:rPr>
          <w:lang w:val="en-US"/>
        </w:rPr>
        <w:t xml:space="preserve">Brett, J.R. &amp; Shelbourn, J.E. (1975). Growth Rate of Young Sockeye Salmon, Oncorhynchus nerka, in Relation to Fish Size and Ration Level. </w:t>
      </w:r>
      <w:r w:rsidRPr="00364D0F">
        <w:rPr>
          <w:i/>
          <w:iCs/>
          <w:lang w:val="en-US"/>
        </w:rPr>
        <w:t>Canadian Journal of Fisheries and Aquatic Sciences</w:t>
      </w:r>
      <w:r w:rsidRPr="00364D0F">
        <w:rPr>
          <w:lang w:val="en-US"/>
        </w:rPr>
        <w:t>, 32, 2103–2110.</w:t>
      </w:r>
    </w:p>
    <w:p w14:paraId="54F290EC" w14:textId="77777777" w:rsidR="00342CC2" w:rsidRPr="00364D0F" w:rsidRDefault="00342CC2" w:rsidP="00342CC2">
      <w:pPr>
        <w:pStyle w:val="Bibliography"/>
        <w:rPr>
          <w:lang w:val="en-US"/>
        </w:rPr>
      </w:pPr>
      <w:r w:rsidRPr="00364D0F">
        <w:rPr>
          <w:lang w:val="en-US"/>
        </w:rPr>
        <w:lastRenderedPageBreak/>
        <w:t xml:space="preserve">Brown, J.H., Gillooly, J.F., Allen, A.P., Savage, V.M. &amp; West, G.B. (2004). Toward a metabolic theory of ecology. </w:t>
      </w:r>
      <w:r w:rsidRPr="00364D0F">
        <w:rPr>
          <w:i/>
          <w:iCs/>
          <w:lang w:val="en-US"/>
        </w:rPr>
        <w:t>Ecology</w:t>
      </w:r>
      <w:r w:rsidRPr="00364D0F">
        <w:rPr>
          <w:lang w:val="en-US"/>
        </w:rPr>
        <w:t>, 85, 1771–1789.</w:t>
      </w:r>
    </w:p>
    <w:p w14:paraId="78AEA312" w14:textId="77777777" w:rsidR="00342CC2" w:rsidRPr="00364D0F" w:rsidRDefault="00342CC2" w:rsidP="00342CC2">
      <w:pPr>
        <w:pStyle w:val="Bibliography"/>
        <w:rPr>
          <w:lang w:val="en-US"/>
        </w:rPr>
      </w:pPr>
      <w:r w:rsidRPr="00364D0F">
        <w:rPr>
          <w:lang w:val="en-US"/>
        </w:rPr>
        <w:t xml:space="preserve">Clarke, A. &amp; Johnston, N.M. (1999). Scaling of metabolic rate with body mass and temperature in teleost fish. </w:t>
      </w:r>
      <w:r w:rsidRPr="00364D0F">
        <w:rPr>
          <w:i/>
          <w:iCs/>
          <w:lang w:val="en-US"/>
        </w:rPr>
        <w:t>Journal of Animal Ecology</w:t>
      </w:r>
      <w:r w:rsidRPr="00364D0F">
        <w:rPr>
          <w:lang w:val="en-US"/>
        </w:rPr>
        <w:t>, 68, 893–905.</w:t>
      </w:r>
    </w:p>
    <w:p w14:paraId="5EB2D49C" w14:textId="77777777" w:rsidR="00342CC2" w:rsidRPr="00364D0F" w:rsidRDefault="00342CC2" w:rsidP="00342CC2">
      <w:pPr>
        <w:pStyle w:val="Bibliography"/>
        <w:rPr>
          <w:lang w:val="en-US"/>
        </w:rPr>
      </w:pPr>
      <w:r w:rsidRPr="00364D0F">
        <w:rPr>
          <w:lang w:val="en-US"/>
        </w:rPr>
        <w:t xml:space="preserve">Daufresne, M., Lengfellner, K. &amp; Sommer, U. (2009). Global warming benefits the small in aquatic ecosystems. </w:t>
      </w:r>
      <w:r w:rsidRPr="00364D0F">
        <w:rPr>
          <w:i/>
          <w:iCs/>
          <w:lang w:val="en-US"/>
        </w:rPr>
        <w:t>Proceedings of the National Academy of Sciences, USA</w:t>
      </w:r>
      <w:r w:rsidRPr="00364D0F">
        <w:rPr>
          <w:lang w:val="en-US"/>
        </w:rPr>
        <w:t>, 106, 12788–12793.</w:t>
      </w:r>
    </w:p>
    <w:p w14:paraId="0D93543E" w14:textId="77777777" w:rsidR="00342CC2" w:rsidRPr="00364D0F" w:rsidRDefault="00342CC2" w:rsidP="00342CC2">
      <w:pPr>
        <w:pStyle w:val="Bibliography"/>
        <w:rPr>
          <w:lang w:val="en-US"/>
        </w:rPr>
      </w:pPr>
      <w:r w:rsidRPr="00364D0F">
        <w:rPr>
          <w:lang w:val="en-US"/>
        </w:rPr>
        <w:t xml:space="preserve">Downs, C.J., Hayes, J.P. &amp; Tracy, C.R. (2008). Scaling metabolic rate with body mass and inverse body temperature: A test of the Arrhenius fractal supply model. </w:t>
      </w:r>
      <w:r w:rsidRPr="00364D0F">
        <w:rPr>
          <w:i/>
          <w:iCs/>
          <w:lang w:val="en-US"/>
        </w:rPr>
        <w:t>Functional Ecology</w:t>
      </w:r>
      <w:r w:rsidRPr="00364D0F">
        <w:rPr>
          <w:lang w:val="en-US"/>
        </w:rPr>
        <w:t>, 22, 239–244.</w:t>
      </w:r>
    </w:p>
    <w:p w14:paraId="681393C1" w14:textId="77777777" w:rsidR="00342CC2" w:rsidRPr="00364D0F" w:rsidRDefault="00342CC2" w:rsidP="00342CC2">
      <w:pPr>
        <w:pStyle w:val="Bibliography"/>
        <w:rPr>
          <w:lang w:val="en-US"/>
        </w:rPr>
      </w:pPr>
      <w:r w:rsidRPr="00364D0F">
        <w:rPr>
          <w:lang w:val="en-US"/>
        </w:rPr>
        <w:t xml:space="preserve">Elliott, J.M. &amp; Hurley, M.A. (1995). The Functional Relationship between Body Size and Growth Rate in Fish. </w:t>
      </w:r>
      <w:r w:rsidRPr="00364D0F">
        <w:rPr>
          <w:i/>
          <w:iCs/>
          <w:lang w:val="en-US"/>
        </w:rPr>
        <w:t>Functional Ecology</w:t>
      </w:r>
      <w:r w:rsidRPr="00364D0F">
        <w:rPr>
          <w:lang w:val="en-US"/>
        </w:rPr>
        <w:t>, 9, 625.</w:t>
      </w:r>
    </w:p>
    <w:p w14:paraId="52184D05" w14:textId="77777777" w:rsidR="00342CC2" w:rsidRPr="00364D0F" w:rsidRDefault="00342CC2" w:rsidP="00342CC2">
      <w:pPr>
        <w:pStyle w:val="Bibliography"/>
        <w:rPr>
          <w:lang w:val="en-US"/>
        </w:rPr>
      </w:pPr>
      <w:r w:rsidRPr="00364D0F">
        <w:rPr>
          <w:lang w:val="en-US"/>
        </w:rPr>
        <w:t xml:space="preserve">Fonds, M., Cronie, R., Vethaak, A.D. &amp; van Der Puyl, P. (1991). Metabolism, food consumption and growth of plaice (Pleuronectes platessa) and flounder (Platichthys flesus) in relation to fish size and temperature. </w:t>
      </w:r>
      <w:r w:rsidRPr="00364D0F">
        <w:rPr>
          <w:i/>
          <w:iCs/>
          <w:lang w:val="en-US"/>
        </w:rPr>
        <w:t>Netherlands Journal of Sea Research</w:t>
      </w:r>
      <w:r w:rsidRPr="00364D0F">
        <w:rPr>
          <w:lang w:val="en-US"/>
        </w:rPr>
        <w:t>, 29, 127–143.</w:t>
      </w:r>
    </w:p>
    <w:p w14:paraId="094FA6F7" w14:textId="77777777" w:rsidR="00342CC2" w:rsidRPr="00364D0F" w:rsidRDefault="00342CC2" w:rsidP="00342CC2">
      <w:pPr>
        <w:pStyle w:val="Bibliography"/>
        <w:rPr>
          <w:lang w:val="en-US"/>
        </w:rPr>
      </w:pPr>
      <w:r w:rsidRPr="00364D0F">
        <w:rPr>
          <w:lang w:val="en-US"/>
        </w:rPr>
        <w:t>Forster, J., Hirst, A.G. &amp; Atkinson, D. (2012). Warming-induced reductions in body size are greater in aquatic than terrestrial species, 109, 19310–19314.</w:t>
      </w:r>
    </w:p>
    <w:p w14:paraId="4FC505A8" w14:textId="77777777" w:rsidR="00342CC2" w:rsidRPr="00364D0F" w:rsidRDefault="00342CC2" w:rsidP="00342CC2">
      <w:pPr>
        <w:pStyle w:val="Bibliography"/>
        <w:rPr>
          <w:lang w:val="en-US"/>
        </w:rPr>
      </w:pPr>
      <w:r w:rsidRPr="00364D0F">
        <w:rPr>
          <w:lang w:val="en-US"/>
        </w:rPr>
        <w:t xml:space="preserve">Froese, R. &amp; Pauly, D. (2016). </w:t>
      </w:r>
      <w:r w:rsidRPr="00364D0F">
        <w:rPr>
          <w:i/>
          <w:iCs/>
          <w:lang w:val="en-US"/>
        </w:rPr>
        <w:t>Editors. FishBase</w:t>
      </w:r>
      <w:r w:rsidRPr="00364D0F">
        <w:rPr>
          <w:lang w:val="en-US"/>
        </w:rPr>
        <w:t>. World Wide Web electronic publication. www.fishbase.org, (10/2016).</w:t>
      </w:r>
    </w:p>
    <w:p w14:paraId="5476D326" w14:textId="77777777" w:rsidR="00342CC2" w:rsidRPr="00364D0F" w:rsidRDefault="00342CC2" w:rsidP="00342CC2">
      <w:pPr>
        <w:pStyle w:val="Bibliography"/>
        <w:rPr>
          <w:lang w:val="en-US"/>
        </w:rPr>
      </w:pPr>
      <w:r w:rsidRPr="00364D0F">
        <w:rPr>
          <w:lang w:val="en-US"/>
        </w:rPr>
        <w:t xml:space="preserve">García García, B., Cerezo Valverde, J., Aguado-Giménez, F., García García, J. &amp; Hernández, M.D. (2011). Effect of the interaction between body weight and temperature on growth and maximum daily food intake in sharpsnout sea bream (Diplodus puntazzo). </w:t>
      </w:r>
      <w:r w:rsidRPr="00364D0F">
        <w:rPr>
          <w:i/>
          <w:iCs/>
          <w:lang w:val="en-US"/>
        </w:rPr>
        <w:t>Aquaculture International</w:t>
      </w:r>
      <w:r w:rsidRPr="00364D0F">
        <w:rPr>
          <w:lang w:val="en-US"/>
        </w:rPr>
        <w:t>, 19, 131–141.</w:t>
      </w:r>
    </w:p>
    <w:p w14:paraId="6D8F3FD4" w14:textId="77777777" w:rsidR="00342CC2" w:rsidRPr="00364D0F" w:rsidRDefault="00342CC2" w:rsidP="00342CC2">
      <w:pPr>
        <w:pStyle w:val="Bibliography"/>
        <w:rPr>
          <w:lang w:val="en-US"/>
        </w:rPr>
      </w:pPr>
      <w:r w:rsidRPr="00364D0F">
        <w:rPr>
          <w:lang w:val="en-US"/>
        </w:rPr>
        <w:t xml:space="preserve">Gillooly, J.F., Brown, J.H., West, G.B., Savage, V.M. &amp; Charnov, E.L. (2001). Effects of size and temperature on metabolic rate. </w:t>
      </w:r>
      <w:r w:rsidRPr="00364D0F">
        <w:rPr>
          <w:i/>
          <w:iCs/>
          <w:lang w:val="en-US"/>
        </w:rPr>
        <w:t>Science</w:t>
      </w:r>
      <w:r w:rsidRPr="00364D0F">
        <w:rPr>
          <w:lang w:val="en-US"/>
        </w:rPr>
        <w:t>, 2248–2251.</w:t>
      </w:r>
    </w:p>
    <w:p w14:paraId="2B909EDA" w14:textId="77777777" w:rsidR="00342CC2" w:rsidRPr="00364D0F" w:rsidRDefault="00342CC2" w:rsidP="00342CC2">
      <w:pPr>
        <w:pStyle w:val="Bibliography"/>
        <w:rPr>
          <w:lang w:val="en-US"/>
        </w:rPr>
      </w:pPr>
      <w:r w:rsidRPr="00364D0F">
        <w:rPr>
          <w:lang w:val="en-US"/>
        </w:rPr>
        <w:t xml:space="preserve">Goodrich, B., Gabry, J., Ali, I. &amp; Brilleman, S. (2018). </w:t>
      </w:r>
      <w:r w:rsidRPr="00364D0F">
        <w:rPr>
          <w:i/>
          <w:iCs/>
          <w:lang w:val="en-US"/>
        </w:rPr>
        <w:t>rstanarm: Bayesian applied regression modeling via Stan</w:t>
      </w:r>
      <w:r w:rsidRPr="00364D0F">
        <w:rPr>
          <w:lang w:val="en-US"/>
        </w:rPr>
        <w:t>.</w:t>
      </w:r>
    </w:p>
    <w:p w14:paraId="662AEE54" w14:textId="77777777" w:rsidR="00342CC2" w:rsidRPr="00364D0F" w:rsidRDefault="00342CC2" w:rsidP="00342CC2">
      <w:pPr>
        <w:pStyle w:val="Bibliography"/>
        <w:rPr>
          <w:lang w:val="en-US"/>
        </w:rPr>
      </w:pPr>
      <w:r w:rsidRPr="00364D0F">
        <w:rPr>
          <w:lang w:val="en-US"/>
        </w:rPr>
        <w:t xml:space="preserve">Heasman, M.P., O’Connor, W.A. &amp; Frazer, A.W.J. (1996). Ontogenetic changes in optimal rearing temperatures for the commercial scallop, Pecten fumatus Reeve. </w:t>
      </w:r>
      <w:r w:rsidRPr="00364D0F">
        <w:rPr>
          <w:i/>
          <w:iCs/>
          <w:lang w:val="en-US"/>
        </w:rPr>
        <w:t>Journal of Shellfish Research</w:t>
      </w:r>
      <w:r w:rsidRPr="00364D0F">
        <w:rPr>
          <w:lang w:val="en-US"/>
        </w:rPr>
        <w:t>, 15, 627–634.</w:t>
      </w:r>
    </w:p>
    <w:p w14:paraId="18060441" w14:textId="77777777" w:rsidR="00342CC2" w:rsidRPr="00364D0F" w:rsidRDefault="00342CC2" w:rsidP="00342CC2">
      <w:pPr>
        <w:pStyle w:val="Bibliography"/>
        <w:rPr>
          <w:lang w:val="en-US"/>
        </w:rPr>
      </w:pPr>
      <w:r w:rsidRPr="00364D0F">
        <w:rPr>
          <w:lang w:val="en-US"/>
        </w:rPr>
        <w:t>Heincke, F. (1913). Rapp. Proc. Verb. Réun. ICES 16, 1–70.</w:t>
      </w:r>
    </w:p>
    <w:p w14:paraId="39DDEF21" w14:textId="77777777" w:rsidR="00342CC2" w:rsidRDefault="00342CC2" w:rsidP="00342CC2">
      <w:pPr>
        <w:pStyle w:val="Bibliography"/>
      </w:pPr>
      <w:r w:rsidRPr="00364D0F">
        <w:rPr>
          <w:lang w:val="en-US"/>
        </w:rPr>
        <w:t xml:space="preserve">Horne, C.R., Hirst, Andrew.G. &amp; Atkinson, D. (2015). Temperature-size responses match latitudinal-size clines in arthropods, revealing critical differences between aquatic and terrestrial species. </w:t>
      </w:r>
      <w:r>
        <w:rPr>
          <w:i/>
          <w:iCs/>
        </w:rPr>
        <w:t>Ecology Letters</w:t>
      </w:r>
      <w:r>
        <w:t>, 18, 327–335.</w:t>
      </w:r>
    </w:p>
    <w:p w14:paraId="122BA3B3" w14:textId="77777777" w:rsidR="00342CC2" w:rsidRPr="00364D0F" w:rsidRDefault="00342CC2" w:rsidP="00342CC2">
      <w:pPr>
        <w:pStyle w:val="Bibliography"/>
        <w:rPr>
          <w:lang w:val="en-US"/>
        </w:rPr>
      </w:pPr>
      <w:r>
        <w:t xml:space="preserve">Huss, M., Lindmark, M., Jacobson, P., van Dorst, R.M. &amp; Gårdmark, A. (2019). </w:t>
      </w:r>
      <w:r w:rsidRPr="00364D0F">
        <w:rPr>
          <w:lang w:val="en-US"/>
        </w:rPr>
        <w:t>Experimental evidence of gradual size</w:t>
      </w:r>
      <w:r w:rsidRPr="00364D0F">
        <w:rPr>
          <w:rFonts w:ascii="Cambria Math" w:hAnsi="Cambria Math" w:cs="Cambria Math"/>
          <w:lang w:val="en-US"/>
        </w:rPr>
        <w:t>‐</w:t>
      </w:r>
      <w:r w:rsidRPr="00364D0F">
        <w:rPr>
          <w:lang w:val="en-US"/>
        </w:rPr>
        <w:t xml:space="preserve">dependent shifts in body size and growth of fish in response to warming. </w:t>
      </w:r>
      <w:r w:rsidRPr="00364D0F">
        <w:rPr>
          <w:i/>
          <w:iCs/>
          <w:lang w:val="en-US"/>
        </w:rPr>
        <w:t>Global Change Biology</w:t>
      </w:r>
      <w:r w:rsidRPr="00364D0F">
        <w:rPr>
          <w:lang w:val="en-US"/>
        </w:rPr>
        <w:t>.</w:t>
      </w:r>
    </w:p>
    <w:p w14:paraId="2F33D448" w14:textId="77777777" w:rsidR="00342CC2" w:rsidRPr="00364D0F" w:rsidRDefault="00342CC2" w:rsidP="00342CC2">
      <w:pPr>
        <w:pStyle w:val="Bibliography"/>
        <w:rPr>
          <w:lang w:val="en-US"/>
        </w:rPr>
      </w:pPr>
      <w:r w:rsidRPr="00364D0F">
        <w:rPr>
          <w:lang w:val="en-US"/>
        </w:rPr>
        <w:lastRenderedPageBreak/>
        <w:t xml:space="preserve">Jobling, M. (1997). Temperature and growth: modulation of growth rate via temperature change. In: </w:t>
      </w:r>
      <w:r w:rsidRPr="00364D0F">
        <w:rPr>
          <w:i/>
          <w:iCs/>
          <w:lang w:val="en-US"/>
        </w:rPr>
        <w:t>Global Warming: Implications for Freshwater and Marine Fish</w:t>
      </w:r>
      <w:r w:rsidRPr="00364D0F">
        <w:rPr>
          <w:lang w:val="en-US"/>
        </w:rPr>
        <w:t xml:space="preserve"> (eds. Wood, C.M. &amp; McDonald, D.G.). Cambridge University Press, Cambridge, pp. 225–254.</w:t>
      </w:r>
    </w:p>
    <w:p w14:paraId="7263A838" w14:textId="77777777" w:rsidR="00342CC2" w:rsidRPr="00364D0F" w:rsidRDefault="00342CC2" w:rsidP="00342CC2">
      <w:pPr>
        <w:pStyle w:val="Bibliography"/>
        <w:rPr>
          <w:lang w:val="en-US"/>
        </w:rPr>
      </w:pPr>
      <w:r w:rsidRPr="00364D0F">
        <w:rPr>
          <w:lang w:val="en-US"/>
        </w:rPr>
        <w:t xml:space="preserve">Kay, M. (2019). </w:t>
      </w:r>
      <w:r w:rsidRPr="00364D0F">
        <w:rPr>
          <w:i/>
          <w:iCs/>
          <w:lang w:val="en-US"/>
        </w:rPr>
        <w:t>tidybayes: Tidy Data and Geoms for Bayesian Models</w:t>
      </w:r>
      <w:r w:rsidRPr="00364D0F">
        <w:rPr>
          <w:lang w:val="en-US"/>
        </w:rPr>
        <w:t>.</w:t>
      </w:r>
    </w:p>
    <w:p w14:paraId="743952EB" w14:textId="77777777" w:rsidR="00342CC2" w:rsidRPr="00364D0F" w:rsidRDefault="00342CC2" w:rsidP="00342CC2">
      <w:pPr>
        <w:pStyle w:val="Bibliography"/>
        <w:rPr>
          <w:lang w:val="en-US"/>
        </w:rPr>
      </w:pPr>
      <w:r w:rsidRPr="00364D0F">
        <w:rPr>
          <w:lang w:val="en-US"/>
        </w:rPr>
        <w:t xml:space="preserve">Lefevre, S., McKenzie, D.J. &amp; Nilsson, G.E. (2017). Models projecting the fate of fish populations under climate change need to be based on valid physiological mechanisms. </w:t>
      </w:r>
      <w:r w:rsidRPr="00364D0F">
        <w:rPr>
          <w:i/>
          <w:iCs/>
          <w:lang w:val="en-US"/>
        </w:rPr>
        <w:t>Global Change Biology</w:t>
      </w:r>
      <w:r w:rsidRPr="00364D0F">
        <w:rPr>
          <w:lang w:val="en-US"/>
        </w:rPr>
        <w:t>, 23, 3449–3459.</w:t>
      </w:r>
    </w:p>
    <w:p w14:paraId="562EF4D6" w14:textId="77777777" w:rsidR="00342CC2" w:rsidRPr="00364D0F" w:rsidRDefault="00342CC2" w:rsidP="00342CC2">
      <w:pPr>
        <w:pStyle w:val="Bibliography"/>
        <w:rPr>
          <w:lang w:val="en-US"/>
        </w:rPr>
      </w:pPr>
      <w:r w:rsidRPr="00364D0F">
        <w:rPr>
          <w:lang w:val="en-US"/>
        </w:rPr>
        <w:t xml:space="preserve">Lefevre, S., McKenzie, D.J. &amp; Nilsson, G.E. (2018). In modelling effects of global warming, invalid assumptions lead to unrealistic projections. </w:t>
      </w:r>
      <w:r w:rsidRPr="00364D0F">
        <w:rPr>
          <w:i/>
          <w:iCs/>
          <w:lang w:val="en-US"/>
        </w:rPr>
        <w:t>Global Change Biology</w:t>
      </w:r>
      <w:r w:rsidRPr="00364D0F">
        <w:rPr>
          <w:lang w:val="en-US"/>
        </w:rPr>
        <w:t>, 24, 553–556.</w:t>
      </w:r>
    </w:p>
    <w:p w14:paraId="62738C22" w14:textId="77777777" w:rsidR="00342CC2" w:rsidRPr="00364D0F" w:rsidRDefault="00342CC2" w:rsidP="00342CC2">
      <w:pPr>
        <w:pStyle w:val="Bibliography"/>
        <w:rPr>
          <w:lang w:val="en-US"/>
        </w:rPr>
      </w:pPr>
      <w:r w:rsidRPr="00364D0F">
        <w:rPr>
          <w:lang w:val="en-US"/>
        </w:rPr>
        <w:t xml:space="preserve">Lindmark, M., Huss, M., Ohlberger, J. &amp; Gårdmark, A. (2018). Temperature-dependent body size effects determine population responses to climate warming. </w:t>
      </w:r>
      <w:r w:rsidRPr="00364D0F">
        <w:rPr>
          <w:i/>
          <w:iCs/>
          <w:lang w:val="en-US"/>
        </w:rPr>
        <w:t>Ecology Letters</w:t>
      </w:r>
      <w:r w:rsidRPr="00364D0F">
        <w:rPr>
          <w:lang w:val="en-US"/>
        </w:rPr>
        <w:t>, 21, 181–189.</w:t>
      </w:r>
    </w:p>
    <w:p w14:paraId="05D3DEC1" w14:textId="77777777" w:rsidR="00342CC2" w:rsidRPr="00364D0F" w:rsidRDefault="00342CC2" w:rsidP="00342CC2">
      <w:pPr>
        <w:pStyle w:val="Bibliography"/>
        <w:rPr>
          <w:lang w:val="en-US"/>
        </w:rPr>
      </w:pPr>
      <w:r w:rsidRPr="00364D0F">
        <w:rPr>
          <w:lang w:val="en-US"/>
        </w:rPr>
        <w:t xml:space="preserve">Lüdecke, D. (2019). </w:t>
      </w:r>
      <w:r w:rsidRPr="00364D0F">
        <w:rPr>
          <w:i/>
          <w:iCs/>
          <w:lang w:val="en-US"/>
        </w:rPr>
        <w:t>sjPlot: Data Visualization for Statistics in Social Science</w:t>
      </w:r>
      <w:r w:rsidRPr="00364D0F">
        <w:rPr>
          <w:lang w:val="en-US"/>
        </w:rPr>
        <w:t>.</w:t>
      </w:r>
    </w:p>
    <w:p w14:paraId="2C1542E5" w14:textId="77777777" w:rsidR="00342CC2" w:rsidRPr="00364D0F" w:rsidRDefault="00342CC2" w:rsidP="00342CC2">
      <w:pPr>
        <w:pStyle w:val="Bibliography"/>
        <w:rPr>
          <w:lang w:val="en-US"/>
        </w:rPr>
      </w:pPr>
      <w:r w:rsidRPr="00364D0F">
        <w:rPr>
          <w:lang w:val="en-US"/>
        </w:rPr>
        <w:t xml:space="preserve">Marshall, D.J. &amp; White, C.R. (2018). Have We Outgrown the Existing Models of Growth? </w:t>
      </w:r>
      <w:r w:rsidRPr="00364D0F">
        <w:rPr>
          <w:i/>
          <w:iCs/>
          <w:lang w:val="en-US"/>
        </w:rPr>
        <w:t>Trends in Ecology &amp; Evolution</w:t>
      </w:r>
      <w:r w:rsidRPr="00364D0F">
        <w:rPr>
          <w:lang w:val="en-US"/>
        </w:rPr>
        <w:t>.</w:t>
      </w:r>
    </w:p>
    <w:p w14:paraId="46B4082F" w14:textId="77777777" w:rsidR="00342CC2" w:rsidRPr="00364D0F" w:rsidRDefault="00342CC2" w:rsidP="00342CC2">
      <w:pPr>
        <w:pStyle w:val="Bibliography"/>
        <w:rPr>
          <w:lang w:val="en-US"/>
        </w:rPr>
      </w:pPr>
      <w:r w:rsidRPr="00364D0F">
        <w:rPr>
          <w:lang w:val="en-US"/>
        </w:rPr>
        <w:t xml:space="preserve">Marshall, D.J. &amp; White, C.R. (2019). Aquatic Life History Trajectories Are Shaped by Selection, Not Oxygen Limitation. </w:t>
      </w:r>
      <w:r w:rsidRPr="00364D0F">
        <w:rPr>
          <w:i/>
          <w:iCs/>
          <w:lang w:val="en-US"/>
        </w:rPr>
        <w:t>Trends in Ecology &amp; Evolution</w:t>
      </w:r>
      <w:r w:rsidRPr="00364D0F">
        <w:rPr>
          <w:lang w:val="en-US"/>
        </w:rPr>
        <w:t>.</w:t>
      </w:r>
    </w:p>
    <w:p w14:paraId="03AAC75F" w14:textId="77777777" w:rsidR="00342CC2" w:rsidRPr="00364D0F" w:rsidRDefault="00342CC2" w:rsidP="00342CC2">
      <w:pPr>
        <w:pStyle w:val="Bibliography"/>
        <w:rPr>
          <w:lang w:val="en-US"/>
        </w:rPr>
      </w:pPr>
      <w:r w:rsidRPr="00364D0F">
        <w:rPr>
          <w:lang w:val="en-US"/>
        </w:rPr>
        <w:t xml:space="preserve">Morita, K., Fukuwaka, M., Tanimata, N. &amp; Yamamura, O. (2010). Size-dependent thermal preferences in a pelagic fish. </w:t>
      </w:r>
      <w:r w:rsidRPr="00364D0F">
        <w:rPr>
          <w:i/>
          <w:iCs/>
          <w:lang w:val="en-US"/>
        </w:rPr>
        <w:t>Oikos</w:t>
      </w:r>
      <w:r w:rsidRPr="00364D0F">
        <w:rPr>
          <w:lang w:val="en-US"/>
        </w:rPr>
        <w:t>, 119, 1265–1272.</w:t>
      </w:r>
    </w:p>
    <w:p w14:paraId="49AF4840" w14:textId="77777777" w:rsidR="00342CC2" w:rsidRPr="00364D0F" w:rsidRDefault="00342CC2" w:rsidP="00342CC2">
      <w:pPr>
        <w:pStyle w:val="Bibliography"/>
        <w:rPr>
          <w:lang w:val="en-US"/>
        </w:rPr>
      </w:pPr>
      <w:r w:rsidRPr="00364D0F">
        <w:rPr>
          <w:lang w:val="en-US"/>
        </w:rPr>
        <w:t xml:space="preserve">Muth, C., Oravecz, Z. &amp; Gabry, J. (2018). User-friendly Bayesian regression modeling: A tutorial with rstanarm and shinystan. </w:t>
      </w:r>
      <w:r w:rsidRPr="00364D0F">
        <w:rPr>
          <w:i/>
          <w:iCs/>
          <w:lang w:val="en-US"/>
        </w:rPr>
        <w:t>The Quantitative Methods for Psychology</w:t>
      </w:r>
      <w:r w:rsidRPr="00364D0F">
        <w:rPr>
          <w:lang w:val="en-US"/>
        </w:rPr>
        <w:t>, 14, 99–119.</w:t>
      </w:r>
    </w:p>
    <w:p w14:paraId="647396B0" w14:textId="77777777" w:rsidR="00342CC2" w:rsidRPr="00364D0F" w:rsidRDefault="00342CC2" w:rsidP="00342CC2">
      <w:pPr>
        <w:pStyle w:val="Bibliography"/>
        <w:rPr>
          <w:lang w:val="en-US"/>
        </w:rPr>
      </w:pPr>
      <w:r w:rsidRPr="00364D0F">
        <w:rPr>
          <w:lang w:val="en-US"/>
        </w:rPr>
        <w:t xml:space="preserve">Ohlberger, J. (2013). Climate warming and ectotherm body size - from individual physiology to community ecology. </w:t>
      </w:r>
      <w:r w:rsidRPr="00364D0F">
        <w:rPr>
          <w:i/>
          <w:iCs/>
          <w:lang w:val="en-US"/>
        </w:rPr>
        <w:t>Functional Ecology</w:t>
      </w:r>
      <w:r w:rsidRPr="00364D0F">
        <w:rPr>
          <w:lang w:val="en-US"/>
        </w:rPr>
        <w:t>, 27, 991–1001.</w:t>
      </w:r>
    </w:p>
    <w:p w14:paraId="4168DD2A" w14:textId="77777777" w:rsidR="00342CC2" w:rsidRPr="00364D0F" w:rsidRDefault="00342CC2" w:rsidP="00342CC2">
      <w:pPr>
        <w:pStyle w:val="Bibliography"/>
        <w:rPr>
          <w:lang w:val="en-US"/>
        </w:rPr>
      </w:pPr>
      <w:r w:rsidRPr="00364D0F">
        <w:rPr>
          <w:lang w:val="en-US"/>
        </w:rPr>
        <w:t xml:space="preserve">Ohlberger, J., Mehner, Thomas., Staaks, Georg. &amp; Hölker, Franz. (2012). Intraspecific temperature dependence of the scaling of metabolic rate with body mass in fishes and its ecological implications. </w:t>
      </w:r>
      <w:r w:rsidRPr="00364D0F">
        <w:rPr>
          <w:i/>
          <w:iCs/>
          <w:lang w:val="en-US"/>
        </w:rPr>
        <w:t>Oikos</w:t>
      </w:r>
      <w:r w:rsidRPr="00364D0F">
        <w:rPr>
          <w:lang w:val="en-US"/>
        </w:rPr>
        <w:t>, 121, 245–251.</w:t>
      </w:r>
    </w:p>
    <w:p w14:paraId="6EF97E6E" w14:textId="77777777" w:rsidR="00342CC2" w:rsidRPr="00364D0F" w:rsidRDefault="00342CC2" w:rsidP="00342CC2">
      <w:pPr>
        <w:pStyle w:val="Bibliography"/>
        <w:rPr>
          <w:lang w:val="en-US"/>
        </w:rPr>
      </w:pPr>
      <w:r w:rsidRPr="00364D0F">
        <w:rPr>
          <w:lang w:val="en-US"/>
        </w:rPr>
        <w:t>Pauly, D. (1979). Gill size and temperature as governing factors in fish growth: a generalization of von Bertalanffy’s growth formula.</w:t>
      </w:r>
    </w:p>
    <w:p w14:paraId="74742A8F" w14:textId="77777777" w:rsidR="00342CC2" w:rsidRPr="00364D0F" w:rsidRDefault="00342CC2" w:rsidP="00342CC2">
      <w:pPr>
        <w:pStyle w:val="Bibliography"/>
        <w:rPr>
          <w:lang w:val="en-US"/>
        </w:rPr>
      </w:pPr>
      <w:r w:rsidRPr="00364D0F">
        <w:rPr>
          <w:lang w:val="en-US"/>
        </w:rPr>
        <w:t xml:space="preserve">Pauly, D. (2019). Female Fish Grow Bigger – Let’s Deal with It. </w:t>
      </w:r>
      <w:r w:rsidRPr="00364D0F">
        <w:rPr>
          <w:i/>
          <w:iCs/>
          <w:lang w:val="en-US"/>
        </w:rPr>
        <w:t>Trends in Ecology &amp; Evolution</w:t>
      </w:r>
      <w:r w:rsidRPr="00364D0F">
        <w:rPr>
          <w:lang w:val="en-US"/>
        </w:rPr>
        <w:t>.</w:t>
      </w:r>
    </w:p>
    <w:p w14:paraId="27919FAB" w14:textId="77777777" w:rsidR="00342CC2" w:rsidRPr="00364D0F" w:rsidRDefault="00342CC2" w:rsidP="00342CC2">
      <w:pPr>
        <w:pStyle w:val="Bibliography"/>
        <w:rPr>
          <w:lang w:val="en-US"/>
        </w:rPr>
      </w:pPr>
      <w:r w:rsidRPr="00364D0F">
        <w:rPr>
          <w:lang w:val="en-US"/>
        </w:rPr>
        <w:t xml:space="preserve">Pörtner, H.O. &amp; Knust, R. (2007). Climate change affects marine fishes through the oxygen limitation of thermal tolerance. </w:t>
      </w:r>
      <w:r w:rsidRPr="00364D0F">
        <w:rPr>
          <w:i/>
          <w:iCs/>
          <w:lang w:val="en-US"/>
        </w:rPr>
        <w:t>Science</w:t>
      </w:r>
      <w:r w:rsidRPr="00364D0F">
        <w:rPr>
          <w:lang w:val="en-US"/>
        </w:rPr>
        <w:t>, 315, 95–97.</w:t>
      </w:r>
    </w:p>
    <w:p w14:paraId="18A7365F" w14:textId="77777777" w:rsidR="00342CC2" w:rsidRPr="00364D0F" w:rsidRDefault="00342CC2" w:rsidP="00342CC2">
      <w:pPr>
        <w:pStyle w:val="Bibliography"/>
        <w:rPr>
          <w:lang w:val="en-US"/>
        </w:rPr>
      </w:pPr>
      <w:r w:rsidRPr="00364D0F">
        <w:rPr>
          <w:lang w:val="en-US"/>
        </w:rPr>
        <w:t xml:space="preserve">R Core Team. (2018). </w:t>
      </w:r>
      <w:r w:rsidRPr="00364D0F">
        <w:rPr>
          <w:i/>
          <w:iCs/>
          <w:lang w:val="en-US"/>
        </w:rPr>
        <w:t>R: A Language and Environment for Statistical Computing. R Foundation for Statistical Computing</w:t>
      </w:r>
      <w:r w:rsidRPr="00364D0F">
        <w:rPr>
          <w:lang w:val="en-US"/>
        </w:rPr>
        <w:t>. Vienna, Austria.</w:t>
      </w:r>
    </w:p>
    <w:p w14:paraId="61DD866B" w14:textId="77777777" w:rsidR="00342CC2" w:rsidRPr="00364D0F" w:rsidRDefault="00342CC2" w:rsidP="00342CC2">
      <w:pPr>
        <w:pStyle w:val="Bibliography"/>
        <w:rPr>
          <w:lang w:val="en-US"/>
        </w:rPr>
      </w:pPr>
      <w:r w:rsidRPr="00364D0F">
        <w:rPr>
          <w:lang w:val="en-US"/>
        </w:rPr>
        <w:t xml:space="preserve">van Rijn, I., Buba, Y., DeLong, J., Kiflawi, M. &amp; Belmaker, J. (2017). Large but uneven reduction in fish size across species in relation to changing sea temperatures. </w:t>
      </w:r>
      <w:r w:rsidRPr="00364D0F">
        <w:rPr>
          <w:i/>
          <w:iCs/>
          <w:lang w:val="en-US"/>
        </w:rPr>
        <w:t>Global Change Biology</w:t>
      </w:r>
      <w:r w:rsidRPr="00364D0F">
        <w:rPr>
          <w:lang w:val="en-US"/>
        </w:rPr>
        <w:t>, 23, 3667–3674.</w:t>
      </w:r>
    </w:p>
    <w:p w14:paraId="0A7AA1A6" w14:textId="77777777" w:rsidR="00342CC2" w:rsidRPr="00364D0F" w:rsidRDefault="00342CC2" w:rsidP="00342CC2">
      <w:pPr>
        <w:pStyle w:val="Bibliography"/>
        <w:rPr>
          <w:lang w:val="en-US"/>
        </w:rPr>
      </w:pPr>
      <w:r w:rsidRPr="00364D0F">
        <w:rPr>
          <w:lang w:val="en-US"/>
        </w:rPr>
        <w:lastRenderedPageBreak/>
        <w:t xml:space="preserve">Rohatgi, A. (2012). </w:t>
      </w:r>
      <w:r w:rsidRPr="00364D0F">
        <w:rPr>
          <w:i/>
          <w:iCs/>
          <w:lang w:val="en-US"/>
        </w:rPr>
        <w:t>WebPlotDigitalizer: HTML5 based online tool to extract numerical data from plot images. Version 4.1. [WWW document] URL https://automeris.io/WebPlotDigitizer (accessed on January 2019).</w:t>
      </w:r>
    </w:p>
    <w:p w14:paraId="1D980A90" w14:textId="77777777" w:rsidR="00342CC2" w:rsidRPr="00364D0F" w:rsidRDefault="00342CC2" w:rsidP="00342CC2">
      <w:pPr>
        <w:pStyle w:val="Bibliography"/>
        <w:rPr>
          <w:lang w:val="en-US"/>
        </w:rPr>
      </w:pPr>
      <w:r w:rsidRPr="00364D0F">
        <w:rPr>
          <w:lang w:val="en-US"/>
        </w:rPr>
        <w:t xml:space="preserve">Rosenfeld, J., Leeuwen, T.V., Richards, J. &amp; Allen, D. (2015). Relationship between growth and standard metabolic rate: measurement artefacts and implications for habitat use and life-history adaptation in salmonids. </w:t>
      </w:r>
      <w:r w:rsidRPr="00364D0F">
        <w:rPr>
          <w:i/>
          <w:iCs/>
          <w:lang w:val="en-US"/>
        </w:rPr>
        <w:t>Journal of Animal Ecology</w:t>
      </w:r>
      <w:r w:rsidRPr="00364D0F">
        <w:rPr>
          <w:lang w:val="en-US"/>
        </w:rPr>
        <w:t>, 84, 4–20.</w:t>
      </w:r>
    </w:p>
    <w:p w14:paraId="6CDA050F" w14:textId="77777777" w:rsidR="00342CC2" w:rsidRPr="00364D0F" w:rsidRDefault="00342CC2" w:rsidP="00342CC2">
      <w:pPr>
        <w:pStyle w:val="Bibliography"/>
        <w:rPr>
          <w:lang w:val="en-US"/>
        </w:rPr>
      </w:pPr>
      <w:r w:rsidRPr="00364D0F">
        <w:rPr>
          <w:lang w:val="en-US"/>
        </w:rPr>
        <w:t xml:space="preserve">Savage, V.M., Gillooly, J.F., Brown, J.H., West, G.B. &amp; Charnov, E.L. (2004). Effects of body size and temperature on population growth. </w:t>
      </w:r>
      <w:r w:rsidRPr="00364D0F">
        <w:rPr>
          <w:i/>
          <w:iCs/>
          <w:lang w:val="en-US"/>
        </w:rPr>
        <w:t>The American Naturalist</w:t>
      </w:r>
      <w:r w:rsidRPr="00364D0F">
        <w:rPr>
          <w:lang w:val="en-US"/>
        </w:rPr>
        <w:t>, 163, 429–441.</w:t>
      </w:r>
    </w:p>
    <w:p w14:paraId="03010CFC" w14:textId="77777777" w:rsidR="00342CC2" w:rsidRPr="00364D0F" w:rsidRDefault="00342CC2" w:rsidP="00342CC2">
      <w:pPr>
        <w:pStyle w:val="Bibliography"/>
        <w:rPr>
          <w:lang w:val="en-US"/>
        </w:rPr>
      </w:pPr>
      <w:r w:rsidRPr="00364D0F">
        <w:rPr>
          <w:lang w:val="en-US"/>
        </w:rPr>
        <w:t xml:space="preserve">Sibly, R.M., Baker, J., Grady, J.M., Luna, S.M., Kodric-Brown, A., Venditti, C., </w:t>
      </w:r>
      <w:r w:rsidRPr="00364D0F">
        <w:rPr>
          <w:i/>
          <w:iCs/>
          <w:lang w:val="en-US"/>
        </w:rPr>
        <w:t>et al.</w:t>
      </w:r>
      <w:r w:rsidRPr="00364D0F">
        <w:rPr>
          <w:lang w:val="en-US"/>
        </w:rPr>
        <w:t xml:space="preserve"> (2015). Fundamental insights into ontogenetic growth from theory and fish. </w:t>
      </w:r>
      <w:r w:rsidRPr="00364D0F">
        <w:rPr>
          <w:i/>
          <w:iCs/>
          <w:lang w:val="en-US"/>
        </w:rPr>
        <w:t>Proceedings of the National Academy of Sciences, USA</w:t>
      </w:r>
      <w:r w:rsidRPr="00364D0F">
        <w:rPr>
          <w:lang w:val="en-US"/>
        </w:rPr>
        <w:t>, 112, 13934–13939.</w:t>
      </w:r>
    </w:p>
    <w:p w14:paraId="5A5BCED3" w14:textId="77777777" w:rsidR="00342CC2" w:rsidRPr="00364D0F" w:rsidRDefault="00342CC2" w:rsidP="00342CC2">
      <w:pPr>
        <w:pStyle w:val="Bibliography"/>
        <w:rPr>
          <w:lang w:val="en-US"/>
        </w:rPr>
      </w:pPr>
      <w:r w:rsidRPr="00364D0F">
        <w:rPr>
          <w:lang w:val="en-US"/>
        </w:rPr>
        <w:t xml:space="preserve">Steinarsson, A. &amp; Imsland, A.K. (2003). Size dependent variation in optimum growth temperature of red abalone (Haliotis rufescens). </w:t>
      </w:r>
      <w:r w:rsidRPr="00364D0F">
        <w:rPr>
          <w:i/>
          <w:iCs/>
          <w:lang w:val="en-US"/>
        </w:rPr>
        <w:t>Aquaculture</w:t>
      </w:r>
      <w:r w:rsidRPr="00364D0F">
        <w:rPr>
          <w:lang w:val="en-US"/>
        </w:rPr>
        <w:t>, 224, 353–362.</w:t>
      </w:r>
    </w:p>
    <w:p w14:paraId="0F1A6619" w14:textId="77777777" w:rsidR="00342CC2" w:rsidRPr="00364D0F" w:rsidRDefault="00342CC2" w:rsidP="00342CC2">
      <w:pPr>
        <w:pStyle w:val="Bibliography"/>
        <w:rPr>
          <w:lang w:val="en-US"/>
        </w:rPr>
      </w:pPr>
      <w:r w:rsidRPr="00364D0F">
        <w:rPr>
          <w:lang w:val="en-US"/>
        </w:rPr>
        <w:t xml:space="preserve">Thresher, R.E., Koslow, J.A., Morison, A.K. &amp; Smith, D.C. (2007). Depth-mediated reversal of the effects of climate change on long-term growth rates of exploited marine fish. </w:t>
      </w:r>
      <w:r w:rsidRPr="00364D0F">
        <w:rPr>
          <w:i/>
          <w:iCs/>
          <w:lang w:val="en-US"/>
        </w:rPr>
        <w:t>Proceedings of the National Academy of Sciences, USA</w:t>
      </w:r>
      <w:r w:rsidRPr="00364D0F">
        <w:rPr>
          <w:lang w:val="en-US"/>
        </w:rPr>
        <w:t>, 104, 7461–7465.</w:t>
      </w:r>
    </w:p>
    <w:p w14:paraId="02CB97B7" w14:textId="77777777" w:rsidR="00342CC2" w:rsidRPr="00364D0F" w:rsidRDefault="00342CC2" w:rsidP="00342CC2">
      <w:pPr>
        <w:pStyle w:val="Bibliography"/>
        <w:rPr>
          <w:lang w:val="en-US"/>
        </w:rPr>
      </w:pPr>
      <w:r w:rsidRPr="00364D0F">
        <w:rPr>
          <w:lang w:val="en-US"/>
        </w:rPr>
        <w:t xml:space="preserve">Werner, E.E. &amp; Hall, D.J. (1988). Ontogenetic Habitat Shifts in Bluegill: The Foraging Rate-Predation Risk Trade-off. </w:t>
      </w:r>
      <w:r w:rsidRPr="00364D0F">
        <w:rPr>
          <w:i/>
          <w:iCs/>
          <w:lang w:val="en-US"/>
        </w:rPr>
        <w:t>Ecology</w:t>
      </w:r>
      <w:r w:rsidRPr="00364D0F">
        <w:rPr>
          <w:lang w:val="en-US"/>
        </w:rPr>
        <w:t>, 69, 1352–1366.</w:t>
      </w:r>
    </w:p>
    <w:p w14:paraId="5787F7A9" w14:textId="77777777" w:rsidR="00342CC2" w:rsidRPr="00364D0F" w:rsidRDefault="00342CC2" w:rsidP="00342CC2">
      <w:pPr>
        <w:pStyle w:val="Bibliography"/>
        <w:rPr>
          <w:lang w:val="en-US"/>
        </w:rPr>
      </w:pPr>
      <w:r w:rsidRPr="00364D0F">
        <w:rPr>
          <w:lang w:val="en-US"/>
        </w:rPr>
        <w:t xml:space="preserve">West, G.B., Brown, J.H. &amp; Enquist, B.J. (2001). A general model for ontogenetic growth. </w:t>
      </w:r>
      <w:r w:rsidRPr="00364D0F">
        <w:rPr>
          <w:i/>
          <w:iCs/>
          <w:lang w:val="en-US"/>
        </w:rPr>
        <w:t>Nature</w:t>
      </w:r>
      <w:r w:rsidRPr="00364D0F">
        <w:rPr>
          <w:lang w:val="en-US"/>
        </w:rPr>
        <w:t>, 413, 628–631.</w:t>
      </w:r>
    </w:p>
    <w:p w14:paraId="1634E05F" w14:textId="77777777" w:rsidR="00342CC2" w:rsidRPr="00364D0F" w:rsidRDefault="00342CC2" w:rsidP="00342CC2">
      <w:pPr>
        <w:pStyle w:val="Bibliography"/>
        <w:rPr>
          <w:lang w:val="en-US"/>
        </w:rPr>
      </w:pPr>
      <w:r w:rsidRPr="00364D0F">
        <w:rPr>
          <w:lang w:val="en-US"/>
        </w:rPr>
        <w:t xml:space="preserve">Wickham, H. (2017). </w:t>
      </w:r>
      <w:r w:rsidRPr="00364D0F">
        <w:rPr>
          <w:i/>
          <w:iCs/>
          <w:lang w:val="en-US"/>
        </w:rPr>
        <w:t>tidyverse: Easily Install and Load the “Tidyverse.”</w:t>
      </w:r>
    </w:p>
    <w:p w14:paraId="05905C0E" w14:textId="77777777" w:rsidR="00342CC2" w:rsidRPr="00364D0F" w:rsidRDefault="00342CC2" w:rsidP="00342CC2">
      <w:pPr>
        <w:pStyle w:val="Bibliography"/>
        <w:rPr>
          <w:lang w:val="en-US"/>
        </w:rPr>
      </w:pPr>
      <w:r w:rsidRPr="00364D0F">
        <w:rPr>
          <w:lang w:val="en-US"/>
        </w:rPr>
        <w:t xml:space="preserve">Wyban, J., Walsh, W.A. &amp; Godin, D.M. (1995). Temperature effects on growth, feeding rate and feed conversion of the Pacific white shrimp (Penaeus vannamei). </w:t>
      </w:r>
      <w:r w:rsidRPr="00364D0F">
        <w:rPr>
          <w:i/>
          <w:iCs/>
          <w:lang w:val="en-US"/>
        </w:rPr>
        <w:t>Aquaculture</w:t>
      </w:r>
      <w:r w:rsidRPr="00364D0F">
        <w:rPr>
          <w:lang w:val="en-US"/>
        </w:rPr>
        <w:t>, 138, 267–279.</w:t>
      </w:r>
    </w:p>
    <w:p w14:paraId="0E2839C4" w14:textId="77777777" w:rsidR="00342CC2" w:rsidRPr="00364D0F" w:rsidRDefault="00342CC2" w:rsidP="00342CC2">
      <w:pPr>
        <w:pStyle w:val="Bibliography"/>
        <w:rPr>
          <w:lang w:val="en-US"/>
        </w:rPr>
      </w:pPr>
      <w:r w:rsidRPr="00364D0F">
        <w:rPr>
          <w:lang w:val="en-US"/>
        </w:rPr>
        <w:t xml:space="preserve">Zuo, W., Moses, M.E., West, G.B., Hou, C. &amp; Brown, J.H. (2012). A general model for effects of temperature on ectotherm ontogenetic growth and development. </w:t>
      </w:r>
      <w:r w:rsidRPr="00364D0F">
        <w:rPr>
          <w:i/>
          <w:iCs/>
          <w:lang w:val="en-US"/>
        </w:rPr>
        <w:t>Proceedings of the Royal Society of London B: Biological Sciences</w:t>
      </w:r>
      <w:r w:rsidRPr="00364D0F">
        <w:rPr>
          <w:lang w:val="en-US"/>
        </w:rPr>
        <w:t>, 279, 1840–1846.</w:t>
      </w:r>
    </w:p>
    <w:p w14:paraId="4C5C30BA" w14:textId="383CBBEA" w:rsidR="00FC2D41" w:rsidRPr="00364D0F" w:rsidRDefault="00C41369" w:rsidP="00FC2D41">
      <w:pPr>
        <w:spacing w:line="480" w:lineRule="auto"/>
        <w:contextualSpacing/>
        <w:jc w:val="both"/>
        <w:rPr>
          <w:rFonts w:cstheme="minorHAnsi"/>
          <w:lang w:val="en-US"/>
        </w:rPr>
      </w:pPr>
      <w:r w:rsidRPr="00483A60">
        <w:rPr>
          <w:rFonts w:cstheme="minorHAnsi"/>
        </w:rPr>
        <w:fldChar w:fldCharType="end"/>
      </w:r>
    </w:p>
    <w:p w14:paraId="0C8232EE" w14:textId="77777777" w:rsidR="00871D7A" w:rsidRPr="00364D0F" w:rsidRDefault="00871D7A" w:rsidP="00FC2D41">
      <w:pPr>
        <w:spacing w:line="480" w:lineRule="auto"/>
        <w:contextualSpacing/>
        <w:jc w:val="both"/>
        <w:rPr>
          <w:rFonts w:cstheme="minorHAnsi"/>
          <w:lang w:val="en-US"/>
        </w:rPr>
      </w:pPr>
    </w:p>
    <w:p w14:paraId="79E88191" w14:textId="77777777" w:rsidR="00871D7A" w:rsidRPr="00364D0F" w:rsidRDefault="00871D7A" w:rsidP="00FC2D41">
      <w:pPr>
        <w:spacing w:line="480" w:lineRule="auto"/>
        <w:contextualSpacing/>
        <w:jc w:val="both"/>
        <w:rPr>
          <w:rFonts w:cstheme="minorHAnsi"/>
          <w:color w:val="FF0000"/>
          <w:lang w:val="en-US"/>
        </w:rPr>
      </w:pPr>
    </w:p>
    <w:sectPr w:rsidR="00871D7A" w:rsidRPr="00364D0F" w:rsidSect="00F97B62">
      <w:headerReference w:type="even" r:id="rId28"/>
      <w:headerReference w:type="first" r:id="rId29"/>
      <w:pgSz w:w="11906" w:h="16838" w:code="9"/>
      <w:pgMar w:top="1440" w:right="1440" w:bottom="1440" w:left="1440" w:header="851" w:footer="369" w:gutter="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Max Lindmark" w:date="2019-08-25T17:14:00Z" w:initials="ML">
    <w:p w14:paraId="3BF08866" w14:textId="555AED2C" w:rsidR="00364D0F" w:rsidRPr="00364D0F" w:rsidRDefault="00364D0F" w:rsidP="00A12B83">
      <w:pPr>
        <w:pStyle w:val="CommentText"/>
        <w:rPr>
          <w:lang w:val="en-US"/>
        </w:rPr>
      </w:pPr>
      <w:r w:rsidRPr="00364D0F">
        <w:rPr>
          <w:lang w:val="en-US"/>
        </w:rPr>
        <w:t xml:space="preserve">Or maybe: </w:t>
      </w:r>
    </w:p>
    <w:p w14:paraId="09FF9FA6" w14:textId="77777777" w:rsidR="00364D0F" w:rsidRPr="00364D0F" w:rsidRDefault="00364D0F" w:rsidP="0024643C">
      <w:pPr>
        <w:pStyle w:val="CommentText"/>
        <w:rPr>
          <w:lang w:val="en-US"/>
        </w:rPr>
      </w:pPr>
    </w:p>
    <w:p w14:paraId="16DDBE5E" w14:textId="47EBF11D" w:rsidR="00364D0F" w:rsidRPr="00364D0F" w:rsidRDefault="00364D0F">
      <w:pPr>
        <w:pStyle w:val="CommentText"/>
        <w:rPr>
          <w:rFonts w:cstheme="minorHAnsi"/>
          <w:i/>
          <w:sz w:val="28"/>
          <w:szCs w:val="44"/>
          <w:lang w:val="en-US"/>
        </w:rPr>
      </w:pPr>
      <w:r w:rsidRPr="00364D0F">
        <w:rPr>
          <w:rFonts w:cstheme="minorHAnsi"/>
          <w:i/>
          <w:sz w:val="28"/>
          <w:szCs w:val="44"/>
          <w:lang w:val="en-US"/>
        </w:rPr>
        <w:t>Warming has strongest effects on body growth rates of small fish within species</w:t>
      </w:r>
    </w:p>
    <w:p w14:paraId="5328C71B" w14:textId="77777777" w:rsidR="00364D0F" w:rsidRPr="00364D0F" w:rsidRDefault="00364D0F">
      <w:pPr>
        <w:pStyle w:val="CommentText"/>
        <w:rPr>
          <w:rFonts w:cstheme="minorHAnsi"/>
          <w:i/>
          <w:sz w:val="28"/>
          <w:szCs w:val="44"/>
          <w:lang w:val="en-US"/>
        </w:rPr>
      </w:pPr>
    </w:p>
    <w:p w14:paraId="5E6B3272" w14:textId="517B1EDF" w:rsidR="00364D0F" w:rsidRPr="00364D0F" w:rsidRDefault="00364D0F">
      <w:pPr>
        <w:pStyle w:val="CommentText"/>
        <w:rPr>
          <w:rFonts w:cstheme="minorHAnsi"/>
          <w:sz w:val="28"/>
          <w:szCs w:val="44"/>
          <w:lang w:val="en-US"/>
        </w:rPr>
      </w:pPr>
      <w:r w:rsidRPr="00364D0F">
        <w:rPr>
          <w:rFonts w:cstheme="minorHAnsi"/>
          <w:sz w:val="28"/>
          <w:szCs w:val="44"/>
          <w:lang w:val="en-US"/>
        </w:rPr>
        <w:t>Or more broadly</w:t>
      </w:r>
    </w:p>
    <w:p w14:paraId="7B5C3A95" w14:textId="77777777" w:rsidR="00364D0F" w:rsidRPr="00364D0F" w:rsidRDefault="00364D0F">
      <w:pPr>
        <w:pStyle w:val="CommentText"/>
        <w:rPr>
          <w:rFonts w:cstheme="minorHAnsi"/>
          <w:sz w:val="28"/>
          <w:szCs w:val="44"/>
          <w:lang w:val="en-US"/>
        </w:rPr>
      </w:pPr>
    </w:p>
    <w:p w14:paraId="142DD2BF" w14:textId="77777777" w:rsidR="00364D0F" w:rsidRPr="00364D0F" w:rsidRDefault="00364D0F">
      <w:pPr>
        <w:pStyle w:val="CommentText"/>
        <w:rPr>
          <w:rFonts w:cstheme="minorHAnsi"/>
          <w:i/>
          <w:sz w:val="28"/>
          <w:szCs w:val="44"/>
          <w:lang w:val="en-US"/>
        </w:rPr>
      </w:pPr>
      <w:r w:rsidRPr="00364D0F">
        <w:rPr>
          <w:rFonts w:cstheme="minorHAnsi"/>
          <w:i/>
          <w:sz w:val="28"/>
          <w:szCs w:val="44"/>
          <w:lang w:val="en-US"/>
        </w:rPr>
        <w:t>Intraspecific scaling of body growth with temperature and body mass across fishes (inferred from experiments)</w:t>
      </w:r>
    </w:p>
    <w:p w14:paraId="1C4063B6" w14:textId="0B1733E0" w:rsidR="00364D0F" w:rsidRPr="00364D0F" w:rsidRDefault="00364D0F">
      <w:pPr>
        <w:pStyle w:val="CommentText"/>
        <w:rPr>
          <w:i/>
          <w:lang w:val="en-US"/>
        </w:rPr>
      </w:pPr>
    </w:p>
  </w:comment>
  <w:comment w:id="2" w:author="Jan Ohlberger" w:date="2019-09-19T10:27:00Z" w:initials="Ca">
    <w:p w14:paraId="706EA08C" w14:textId="3F76DA20" w:rsidR="00364D0F" w:rsidRPr="00364D0F" w:rsidRDefault="00364D0F" w:rsidP="00A7242E">
      <w:pPr>
        <w:pStyle w:val="CommentText"/>
        <w:rPr>
          <w:lang w:val="en-US"/>
        </w:rPr>
      </w:pPr>
      <w:r>
        <w:rPr>
          <w:rStyle w:val="CommentReference"/>
        </w:rPr>
        <w:annotationRef/>
      </w:r>
      <w:r w:rsidRPr="00364D0F">
        <w:rPr>
          <w:lang w:val="en-US"/>
        </w:rPr>
        <w:t>I like the one you propose, possibly even without ‘intraspecific’:</w:t>
      </w:r>
    </w:p>
    <w:p w14:paraId="004FDAB9" w14:textId="77777777" w:rsidR="00364D0F" w:rsidRPr="00364D0F" w:rsidRDefault="00364D0F" w:rsidP="00A7242E">
      <w:pPr>
        <w:pStyle w:val="CommentText"/>
        <w:rPr>
          <w:lang w:val="en-US"/>
        </w:rPr>
      </w:pPr>
      <w:r w:rsidRPr="00364D0F">
        <w:rPr>
          <w:lang w:val="en-US"/>
        </w:rPr>
        <w:t>“</w:t>
      </w:r>
      <w:r w:rsidRPr="00364D0F">
        <w:rPr>
          <w:i/>
          <w:lang w:val="en-US"/>
        </w:rPr>
        <w:t>Optimum growth temperature declines with body size in fishes</w:t>
      </w:r>
      <w:r w:rsidRPr="00364D0F">
        <w:rPr>
          <w:lang w:val="en-US"/>
        </w:rPr>
        <w:t xml:space="preserve">” </w:t>
      </w:r>
    </w:p>
    <w:p w14:paraId="4FA546B7" w14:textId="77777777" w:rsidR="00364D0F" w:rsidRPr="00364D0F" w:rsidRDefault="00364D0F" w:rsidP="00A7242E">
      <w:pPr>
        <w:pStyle w:val="CommentText"/>
        <w:rPr>
          <w:lang w:val="en-US"/>
        </w:rPr>
      </w:pPr>
    </w:p>
    <w:p w14:paraId="53BA8485" w14:textId="621860B3" w:rsidR="00364D0F" w:rsidRPr="00364D0F" w:rsidRDefault="00364D0F" w:rsidP="00A7242E">
      <w:pPr>
        <w:pStyle w:val="CommentText"/>
        <w:rPr>
          <w:lang w:val="en-US"/>
        </w:rPr>
      </w:pPr>
      <w:r w:rsidRPr="00364D0F">
        <w:rPr>
          <w:lang w:val="en-US"/>
        </w:rPr>
        <w:t>Otherwise the broader title, with a little tweak: “</w:t>
      </w:r>
      <w:r w:rsidRPr="00364D0F">
        <w:rPr>
          <w:rFonts w:cstheme="minorHAnsi"/>
          <w:i/>
          <w:sz w:val="28"/>
          <w:szCs w:val="44"/>
          <w:lang w:val="en-US"/>
        </w:rPr>
        <w:t>Intraspecific scaling of individual growth with temperature and body mass across fishes</w:t>
      </w:r>
      <w:r w:rsidRPr="00364D0F">
        <w:rPr>
          <w:lang w:val="en-US"/>
        </w:rPr>
        <w:t>”</w:t>
      </w:r>
    </w:p>
  </w:comment>
  <w:comment w:id="74" w:author="Jan Ohlberger" w:date="2019-09-20T08:39:00Z" w:initials="Ca">
    <w:p w14:paraId="6B8523C6" w14:textId="364DF29B" w:rsidR="00364D0F" w:rsidRPr="00364D0F" w:rsidRDefault="00364D0F">
      <w:pPr>
        <w:pStyle w:val="CommentText"/>
        <w:rPr>
          <w:lang w:val="en-US"/>
        </w:rPr>
      </w:pPr>
      <w:r>
        <w:rPr>
          <w:rStyle w:val="CommentReference"/>
        </w:rPr>
        <w:annotationRef/>
      </w:r>
      <w:r w:rsidRPr="00364D0F">
        <w:rPr>
          <w:lang w:val="en-US"/>
        </w:rPr>
        <w:t>Overall this abstract looks good– though I think we need to make the first part stronger and clarify our main hypothesis/motivation</w:t>
      </w:r>
    </w:p>
  </w:comment>
  <w:comment w:id="108" w:author="Jan Ohlberger" w:date="2019-09-19T10:36:00Z" w:initials="Ca">
    <w:p w14:paraId="7A7F1C3F" w14:textId="3A327644" w:rsidR="00364D0F" w:rsidRPr="00364D0F" w:rsidRDefault="00364D0F">
      <w:pPr>
        <w:pStyle w:val="CommentText"/>
        <w:rPr>
          <w:lang w:val="en-US"/>
        </w:rPr>
      </w:pPr>
      <w:r>
        <w:rPr>
          <w:rStyle w:val="CommentReference"/>
        </w:rPr>
        <w:annotationRef/>
      </w:r>
      <w:r w:rsidRPr="00364D0F">
        <w:rPr>
          <w:lang w:val="en-US"/>
        </w:rPr>
        <w:t>Switch order: first the main result</w:t>
      </w:r>
    </w:p>
  </w:comment>
  <w:comment w:id="152" w:author="Jan Ohlberger" w:date="2019-09-19T10:49:00Z" w:initials="Ca">
    <w:p w14:paraId="5020AA7E" w14:textId="083B6578" w:rsidR="00364D0F" w:rsidRPr="00364D0F" w:rsidRDefault="00364D0F">
      <w:pPr>
        <w:pStyle w:val="CommentText"/>
        <w:rPr>
          <w:lang w:val="en-US"/>
        </w:rPr>
      </w:pPr>
      <w:r>
        <w:rPr>
          <w:rStyle w:val="CommentReference"/>
        </w:rPr>
        <w:annotationRef/>
      </w:r>
      <w:r w:rsidRPr="00364D0F">
        <w:rPr>
          <w:lang w:val="en-US"/>
        </w:rPr>
        <w:t>…”about the structure and functioning of ecosystems”.</w:t>
      </w:r>
    </w:p>
  </w:comment>
  <w:comment w:id="171" w:author="Jan Ohlberger" w:date="2019-09-19T10:51:00Z" w:initials="Ca">
    <w:p w14:paraId="37F8EE52" w14:textId="59AFD864" w:rsidR="00364D0F" w:rsidRPr="00364D0F" w:rsidRDefault="00364D0F">
      <w:pPr>
        <w:pStyle w:val="CommentText"/>
        <w:rPr>
          <w:lang w:val="en-US"/>
        </w:rPr>
      </w:pPr>
      <w:r>
        <w:rPr>
          <w:rStyle w:val="CommentReference"/>
        </w:rPr>
        <w:annotationRef/>
      </w:r>
      <w:r w:rsidRPr="00364D0F">
        <w:rPr>
          <w:lang w:val="en-US"/>
        </w:rPr>
        <w:t>More examples needed here!</w:t>
      </w:r>
    </w:p>
  </w:comment>
  <w:comment w:id="172" w:author="Jan Ohlberger" w:date="2019-09-19T10:51:00Z" w:initials="Ca">
    <w:p w14:paraId="4A0D47CC" w14:textId="61680216" w:rsidR="00364D0F" w:rsidRPr="00364D0F" w:rsidRDefault="00364D0F">
      <w:pPr>
        <w:pStyle w:val="CommentText"/>
        <w:rPr>
          <w:lang w:val="en-US"/>
        </w:rPr>
      </w:pPr>
      <w:r>
        <w:rPr>
          <w:rStyle w:val="CommentReference"/>
        </w:rPr>
        <w:annotationRef/>
      </w:r>
      <w:r w:rsidRPr="00364D0F">
        <w:rPr>
          <w:lang w:val="en-US"/>
        </w:rPr>
        <w:t xml:space="preserve"> mass-specific</w:t>
      </w:r>
    </w:p>
  </w:comment>
  <w:comment w:id="173" w:author="Max Lindmark" w:date="2019-09-18T08:12:00Z" w:initials="ML">
    <w:p w14:paraId="2BB52F87" w14:textId="0835D745" w:rsidR="00364D0F" w:rsidRPr="00364D0F" w:rsidRDefault="00364D0F">
      <w:pPr>
        <w:pStyle w:val="CommentText"/>
        <w:rPr>
          <w:rFonts w:eastAsiaTheme="minorEastAsia" w:cstheme="minorHAnsi"/>
          <w:lang w:val="en-US"/>
        </w:rPr>
      </w:pPr>
      <w:r>
        <w:rPr>
          <w:rStyle w:val="CommentReference"/>
        </w:rPr>
        <w:annotationRef/>
      </w:r>
      <w:r w:rsidRPr="00364D0F">
        <w:rPr>
          <w:rStyle w:val="CommentReference"/>
          <w:lang w:val="en-US"/>
        </w:rPr>
        <w:t>I don’t think anybody really knows why growth has an optimum over temperature, but one explanation is this (or any other way that builds on “build-up and destruction” of biomass scaling differently):</w:t>
      </w:r>
    </w:p>
    <w:p w14:paraId="00E9EB46" w14:textId="77777777" w:rsidR="00364D0F" w:rsidRPr="00364D0F" w:rsidRDefault="00364D0F">
      <w:pPr>
        <w:pStyle w:val="CommentText"/>
        <w:rPr>
          <w:rFonts w:eastAsiaTheme="minorEastAsia" w:cstheme="minorHAnsi"/>
          <w:lang w:val="en-US"/>
        </w:rPr>
      </w:pPr>
    </w:p>
    <w:p w14:paraId="32DAC368" w14:textId="65FEF9E7" w:rsidR="00364D0F" w:rsidRPr="00364D0F" w:rsidRDefault="00364D0F">
      <w:pPr>
        <w:pStyle w:val="CommentText"/>
        <w:rPr>
          <w:rFonts w:eastAsiaTheme="minorEastAsia" w:cstheme="minorHAnsi"/>
          <w:lang w:val="en-US"/>
        </w:rPr>
      </w:pPr>
      <w:r w:rsidRPr="00364D0F">
        <w:rPr>
          <w:rFonts w:eastAsiaTheme="minorEastAsia" w:cstheme="minorHAnsi"/>
          <w:lang w:val="en-US"/>
        </w:rPr>
        <w:t xml:space="preserve">“The unimodal temperature-dependence is normally attributed to food assimilation being a unimodal function of temperature whereas metabolic rate (or maintenance costs) increase exponentially </w:t>
      </w:r>
      <w:r>
        <w:rPr>
          <w:rFonts w:eastAsiaTheme="minorEastAsia" w:cstheme="minorHAnsi"/>
        </w:rPr>
        <w:fldChar w:fldCharType="begin"/>
      </w:r>
      <w:r w:rsidRPr="00364D0F">
        <w:rPr>
          <w:rFonts w:eastAsiaTheme="minorEastAsia" w:cstheme="minorHAnsi"/>
          <w:lang w:val="en-US"/>
        </w:rPr>
        <w:instrText xml:space="preserve"> ADDIN ZOTERO_ITEM CSL_CITATION {"citationID":"2y41vy1W","properties":{"formattedCitation":"(Jobling 1997; Englund {\\i{}et al.} 2011)","plainCitation":"(Jobling 1997; Englund et al. 2011)","noteIndex":0},"citationItems":[{"id":327,"uris":["http://zotero.org/users/local/FTg3Qpza/items/AQWW4RPV"],"uri":["http://zotero.org/users/local/FTg3Qpza/items/AQWW4RPV"],"itemData":{"id":327,"type":"chapter","title":"Temperature and growth: modulation of growth rate via temperature change","container-title":"Global Warming: Implications for Freshwater and Marine Fish","publisher":"Cambridge University Press","publisher-place":"Cambridge","page":"225–254","volume":"61","event-place":"Cambridge","ISBN":"0309-6831","author":[{"family":"Jobling","given":"M"}],"editor":[{"family":"Wood","given":"C M"},{"family":"McDonald","given":"D G"}],"issued":{"date-parts":[["1997"]]}}},{"id":637,"uris":["http://zotero.org/users/local/FTg3Qpza/items/KDNDEBVG"],"uri":["http://zotero.org/users/local/FTg3Qpza/items/KDNDEBVG"],"itemData":{"id":637,"type":"article-journal","title":"Temperature dependence of the functional response","container-title":"Ecology Letters","page":"914–921","volume":"14","issue":"9","abstract":"The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data.","DOI":"10.1111/j.1461-0248.2011.01661.x","note":"PMID: 21752171","author":[{"family":"Englund","given":"G"},{"family":"Öhlund","given":"G"},{"family":"Hein","given":"C L"},{"family":"Diehl","given":"S"}],"issued":{"date-parts":[["2011"]]}}}],"schema":"https://github.com/citation-style-language/schema/raw/master/csl-citation.json"} </w:instrText>
      </w:r>
      <w:r>
        <w:rPr>
          <w:rFonts w:eastAsiaTheme="minorEastAsia" w:cstheme="minorHAnsi"/>
        </w:rPr>
        <w:fldChar w:fldCharType="separate"/>
      </w:r>
      <w:r w:rsidRPr="00364D0F">
        <w:rPr>
          <w:rFonts w:ascii="Times New Roman" w:hAnsi="Times New Roman" w:cs="Times New Roman"/>
          <w:sz w:val="22"/>
          <w:szCs w:val="24"/>
          <w:lang w:val="en-US"/>
        </w:rPr>
        <w:t xml:space="preserve">(Jobling 1997; Englund </w:t>
      </w:r>
      <w:r w:rsidRPr="00364D0F">
        <w:rPr>
          <w:rFonts w:ascii="Times New Roman" w:hAnsi="Times New Roman" w:cs="Times New Roman"/>
          <w:i/>
          <w:iCs/>
          <w:sz w:val="22"/>
          <w:szCs w:val="24"/>
          <w:lang w:val="en-US"/>
        </w:rPr>
        <w:t>et al.</w:t>
      </w:r>
      <w:r w:rsidRPr="00364D0F">
        <w:rPr>
          <w:rFonts w:ascii="Times New Roman" w:hAnsi="Times New Roman" w:cs="Times New Roman"/>
          <w:sz w:val="22"/>
          <w:szCs w:val="24"/>
          <w:lang w:val="en-US"/>
        </w:rPr>
        <w:t xml:space="preserve"> 2011)</w:t>
      </w:r>
      <w:r>
        <w:rPr>
          <w:rFonts w:eastAsiaTheme="minorEastAsia" w:cstheme="minorHAnsi"/>
        </w:rPr>
        <w:fldChar w:fldCharType="end"/>
      </w:r>
      <w:r w:rsidRPr="00364D0F">
        <w:rPr>
          <w:rFonts w:eastAsiaTheme="minorEastAsia" w:cstheme="minorHAnsi"/>
          <w:lang w:val="en-US"/>
        </w:rPr>
        <w:t>”</w:t>
      </w:r>
    </w:p>
    <w:p w14:paraId="14903548" w14:textId="77777777" w:rsidR="00364D0F" w:rsidRPr="00364D0F" w:rsidRDefault="00364D0F">
      <w:pPr>
        <w:pStyle w:val="CommentText"/>
        <w:rPr>
          <w:rFonts w:eastAsiaTheme="minorEastAsia" w:cstheme="minorHAnsi"/>
          <w:lang w:val="en-US"/>
        </w:rPr>
      </w:pPr>
    </w:p>
    <w:p w14:paraId="7B58BC02" w14:textId="640416EE" w:rsidR="00364D0F" w:rsidRPr="00364D0F" w:rsidRDefault="00364D0F">
      <w:pPr>
        <w:pStyle w:val="CommentText"/>
        <w:rPr>
          <w:lang w:val="en-US"/>
        </w:rPr>
      </w:pPr>
      <w:r w:rsidRPr="00364D0F">
        <w:rPr>
          <w:rFonts w:eastAsiaTheme="minorEastAsia" w:cstheme="minorHAnsi"/>
          <w:lang w:val="en-US"/>
        </w:rPr>
        <w:t>Add this?</w:t>
      </w:r>
    </w:p>
  </w:comment>
  <w:comment w:id="233" w:author="Jan Ohlberger" w:date="2019-09-19T11:01:00Z" w:initials="Ca">
    <w:p w14:paraId="364F88AF" w14:textId="05E118DB" w:rsidR="00364D0F" w:rsidRPr="00364D0F" w:rsidRDefault="00364D0F">
      <w:pPr>
        <w:pStyle w:val="CommentText"/>
        <w:rPr>
          <w:lang w:val="en-US"/>
        </w:rPr>
      </w:pPr>
      <w:r>
        <w:rPr>
          <w:rStyle w:val="CommentReference"/>
        </w:rPr>
        <w:annotationRef/>
      </w:r>
      <w:r w:rsidRPr="00364D0F">
        <w:rPr>
          <w:lang w:val="en-US"/>
        </w:rPr>
        <w:t>…with body size…</w:t>
      </w:r>
    </w:p>
  </w:comment>
  <w:comment w:id="265" w:author="Jan Ohlberger" w:date="2019-09-19T10:58:00Z" w:initials="Ca">
    <w:p w14:paraId="39776E82" w14:textId="418D7400" w:rsidR="00364D0F" w:rsidRPr="00364D0F" w:rsidRDefault="00364D0F">
      <w:pPr>
        <w:pStyle w:val="CommentText"/>
        <w:rPr>
          <w:lang w:val="en-US"/>
        </w:rPr>
      </w:pPr>
      <w:r>
        <w:rPr>
          <w:rStyle w:val="CommentReference"/>
        </w:rPr>
        <w:annotationRef/>
      </w:r>
      <w:r w:rsidRPr="00364D0F">
        <w:rPr>
          <w:lang w:val="en-US"/>
        </w:rPr>
        <w:t xml:space="preserve">Needs a stronger justification – maybe also bring in the argument that growth coefficient and maximum size are subject to selection  and are affected by multiple trade-offs and constraints that operate throughout the life-history? </w:t>
      </w:r>
    </w:p>
  </w:comment>
  <w:comment w:id="268" w:author="Jan Ohlberger" w:date="2019-09-19T11:19:00Z" w:initials="Ca">
    <w:p w14:paraId="4C812DC5" w14:textId="534EB033" w:rsidR="00364D0F" w:rsidRPr="00364D0F" w:rsidRDefault="00364D0F">
      <w:pPr>
        <w:pStyle w:val="CommentText"/>
        <w:rPr>
          <w:lang w:val="en-US"/>
        </w:rPr>
      </w:pPr>
      <w:r>
        <w:rPr>
          <w:rStyle w:val="CommentReference"/>
        </w:rPr>
        <w:annotationRef/>
      </w:r>
      <w:r w:rsidRPr="00364D0F">
        <w:rPr>
          <w:lang w:val="en-US"/>
        </w:rPr>
        <w:t>Initially sounds like an argument against this approach – maybe just leave out the ‘Moreover’</w:t>
      </w:r>
    </w:p>
  </w:comment>
  <w:comment w:id="278" w:author="Jan Ohlberger" w:date="2019-09-19T11:22:00Z" w:initials="Ca">
    <w:p w14:paraId="592EED70" w14:textId="657C883A" w:rsidR="00364D0F" w:rsidRPr="00364D0F" w:rsidRDefault="00364D0F">
      <w:pPr>
        <w:pStyle w:val="CommentText"/>
        <w:rPr>
          <w:lang w:val="en-US"/>
        </w:rPr>
      </w:pPr>
      <w:r>
        <w:rPr>
          <w:rStyle w:val="CommentReference"/>
        </w:rPr>
        <w:annotationRef/>
      </w:r>
      <w:r w:rsidRPr="00364D0F">
        <w:rPr>
          <w:lang w:val="en-US"/>
        </w:rPr>
        <w:t>This following paragraph is not very focused and clear – needs work</w:t>
      </w:r>
    </w:p>
  </w:comment>
  <w:comment w:id="336" w:author="Jan Ohlberger" w:date="2019-09-19T11:23:00Z" w:initials="Ca">
    <w:p w14:paraId="1AE65EC8" w14:textId="555FCF04" w:rsidR="00364D0F" w:rsidRPr="00364D0F" w:rsidRDefault="00364D0F">
      <w:pPr>
        <w:pStyle w:val="CommentText"/>
        <w:rPr>
          <w:lang w:val="en-US"/>
        </w:rPr>
      </w:pPr>
      <w:r>
        <w:rPr>
          <w:rStyle w:val="CommentReference"/>
        </w:rPr>
        <w:annotationRef/>
      </w:r>
      <w:r w:rsidRPr="00364D0F">
        <w:rPr>
          <w:lang w:val="en-US"/>
        </w:rPr>
        <w:t>…with warming…</w:t>
      </w:r>
    </w:p>
  </w:comment>
  <w:comment w:id="379" w:author="Jan Ohlberger" w:date="2019-09-19T11:46:00Z" w:initials="Ca">
    <w:p w14:paraId="2CB4CE1C" w14:textId="24FCA33D" w:rsidR="00364D0F" w:rsidRPr="00364D0F" w:rsidRDefault="00364D0F">
      <w:pPr>
        <w:pStyle w:val="CommentText"/>
        <w:rPr>
          <w:lang w:val="en-US"/>
        </w:rPr>
      </w:pPr>
      <w:r>
        <w:rPr>
          <w:rStyle w:val="CommentReference"/>
        </w:rPr>
        <w:annotationRef/>
      </w:r>
      <w:r w:rsidRPr="00364D0F">
        <w:rPr>
          <w:lang w:val="en-US"/>
        </w:rPr>
        <w:t>It gets a bit confusing if everything is ‘common’ or found ‘often’ – I’d rather talk about evidence for… but other studies have found…</w:t>
      </w:r>
    </w:p>
  </w:comment>
  <w:comment w:id="405" w:author="Jan Ohlberger" w:date="2019-09-19T11:48:00Z" w:initials="Ca">
    <w:p w14:paraId="0B0F318E" w14:textId="02878D72" w:rsidR="00364D0F" w:rsidRPr="00364D0F" w:rsidRDefault="00364D0F">
      <w:pPr>
        <w:pStyle w:val="CommentText"/>
        <w:rPr>
          <w:lang w:val="en-US"/>
        </w:rPr>
      </w:pPr>
      <w:r>
        <w:rPr>
          <w:rStyle w:val="CommentReference"/>
        </w:rPr>
        <w:annotationRef/>
      </w:r>
      <w:r w:rsidRPr="00364D0F">
        <w:rPr>
          <w:lang w:val="en-US"/>
        </w:rPr>
        <w:t xml:space="preserve">Discuss ‘scope for growth’? If there is no scope for growth at a given size, even at high food density, growth necessarily ceases and maximum size is reached </w:t>
      </w:r>
    </w:p>
  </w:comment>
  <w:comment w:id="439" w:author="Jan Ohlberger" w:date="2019-09-19T11:50:00Z" w:initials="Ca">
    <w:p w14:paraId="06FF43E1" w14:textId="296D6973" w:rsidR="00364D0F" w:rsidRPr="00364D0F" w:rsidRDefault="00364D0F">
      <w:pPr>
        <w:pStyle w:val="CommentText"/>
        <w:rPr>
          <w:lang w:val="en-US"/>
        </w:rPr>
      </w:pPr>
      <w:r>
        <w:rPr>
          <w:rStyle w:val="CommentReference"/>
        </w:rPr>
        <w:annotationRef/>
      </w:r>
      <w:r w:rsidRPr="00364D0F">
        <w:rPr>
          <w:lang w:val="en-US"/>
        </w:rPr>
        <w:t>Take out numbers, really it’s one approach</w:t>
      </w:r>
    </w:p>
  </w:comment>
  <w:comment w:id="446" w:author="Jan Ohlberger" w:date="2019-09-19T11:51:00Z" w:initials="Ca">
    <w:p w14:paraId="3255B3CC" w14:textId="0A7B8DBE" w:rsidR="00364D0F" w:rsidRPr="00364D0F" w:rsidRDefault="00364D0F">
      <w:pPr>
        <w:pStyle w:val="CommentText"/>
        <w:rPr>
          <w:lang w:val="en-US"/>
        </w:rPr>
      </w:pPr>
      <w:r>
        <w:rPr>
          <w:rStyle w:val="CommentReference"/>
        </w:rPr>
        <w:annotationRef/>
      </w:r>
      <w:r w:rsidRPr="00364D0F">
        <w:rPr>
          <w:lang w:val="en-US"/>
        </w:rPr>
        <w:t>For the methods</w:t>
      </w:r>
    </w:p>
  </w:comment>
  <w:comment w:id="504" w:author="Jan Ohlberger" w:date="2019-09-19T11:52:00Z" w:initials="Ca">
    <w:p w14:paraId="6EBAF6C0" w14:textId="02DD35BF" w:rsidR="00364D0F" w:rsidRPr="00364D0F" w:rsidRDefault="00364D0F">
      <w:pPr>
        <w:pStyle w:val="CommentText"/>
        <w:rPr>
          <w:lang w:val="en-US"/>
        </w:rPr>
      </w:pPr>
      <w:r>
        <w:rPr>
          <w:rStyle w:val="CommentReference"/>
        </w:rPr>
        <w:annotationRef/>
      </w:r>
      <w:r w:rsidRPr="00364D0F">
        <w:rPr>
          <w:lang w:val="en-US"/>
        </w:rPr>
        <w:t>Make this one ‘result’</w:t>
      </w:r>
    </w:p>
  </w:comment>
  <w:comment w:id="522" w:author="Jan Ohlberger" w:date="2019-09-19T11:53:00Z" w:initials="Ca">
    <w:p w14:paraId="1A476B32" w14:textId="48E46BE1" w:rsidR="00364D0F" w:rsidRPr="00364D0F" w:rsidRDefault="00364D0F">
      <w:pPr>
        <w:pStyle w:val="CommentText"/>
        <w:rPr>
          <w:lang w:val="en-US"/>
        </w:rPr>
      </w:pPr>
      <w:r>
        <w:rPr>
          <w:rStyle w:val="CommentReference"/>
        </w:rPr>
        <w:annotationRef/>
      </w:r>
      <w:r w:rsidRPr="00364D0F">
        <w:rPr>
          <w:lang w:val="en-US"/>
        </w:rPr>
        <w:t>The last part here reads more like the end of an abstract or a short article – need to decide what the format is here</w:t>
      </w:r>
    </w:p>
  </w:comment>
  <w:comment w:id="526" w:author="Jan Ohlberger" w:date="2019-09-23T08:33:00Z" w:initials="Ca">
    <w:p w14:paraId="753C7503" w14:textId="17BD2405" w:rsidR="00364D0F" w:rsidRPr="00364D0F" w:rsidRDefault="00364D0F">
      <w:pPr>
        <w:pStyle w:val="CommentText"/>
        <w:rPr>
          <w:lang w:val="en-US"/>
        </w:rPr>
      </w:pPr>
      <w:r>
        <w:rPr>
          <w:rStyle w:val="CommentReference"/>
        </w:rPr>
        <w:annotationRef/>
      </w:r>
      <w:r w:rsidRPr="00364D0F">
        <w:rPr>
          <w:lang w:val="en-US"/>
        </w:rPr>
        <w:t>Somewhere early on in the methods we should clarify that we are asking a lot of the data, with different mass and temperature ranges, so we did not expect many studies would satisfy these conditions…</w:t>
      </w:r>
    </w:p>
  </w:comment>
  <w:comment w:id="550" w:author="Max Lindmark" w:date="2019-09-19T11:56:00Z" w:initials="ML">
    <w:p w14:paraId="60FD3CA2" w14:textId="7D7F0F3E" w:rsidR="00364D0F" w:rsidRPr="00364D0F" w:rsidRDefault="00364D0F" w:rsidP="00FD1129">
      <w:pPr>
        <w:pStyle w:val="ListParagraph"/>
        <w:ind w:left="0"/>
        <w:rPr>
          <w:rFonts w:cstheme="minorHAnsi"/>
          <w:color w:val="0070C0"/>
          <w:lang w:val="en-US"/>
        </w:rPr>
      </w:pPr>
      <w:r w:rsidRPr="00364D0F">
        <w:rPr>
          <w:rFonts w:cstheme="minorHAnsi"/>
          <w:color w:val="0070C0"/>
          <w:lang w:val="en-US"/>
        </w:rPr>
        <w:t xml:space="preserve">We obviously need optimum temperature-ranges for the analysis of T_opt and body size… but, for the growth scaling, it could be argued we should have collected all data. Since we anyway standardize to external variables, like the habitat-temperature, we could have done that with experiments with only a single temperature and body mass. However, then we could not standardize data by centering to the experimental temperature or mass range in the experiment (which we could / have done in the Appendix as some kind of sensitivity test). </w:t>
      </w:r>
    </w:p>
    <w:p w14:paraId="49EC0761" w14:textId="77777777" w:rsidR="00364D0F" w:rsidRPr="00364D0F" w:rsidRDefault="00364D0F" w:rsidP="00FD1129">
      <w:pPr>
        <w:pStyle w:val="ListParagraph"/>
        <w:ind w:left="0"/>
        <w:rPr>
          <w:rFonts w:cstheme="minorHAnsi"/>
          <w:color w:val="0070C0"/>
          <w:lang w:val="en-US"/>
        </w:rPr>
      </w:pPr>
    </w:p>
    <w:p w14:paraId="7EE402AE" w14:textId="4F4672C7" w:rsidR="00364D0F" w:rsidRPr="00364D0F" w:rsidRDefault="00364D0F" w:rsidP="00FD1129">
      <w:pPr>
        <w:pStyle w:val="ListParagraph"/>
        <w:ind w:left="0"/>
        <w:rPr>
          <w:rFonts w:cstheme="minorHAnsi"/>
          <w:color w:val="0070C0"/>
          <w:lang w:val="en-US"/>
        </w:rPr>
      </w:pPr>
      <w:r w:rsidRPr="00364D0F">
        <w:rPr>
          <w:rFonts w:cstheme="minorHAnsi"/>
          <w:color w:val="0070C0"/>
          <w:lang w:val="en-US"/>
        </w:rPr>
        <w:t xml:space="preserve">One of the reasons I did not think about this earlier was that I was hoping to fit random slope + intercepts model, and then plot the distribution of the random slopes. And to do that we need to have a somewhat balanced data, and ideally most species (groups) with more than one data point… But now the main analysis assumes all share a slope… </w:t>
      </w:r>
    </w:p>
    <w:p w14:paraId="38310A2A" w14:textId="77777777" w:rsidR="00364D0F" w:rsidRPr="00364D0F" w:rsidRDefault="00364D0F" w:rsidP="00FD1129">
      <w:pPr>
        <w:pStyle w:val="ListParagraph"/>
        <w:ind w:left="0"/>
        <w:rPr>
          <w:rFonts w:cstheme="minorHAnsi"/>
          <w:color w:val="0070C0"/>
          <w:lang w:val="en-US"/>
        </w:rPr>
      </w:pPr>
    </w:p>
    <w:p w14:paraId="79979A23" w14:textId="14F64FAF" w:rsidR="00364D0F" w:rsidRPr="00364D0F" w:rsidRDefault="00364D0F" w:rsidP="00FD1129">
      <w:pPr>
        <w:pStyle w:val="ListParagraph"/>
        <w:ind w:left="0"/>
        <w:rPr>
          <w:color w:val="0070C0"/>
          <w:lang w:val="en-US"/>
        </w:rPr>
      </w:pPr>
      <w:r w:rsidRPr="00364D0F">
        <w:rPr>
          <w:rFonts w:cstheme="minorHAnsi"/>
          <w:color w:val="0070C0"/>
          <w:lang w:val="en-US"/>
        </w:rPr>
        <w:t>I’ll bring this up in the discussion somehow.</w:t>
      </w:r>
    </w:p>
  </w:comment>
  <w:comment w:id="616" w:author="Jan Ohlberger" w:date="2019-09-19T12:02:00Z" w:initials="Ca">
    <w:p w14:paraId="4BC38422" w14:textId="625CA3D9" w:rsidR="00364D0F" w:rsidRPr="00364D0F" w:rsidRDefault="00364D0F">
      <w:pPr>
        <w:pStyle w:val="CommentText"/>
        <w:rPr>
          <w:lang w:val="en-US"/>
        </w:rPr>
      </w:pPr>
      <w:r>
        <w:rPr>
          <w:rStyle w:val="CommentReference"/>
        </w:rPr>
        <w:annotationRef/>
      </w:r>
      <w:r w:rsidRPr="00364D0F">
        <w:rPr>
          <w:lang w:val="en-US"/>
        </w:rPr>
        <w:t>Need to come back to food conditions in the discussion!</w:t>
      </w:r>
    </w:p>
  </w:comment>
  <w:comment w:id="621" w:author="Max Lindmark" w:date="2019-09-04T15:41:00Z" w:initials="ML">
    <w:p w14:paraId="5E97361D" w14:textId="77777777" w:rsidR="00364D0F" w:rsidRPr="00364D0F" w:rsidRDefault="00364D0F" w:rsidP="00FD1129">
      <w:pPr>
        <w:rPr>
          <w:rFonts w:cstheme="minorHAnsi"/>
          <w:b/>
          <w:color w:val="0070C0"/>
          <w:lang w:val="en-US"/>
        </w:rPr>
      </w:pPr>
      <w:r w:rsidRPr="008570C6">
        <w:rPr>
          <w:rStyle w:val="CommentReference"/>
          <w:rFonts w:cstheme="minorHAnsi"/>
          <w:color w:val="0070C0"/>
        </w:rPr>
        <w:annotationRef/>
      </w:r>
      <w:r w:rsidRPr="00364D0F">
        <w:rPr>
          <w:rFonts w:cstheme="minorHAnsi"/>
          <w:b/>
          <w:color w:val="0070C0"/>
          <w:lang w:val="en-US"/>
        </w:rPr>
        <w:t>One bigger thing to think about: using multiples studies from the same species…</w:t>
      </w:r>
    </w:p>
    <w:p w14:paraId="0ED66B82" w14:textId="77777777" w:rsidR="00364D0F" w:rsidRPr="00364D0F" w:rsidRDefault="00364D0F" w:rsidP="00FD1129">
      <w:pPr>
        <w:rPr>
          <w:rFonts w:cstheme="minorHAnsi"/>
          <w:b/>
          <w:color w:val="0070C0"/>
          <w:lang w:val="en-US"/>
        </w:rPr>
      </w:pPr>
    </w:p>
    <w:p w14:paraId="6A03E161" w14:textId="77777777" w:rsidR="00364D0F" w:rsidRPr="00364D0F" w:rsidRDefault="00364D0F" w:rsidP="00FD1129">
      <w:pPr>
        <w:rPr>
          <w:rFonts w:cstheme="minorHAnsi"/>
          <w:color w:val="0070C0"/>
          <w:lang w:val="en-US"/>
        </w:rPr>
      </w:pPr>
      <w:r w:rsidRPr="00364D0F">
        <w:rPr>
          <w:rFonts w:cstheme="minorHAnsi"/>
          <w:color w:val="0070C0"/>
          <w:lang w:val="en-US"/>
        </w:rPr>
        <w:t>I think we should explore using all data (data from several studies for some species). It does seem like growth estimates are more constrained and do not vary as much as metabolism and Cmax (and when we decided to use only one study per species we had those rates in the same paper). The general idea of these papers is to get as much data as possible, and we know data has been the limiting factor. So maybe doesn’t make sense to limit it when we are this close just for the sake of not using multiple studies. Had we not found the best study we would have used the second best so it’s not because some studies are not good enough.</w:t>
      </w:r>
    </w:p>
    <w:p w14:paraId="31EA4731" w14:textId="77777777" w:rsidR="00364D0F" w:rsidRPr="00364D0F" w:rsidRDefault="00364D0F" w:rsidP="00FD1129">
      <w:pPr>
        <w:rPr>
          <w:rFonts w:cstheme="minorHAnsi"/>
          <w:color w:val="0070C0"/>
          <w:lang w:val="en-US"/>
        </w:rPr>
      </w:pPr>
    </w:p>
    <w:p w14:paraId="03B9ED6F" w14:textId="77777777" w:rsidR="00364D0F" w:rsidRPr="00364D0F" w:rsidRDefault="00364D0F" w:rsidP="00FD1129">
      <w:pPr>
        <w:rPr>
          <w:rFonts w:cstheme="minorHAnsi"/>
          <w:color w:val="0070C0"/>
          <w:lang w:val="en-US"/>
        </w:rPr>
      </w:pPr>
      <w:r w:rsidRPr="00364D0F">
        <w:rPr>
          <w:rFonts w:cstheme="minorHAnsi"/>
          <w:color w:val="0070C0"/>
          <w:lang w:val="en-US"/>
        </w:rPr>
        <w:t>Seems like the best idea is to add all data and then see what happens. Our model anyway accounts for species-varying effects. And if it varies a lot between studies, maybe random effect should not be species but study?</w:t>
      </w:r>
    </w:p>
    <w:p w14:paraId="03CC1E78" w14:textId="6301BC5E" w:rsidR="00364D0F" w:rsidRPr="00364D0F" w:rsidRDefault="00364D0F">
      <w:pPr>
        <w:pStyle w:val="CommentText"/>
        <w:rPr>
          <w:rFonts w:cstheme="minorHAnsi"/>
          <w:color w:val="0070C0"/>
          <w:lang w:val="en-US"/>
        </w:rPr>
      </w:pPr>
    </w:p>
  </w:comment>
  <w:comment w:id="624" w:author="Jan Ohlberger" w:date="2019-09-19T12:02:00Z" w:initials="Ca">
    <w:p w14:paraId="78BD2D21" w14:textId="6088D6B1" w:rsidR="00364D0F" w:rsidRPr="00364D0F" w:rsidRDefault="00364D0F">
      <w:pPr>
        <w:pStyle w:val="CommentText"/>
        <w:rPr>
          <w:lang w:val="en-US"/>
        </w:rPr>
      </w:pPr>
      <w:r>
        <w:rPr>
          <w:rStyle w:val="CommentReference"/>
        </w:rPr>
        <w:annotationRef/>
      </w:r>
      <w:r w:rsidRPr="00364D0F">
        <w:rPr>
          <w:lang w:val="en-US"/>
        </w:rPr>
        <w:t>Sounds a bit subjective and arbitrary. Can we say we used the study with most individuals, or most rigorous experimental setup?</w:t>
      </w:r>
    </w:p>
  </w:comment>
  <w:comment w:id="628" w:author="Jan Ohlberger" w:date="2019-09-19T12:04:00Z" w:initials="Ca">
    <w:p w14:paraId="395A4362" w14:textId="72D54F81" w:rsidR="00364D0F" w:rsidRPr="00364D0F" w:rsidRDefault="00364D0F">
      <w:pPr>
        <w:pStyle w:val="CommentText"/>
        <w:rPr>
          <w:lang w:val="en-US"/>
        </w:rPr>
      </w:pPr>
      <w:r>
        <w:rPr>
          <w:rStyle w:val="CommentReference"/>
        </w:rPr>
        <w:annotationRef/>
      </w:r>
      <w:r w:rsidRPr="00364D0F">
        <w:rPr>
          <w:lang w:val="en-US"/>
        </w:rPr>
        <w:t>I’d say it avoids additional observation error due to different experimental setups and experimenters…</w:t>
      </w:r>
    </w:p>
  </w:comment>
  <w:comment w:id="638" w:author="Max Lindmark" w:date="2019-08-25T14:50:00Z" w:initials="ML">
    <w:p w14:paraId="4C49D91B" w14:textId="4603F221" w:rsidR="00364D0F" w:rsidRPr="00364D0F" w:rsidRDefault="00364D0F">
      <w:pPr>
        <w:pStyle w:val="CommentText"/>
        <w:rPr>
          <w:lang w:val="en-US"/>
        </w:rPr>
      </w:pPr>
      <w:r>
        <w:rPr>
          <w:rStyle w:val="CommentReference"/>
        </w:rPr>
        <w:annotationRef/>
      </w:r>
      <w:r w:rsidRPr="00364D0F">
        <w:rPr>
          <w:lang w:val="en-US"/>
        </w:rPr>
        <w:t>Will rename data sets and change format to something more stable</w:t>
      </w:r>
    </w:p>
  </w:comment>
  <w:comment w:id="655" w:author="Jan Ohlberger" w:date="2019-09-23T08:35:00Z" w:initials="Ca">
    <w:p w14:paraId="4E1B8BB6" w14:textId="7B6DCEF3" w:rsidR="00364D0F" w:rsidRPr="00364D0F" w:rsidRDefault="00364D0F">
      <w:pPr>
        <w:pStyle w:val="CommentText"/>
        <w:rPr>
          <w:lang w:val="en-US"/>
        </w:rPr>
      </w:pPr>
      <w:r>
        <w:rPr>
          <w:rStyle w:val="CommentReference"/>
        </w:rPr>
        <w:annotationRef/>
      </w:r>
      <w:r w:rsidRPr="00364D0F">
        <w:rPr>
          <w:lang w:val="en-US"/>
        </w:rPr>
        <w:t>When the temperature effect on growth was not estimated and you took the temperature yielding the highest growth, how did you decide whether it was close enough to optimum?</w:t>
      </w:r>
    </w:p>
  </w:comment>
  <w:comment w:id="660" w:author="Jan Ohlberger" w:date="2019-09-19T12:10:00Z" w:initials="Ca">
    <w:p w14:paraId="4610680F" w14:textId="79AD67CD" w:rsidR="00364D0F" w:rsidRPr="00364D0F" w:rsidRDefault="00364D0F">
      <w:pPr>
        <w:pStyle w:val="CommentText"/>
        <w:rPr>
          <w:lang w:val="en-US"/>
        </w:rPr>
      </w:pPr>
      <w:r>
        <w:rPr>
          <w:rStyle w:val="CommentReference"/>
        </w:rPr>
        <w:annotationRef/>
      </w:r>
      <w:r w:rsidRPr="00364D0F">
        <w:rPr>
          <w:lang w:val="en-US"/>
        </w:rPr>
        <w:t>Not clear why it needs to be two different datasets ???</w:t>
      </w:r>
    </w:p>
  </w:comment>
  <w:comment w:id="673" w:author="Max Lindmark" w:date="2019-08-25T12:21:00Z" w:initials="ML">
    <w:p w14:paraId="79E6D9B8" w14:textId="77777777" w:rsidR="00364D0F" w:rsidRPr="00364D0F" w:rsidRDefault="00364D0F" w:rsidP="005A1AB5">
      <w:pPr>
        <w:pStyle w:val="CommentText"/>
        <w:rPr>
          <w:lang w:val="en-US"/>
        </w:rPr>
      </w:pPr>
      <w:r>
        <w:rPr>
          <w:rStyle w:val="CommentReference"/>
        </w:rPr>
        <w:annotationRef/>
      </w:r>
      <w:r w:rsidRPr="00364D0F">
        <w:rPr>
          <w:lang w:val="en-US"/>
        </w:rPr>
        <w:t xml:space="preserve">Will e-mail and check but doubt it </w:t>
      </w:r>
    </w:p>
  </w:comment>
  <w:comment w:id="671" w:author="Jan Ohlberger" w:date="2019-09-19T12:08:00Z" w:initials="Ca">
    <w:p w14:paraId="0C51ACC3" w14:textId="0AE67482" w:rsidR="00364D0F" w:rsidRPr="00364D0F" w:rsidRDefault="00364D0F">
      <w:pPr>
        <w:pStyle w:val="CommentText"/>
        <w:rPr>
          <w:lang w:val="en-US"/>
        </w:rPr>
      </w:pPr>
      <w:r>
        <w:rPr>
          <w:rStyle w:val="CommentReference"/>
        </w:rPr>
        <w:annotationRef/>
      </w:r>
      <w:r w:rsidRPr="00364D0F">
        <w:rPr>
          <w:lang w:val="en-US"/>
        </w:rPr>
        <w:t>Would be nice to be able to say that some were provided by authors!</w:t>
      </w:r>
    </w:p>
  </w:comment>
  <w:comment w:id="690" w:author="Jan Ohlberger" w:date="2019-09-19T12:13:00Z" w:initials="Ca">
    <w:p w14:paraId="6E789902" w14:textId="5B02C00A" w:rsidR="00364D0F" w:rsidRPr="00364D0F" w:rsidRDefault="00364D0F">
      <w:pPr>
        <w:pStyle w:val="CommentText"/>
        <w:rPr>
          <w:lang w:val="en-US"/>
        </w:rPr>
      </w:pPr>
      <w:r>
        <w:rPr>
          <w:rStyle w:val="CommentReference"/>
        </w:rPr>
        <w:annotationRef/>
      </w:r>
      <w:r w:rsidRPr="00364D0F">
        <w:rPr>
          <w:lang w:val="en-US"/>
        </w:rPr>
        <w:t xml:space="preserve">Raises the question if we should analyze temperate fishes separately, and see if results are clearer for the most important group </w:t>
      </w:r>
    </w:p>
  </w:comment>
  <w:comment w:id="691" w:author="Max Lindmark" w:date="2019-09-19T11:23:00Z" w:initials="ML">
    <w:p w14:paraId="033F8C83" w14:textId="305194FE" w:rsidR="00364D0F" w:rsidRPr="00364D0F" w:rsidRDefault="00364D0F">
      <w:pPr>
        <w:pStyle w:val="CommentText"/>
        <w:rPr>
          <w:lang w:val="en-US"/>
        </w:rPr>
      </w:pPr>
      <w:r w:rsidRPr="00364D0F">
        <w:rPr>
          <w:lang w:val="en-US"/>
        </w:rPr>
        <w:t xml:space="preserve">Very preliminary figure, just a suggestions. </w:t>
      </w:r>
      <w:r>
        <w:rPr>
          <w:rStyle w:val="CommentReference"/>
        </w:rPr>
        <w:annotationRef/>
      </w:r>
      <w:r w:rsidRPr="00364D0F">
        <w:rPr>
          <w:lang w:val="en-US"/>
        </w:rPr>
        <w:t>Can also go to the appendix</w:t>
      </w:r>
    </w:p>
  </w:comment>
  <w:comment w:id="692" w:author="Max Lindmark" w:date="2019-09-19T12:42:00Z" w:initials="ML">
    <w:p w14:paraId="42E11C11" w14:textId="275B989C" w:rsidR="00364D0F" w:rsidRPr="00364D0F" w:rsidRDefault="00364D0F">
      <w:pPr>
        <w:pStyle w:val="CommentText"/>
        <w:rPr>
          <w:lang w:val="en-US"/>
        </w:rPr>
      </w:pPr>
      <w:r>
        <w:rPr>
          <w:rStyle w:val="CommentReference"/>
        </w:rPr>
        <w:annotationRef/>
      </w:r>
      <w:r w:rsidRPr="00364D0F">
        <w:rPr>
          <w:lang w:val="en-US"/>
        </w:rPr>
        <w:t xml:space="preserve">I will try and find a common color-palette for all figures eventually… </w:t>
      </w:r>
    </w:p>
  </w:comment>
  <w:comment w:id="700" w:author="Jan Ohlberger" w:date="2019-09-19T12:18:00Z" w:initials="Ca">
    <w:p w14:paraId="4F08ED05" w14:textId="3E685C91" w:rsidR="00364D0F" w:rsidRPr="00364D0F" w:rsidRDefault="00364D0F">
      <w:pPr>
        <w:pStyle w:val="CommentText"/>
        <w:rPr>
          <w:lang w:val="en-US"/>
        </w:rPr>
      </w:pPr>
      <w:r>
        <w:rPr>
          <w:rStyle w:val="CommentReference"/>
        </w:rPr>
        <w:annotationRef/>
      </w:r>
      <w:r w:rsidRPr="00364D0F">
        <w:rPr>
          <w:lang w:val="en-US"/>
        </w:rPr>
        <w:t>Call this normalized?</w:t>
      </w:r>
    </w:p>
  </w:comment>
  <w:comment w:id="703" w:author="Max Lindmark" w:date="2019-09-04T16:57:00Z" w:initials="ML">
    <w:p w14:paraId="6F270900" w14:textId="3C6A4092" w:rsidR="00364D0F" w:rsidRPr="00364D0F" w:rsidRDefault="00364D0F">
      <w:pPr>
        <w:pStyle w:val="CommentText"/>
        <w:rPr>
          <w:color w:val="0070C0"/>
          <w:lang w:val="en-US"/>
        </w:rPr>
      </w:pPr>
      <w:r w:rsidRPr="00092202">
        <w:rPr>
          <w:rStyle w:val="CommentReference"/>
          <w:color w:val="0070C0"/>
        </w:rPr>
        <w:annotationRef/>
      </w:r>
      <w:r w:rsidRPr="00364D0F">
        <w:rPr>
          <w:color w:val="0070C0"/>
          <w:lang w:val="en-US"/>
        </w:rPr>
        <w:t>I would like to think of this as normalizing… but in the MTE world (and maybe in general??) normalizing means assuming some equation for size and temperature-dependence, and then correcting a response to some other standard size and temperature (e.g. Zuo et al 2012 Proc B). Is it OK to call this normalization (meaning we cannot plot things in the same space because X and Y are comparable, which they are not before if e.g. species have different thermal preferences and we plot on raw scale, e.g. C).</w:t>
      </w:r>
    </w:p>
    <w:p w14:paraId="4972EE7B" w14:textId="77777777" w:rsidR="00364D0F" w:rsidRPr="00364D0F" w:rsidRDefault="00364D0F">
      <w:pPr>
        <w:pStyle w:val="CommentText"/>
        <w:rPr>
          <w:color w:val="0070C0"/>
          <w:lang w:val="en-US"/>
        </w:rPr>
      </w:pPr>
    </w:p>
    <w:p w14:paraId="5933CB09" w14:textId="2FC0CA57" w:rsidR="00364D0F" w:rsidRPr="00364D0F" w:rsidRDefault="00364D0F">
      <w:pPr>
        <w:pStyle w:val="CommentText"/>
        <w:rPr>
          <w:color w:val="0070C0"/>
          <w:lang w:val="en-US"/>
        </w:rPr>
      </w:pPr>
      <w:r w:rsidRPr="00364D0F">
        <w:rPr>
          <w:color w:val="0070C0"/>
          <w:lang w:val="en-US"/>
        </w:rPr>
        <w:t>Or should I called it “standardizing”?</w:t>
      </w:r>
    </w:p>
    <w:p w14:paraId="475C565E" w14:textId="77777777" w:rsidR="00364D0F" w:rsidRPr="00364D0F" w:rsidRDefault="00364D0F">
      <w:pPr>
        <w:pStyle w:val="CommentText"/>
        <w:rPr>
          <w:color w:val="0070C0"/>
          <w:lang w:val="en-US"/>
        </w:rPr>
      </w:pPr>
    </w:p>
    <w:p w14:paraId="533BF482" w14:textId="43EE765D" w:rsidR="00364D0F" w:rsidRPr="00364D0F" w:rsidRDefault="00364D0F">
      <w:pPr>
        <w:pStyle w:val="CommentText"/>
        <w:rPr>
          <w:color w:val="0070C0"/>
          <w:lang w:val="en-US"/>
        </w:rPr>
      </w:pPr>
      <w:r w:rsidRPr="00364D0F">
        <w:rPr>
          <w:color w:val="0070C0"/>
          <w:lang w:val="en-US"/>
        </w:rPr>
        <w:t>I also started using “relative” variables in the methods description…</w:t>
      </w:r>
    </w:p>
    <w:p w14:paraId="2ABF9193" w14:textId="77777777" w:rsidR="00364D0F" w:rsidRPr="00364D0F" w:rsidRDefault="00364D0F">
      <w:pPr>
        <w:pStyle w:val="CommentText"/>
        <w:rPr>
          <w:color w:val="0070C0"/>
          <w:lang w:val="en-US"/>
        </w:rPr>
      </w:pPr>
    </w:p>
    <w:p w14:paraId="5C5B68F1" w14:textId="479142E1" w:rsidR="00364D0F" w:rsidRPr="00364D0F" w:rsidRDefault="00364D0F">
      <w:pPr>
        <w:pStyle w:val="CommentText"/>
        <w:rPr>
          <w:color w:val="0070C0"/>
          <w:lang w:val="en-US"/>
        </w:rPr>
      </w:pPr>
      <w:r w:rsidRPr="00364D0F">
        <w:rPr>
          <w:color w:val="0070C0"/>
          <w:lang w:val="en-US"/>
        </w:rPr>
        <w:t xml:space="preserve"> </w:t>
      </w:r>
    </w:p>
  </w:comment>
  <w:comment w:id="736" w:author="Jan Ohlberger" w:date="2019-09-19T12:21:00Z" w:initials="Ca">
    <w:p w14:paraId="44B3F833" w14:textId="5EF85C19" w:rsidR="00364D0F" w:rsidRPr="00364D0F" w:rsidRDefault="00364D0F">
      <w:pPr>
        <w:pStyle w:val="CommentText"/>
        <w:rPr>
          <w:lang w:val="en-US"/>
        </w:rPr>
      </w:pPr>
      <w:r>
        <w:rPr>
          <w:rStyle w:val="CommentReference"/>
        </w:rPr>
        <w:annotationRef/>
      </w:r>
      <w:r w:rsidRPr="00364D0F">
        <w:rPr>
          <w:lang w:val="en-US"/>
        </w:rPr>
        <w:t>Need explanation here…</w:t>
      </w:r>
    </w:p>
  </w:comment>
  <w:comment w:id="876" w:author="Max Lindmark" w:date="2019-09-18T13:33:00Z" w:initials="ML">
    <w:p w14:paraId="4133E0E8" w14:textId="692541B0" w:rsidR="00364D0F" w:rsidRPr="00364D0F" w:rsidRDefault="00364D0F">
      <w:pPr>
        <w:pStyle w:val="CommentText"/>
        <w:rPr>
          <w:lang w:val="en-US"/>
        </w:rPr>
      </w:pPr>
      <w:r>
        <w:rPr>
          <w:rStyle w:val="CommentReference"/>
        </w:rPr>
        <w:annotationRef/>
      </w:r>
      <w:r w:rsidRPr="00364D0F">
        <w:rPr>
          <w:lang w:val="en-US"/>
        </w:rPr>
        <w:t>Currently I use log10 but will use natural log across all models to avoid confusion…</w:t>
      </w:r>
    </w:p>
  </w:comment>
  <w:comment w:id="886" w:author="Jan Ohlberger" w:date="2019-09-19T12:24:00Z" w:initials="Ca">
    <w:p w14:paraId="78F208AA" w14:textId="13DEE03E" w:rsidR="00364D0F" w:rsidRPr="00364D0F" w:rsidRDefault="00364D0F">
      <w:pPr>
        <w:pStyle w:val="CommentText"/>
        <w:rPr>
          <w:lang w:val="en-US"/>
        </w:rPr>
      </w:pPr>
      <w:r>
        <w:rPr>
          <w:rStyle w:val="CommentReference"/>
        </w:rPr>
        <w:annotationRef/>
      </w:r>
      <w:r w:rsidRPr="00364D0F">
        <w:rPr>
          <w:lang w:val="en-US"/>
        </w:rPr>
        <w:t>What does that mean?</w:t>
      </w:r>
    </w:p>
  </w:comment>
  <w:comment w:id="896" w:author="Max Lindmark" w:date="2019-09-04T14:01:00Z" w:initials="ML">
    <w:p w14:paraId="381F20A9" w14:textId="21EA2236" w:rsidR="00364D0F" w:rsidRPr="00364D0F" w:rsidRDefault="00364D0F">
      <w:pPr>
        <w:pStyle w:val="CommentText"/>
        <w:rPr>
          <w:lang w:val="en-US"/>
        </w:rPr>
      </w:pPr>
      <w:r w:rsidRPr="00364D0F">
        <w:rPr>
          <w:lang w:val="en-US"/>
        </w:rPr>
        <w:t xml:space="preserve">So many ways of writing these models in math, but decided to go with this option in the end, see section 20.5 in this book for an example: </w:t>
      </w:r>
      <w:r>
        <w:rPr>
          <w:rStyle w:val="CommentReference"/>
        </w:rPr>
        <w:annotationRef/>
      </w:r>
      <w:hyperlink r:id="rId1" w:anchor="with-individual-covariates" w:history="1">
        <w:r w:rsidRPr="00364D0F">
          <w:rPr>
            <w:rStyle w:val="Hyperlink"/>
            <w:lang w:val="en-US"/>
          </w:rPr>
          <w:t>https://jrnold.github.io/bayesian_notes/multilevel-models.html#with-individual-covariates</w:t>
        </w:r>
      </w:hyperlink>
    </w:p>
    <w:p w14:paraId="2E2F477D" w14:textId="77777777" w:rsidR="00364D0F" w:rsidRPr="00364D0F" w:rsidRDefault="00364D0F">
      <w:pPr>
        <w:pStyle w:val="CommentText"/>
        <w:rPr>
          <w:lang w:val="en-US"/>
        </w:rPr>
      </w:pPr>
    </w:p>
    <w:p w14:paraId="2AB62D04" w14:textId="77777777" w:rsidR="00364D0F" w:rsidRPr="00364D0F" w:rsidRDefault="00364D0F" w:rsidP="00024527">
      <w:pPr>
        <w:pStyle w:val="CommentText"/>
        <w:rPr>
          <w:lang w:val="en-US"/>
        </w:rPr>
      </w:pPr>
      <w:r w:rsidRPr="00364D0F">
        <w:rPr>
          <w:lang w:val="en-US"/>
        </w:rPr>
        <w:t>Basically, so that I understand it correctly:</w:t>
      </w:r>
    </w:p>
    <w:p w14:paraId="08D6705A" w14:textId="77777777" w:rsidR="00364D0F" w:rsidRPr="00364D0F" w:rsidRDefault="00364D0F" w:rsidP="00024527">
      <w:pPr>
        <w:pStyle w:val="CommentText"/>
        <w:rPr>
          <w:lang w:val="en-US"/>
        </w:rPr>
      </w:pPr>
    </w:p>
    <w:p w14:paraId="2EAF8224" w14:textId="4C15FA01" w:rsidR="00364D0F" w:rsidRPr="00364D0F" w:rsidRDefault="00364D0F" w:rsidP="00024527">
      <w:pPr>
        <w:pStyle w:val="CommentText"/>
        <w:rPr>
          <w:lang w:val="en-US"/>
        </w:rPr>
      </w:pPr>
      <w:r w:rsidRPr="00364D0F">
        <w:rPr>
          <w:lang w:val="en-US"/>
        </w:rPr>
        <w:t>Eq. 2 is the non-error component of the model: growth can be explained by a an intercept and three coefficients for mass, temperature and their interaction. We assume the residuals are normally distributed with a mean of 0 and a variance of sigma^2. Eq1+2 is just a more concise way of writing Y=a+bx+e ; e~N(0, sigma^2)</w:t>
      </w:r>
    </w:p>
    <w:p w14:paraId="7803FD36" w14:textId="77777777" w:rsidR="00364D0F" w:rsidRPr="00364D0F" w:rsidRDefault="00364D0F" w:rsidP="00024527">
      <w:pPr>
        <w:pStyle w:val="CommentText"/>
        <w:rPr>
          <w:lang w:val="en-US"/>
        </w:rPr>
      </w:pPr>
    </w:p>
    <w:p w14:paraId="16D3580B" w14:textId="5439BF78" w:rsidR="00364D0F" w:rsidRPr="00364D0F" w:rsidRDefault="00364D0F" w:rsidP="00024527">
      <w:pPr>
        <w:pStyle w:val="CommentText"/>
        <w:rPr>
          <w:lang w:val="en-US"/>
        </w:rPr>
      </w:pPr>
      <w:r w:rsidRPr="00364D0F">
        <w:rPr>
          <w:lang w:val="en-US"/>
        </w:rPr>
        <w:t xml:space="preserve">Eq.3 says that the normal prior for the intercept is a function of other parameters (hierarchical part), </w:t>
      </w:r>
      <m:oMath>
        <m:r>
          <w:rPr>
            <w:rFonts w:ascii="Cambria Math" w:eastAsiaTheme="minorEastAsia" w:hAnsi="Cambria Math" w:cstheme="minorHAnsi"/>
          </w:rPr>
          <m:t>τ</m:t>
        </m:r>
      </m:oMath>
      <w:r w:rsidRPr="00364D0F">
        <w:rPr>
          <w:rFonts w:eastAsiaTheme="minorEastAsia"/>
          <w:lang w:val="en-US"/>
        </w:rPr>
        <w:t xml:space="preserve"> and </w:t>
      </w:r>
      <m:oMath>
        <m:r>
          <w:rPr>
            <w:rFonts w:ascii="Cambria Math" w:eastAsiaTheme="minorEastAsia" w:hAnsi="Cambria Math" w:cstheme="minorHAnsi"/>
          </w:rPr>
          <m:t>γ</m:t>
        </m:r>
      </m:oMath>
      <w:r w:rsidRPr="00364D0F">
        <w:rPr>
          <w:lang w:val="en-US"/>
        </w:rPr>
        <w:t xml:space="preserve"> (hyperparameters at the population level). Hyperparameters need hyperpriors, which are in eqns. 5-6.</w:t>
      </w:r>
    </w:p>
    <w:p w14:paraId="3092512B" w14:textId="77777777" w:rsidR="00364D0F" w:rsidRPr="00364D0F" w:rsidRDefault="00364D0F" w:rsidP="00024527">
      <w:pPr>
        <w:pStyle w:val="CommentText"/>
        <w:rPr>
          <w:lang w:val="en-US"/>
        </w:rPr>
      </w:pPr>
    </w:p>
    <w:p w14:paraId="5B6DC936" w14:textId="22831794" w:rsidR="00364D0F" w:rsidRPr="00364D0F" w:rsidRDefault="00364D0F" w:rsidP="00353BA1">
      <w:pPr>
        <w:pStyle w:val="CommentText"/>
        <w:rPr>
          <w:u w:val="single"/>
          <w:lang w:val="en-US"/>
        </w:rPr>
      </w:pPr>
      <w:r w:rsidRPr="00364D0F">
        <w:rPr>
          <w:lang w:val="en-US"/>
        </w:rPr>
        <w:t xml:space="preserve">Eq. 4 says that the model coefficients are assigned a prior following a normal distribution with means and </w:t>
      </w:r>
      <w:r w:rsidRPr="00364D0F">
        <w:rPr>
          <w:u w:val="single"/>
          <w:lang w:val="en-US"/>
        </w:rPr>
        <w:t>standard deviations</w:t>
      </w:r>
    </w:p>
    <w:p w14:paraId="44634088" w14:textId="77777777" w:rsidR="00364D0F" w:rsidRPr="00364D0F" w:rsidRDefault="00364D0F">
      <w:pPr>
        <w:pStyle w:val="CommentText"/>
        <w:rPr>
          <w:lang w:val="en-US"/>
        </w:rPr>
      </w:pPr>
    </w:p>
  </w:comment>
  <w:comment w:id="897" w:author="Jan Ohlberger" w:date="2019-09-19T13:13:00Z" w:initials="Ca">
    <w:p w14:paraId="6F3F1570" w14:textId="7E52D611" w:rsidR="00364D0F" w:rsidRPr="00364D0F" w:rsidRDefault="00364D0F">
      <w:pPr>
        <w:pStyle w:val="CommentText"/>
        <w:rPr>
          <w:lang w:val="en-US"/>
        </w:rPr>
      </w:pPr>
      <w:r>
        <w:rPr>
          <w:rStyle w:val="CommentReference"/>
        </w:rPr>
        <w:annotationRef/>
      </w:r>
      <w:r w:rsidRPr="00364D0F">
        <w:rPr>
          <w:lang w:val="en-US"/>
        </w:rPr>
        <w:t>I don’t see equation numbers…?</w:t>
      </w:r>
    </w:p>
  </w:comment>
  <w:comment w:id="898" w:author="Jan Ohlberger" w:date="2019-09-19T12:36:00Z" w:initials="Ca">
    <w:p w14:paraId="0E32EC52" w14:textId="2EA54889" w:rsidR="00364D0F" w:rsidRPr="00364D0F" w:rsidRDefault="00364D0F">
      <w:pPr>
        <w:pStyle w:val="CommentText"/>
        <w:rPr>
          <w:lang w:val="en-US"/>
        </w:rPr>
      </w:pPr>
      <w:r>
        <w:rPr>
          <w:rStyle w:val="CommentReference"/>
        </w:rPr>
        <w:annotationRef/>
      </w:r>
      <w:r w:rsidRPr="00364D0F">
        <w:rPr>
          <w:lang w:val="en-US"/>
        </w:rPr>
        <w:t>I’d present the equations here but then present priors and hyperpriors in a table which would have the following three columns: PARAMETER - DESCRIPTION - DISTRIBUTION</w:t>
      </w:r>
    </w:p>
  </w:comment>
  <w:comment w:id="900" w:author="Max Lindmark" w:date="2019-09-04T14:00:00Z" w:initials="ML">
    <w:p w14:paraId="64323359" w14:textId="77777777" w:rsidR="00364D0F" w:rsidRPr="00364D0F" w:rsidRDefault="00364D0F" w:rsidP="00EB50B6">
      <w:pPr>
        <w:pStyle w:val="CommentText"/>
        <w:rPr>
          <w:lang w:val="en-US"/>
        </w:rPr>
      </w:pPr>
      <w:r>
        <w:rPr>
          <w:rStyle w:val="CommentReference"/>
        </w:rPr>
        <w:annotationRef/>
      </w:r>
      <w:r>
        <w:rPr>
          <w:rStyle w:val="CommentReference"/>
        </w:rPr>
        <w:annotationRef/>
      </w:r>
      <w:r w:rsidRPr="00364D0F">
        <w:rPr>
          <w:lang w:val="en-US"/>
        </w:rPr>
        <w:t>Is it ok to write like this, or should I write out each beta separately?</w:t>
      </w:r>
    </w:p>
  </w:comment>
  <w:comment w:id="901" w:author="Max Lindmark" w:date="2019-09-04T14:30:00Z" w:initials="ML">
    <w:p w14:paraId="74E8CF72" w14:textId="77777777" w:rsidR="00364D0F" w:rsidRPr="00364D0F" w:rsidRDefault="00364D0F" w:rsidP="00EB50B6">
      <w:pPr>
        <w:pStyle w:val="CommentText"/>
        <w:rPr>
          <w:lang w:val="en-US"/>
        </w:rPr>
      </w:pPr>
      <w:r>
        <w:rPr>
          <w:rStyle w:val="CommentReference"/>
        </w:rPr>
        <w:annotationRef/>
      </w:r>
      <w:r w:rsidRPr="00364D0F">
        <w:rPr>
          <w:lang w:val="en-US"/>
        </w:rPr>
        <w:t>These are standard deviations not variances</w:t>
      </w:r>
    </w:p>
  </w:comment>
  <w:comment w:id="899" w:author="Jan Ohlberger" w:date="2019-09-19T13:12:00Z" w:initials="Ca">
    <w:p w14:paraId="6F149A5C" w14:textId="6694A306" w:rsidR="00364D0F" w:rsidRPr="00364D0F" w:rsidRDefault="00364D0F">
      <w:pPr>
        <w:pStyle w:val="CommentText"/>
        <w:rPr>
          <w:lang w:val="en-US"/>
        </w:rPr>
      </w:pPr>
      <w:r>
        <w:rPr>
          <w:rStyle w:val="CommentReference"/>
        </w:rPr>
        <w:annotationRef/>
      </w:r>
      <w:r w:rsidRPr="00364D0F">
        <w:rPr>
          <w:lang w:val="en-US"/>
        </w:rPr>
        <w:t>I don’t think this works, better separately, in table, see above</w:t>
      </w:r>
    </w:p>
  </w:comment>
  <w:comment w:id="902" w:author="Max Lindmark" w:date="2019-09-18T12:21:00Z" w:initials="ML">
    <w:p w14:paraId="6F7A1D27" w14:textId="0769DC1E" w:rsidR="00364D0F" w:rsidRPr="00364D0F" w:rsidRDefault="00364D0F">
      <w:pPr>
        <w:pStyle w:val="CommentText"/>
        <w:rPr>
          <w:lang w:val="en-US"/>
        </w:rPr>
      </w:pPr>
      <w:r>
        <w:rPr>
          <w:rStyle w:val="CommentReference"/>
        </w:rPr>
        <w:annotationRef/>
      </w:r>
      <w:r w:rsidRPr="00364D0F">
        <w:rPr>
          <w:lang w:val="en-US"/>
        </w:rPr>
        <w:t>By the way, should we skip any functions here? Like tau and gamma, and describe them in text? Eqs 1-4 seem more “important” to show clearly like this. (Same q for below model)</w:t>
      </w:r>
    </w:p>
  </w:comment>
  <w:comment w:id="908" w:author="Jan Ohlberger" w:date="2019-09-19T12:34:00Z" w:initials="Ca">
    <w:p w14:paraId="70262D33" w14:textId="0C3FFF54" w:rsidR="00364D0F" w:rsidRPr="00364D0F" w:rsidRDefault="00364D0F">
      <w:pPr>
        <w:pStyle w:val="CommentText"/>
        <w:rPr>
          <w:lang w:val="en-US"/>
        </w:rPr>
      </w:pPr>
      <w:r>
        <w:rPr>
          <w:rStyle w:val="CommentReference"/>
        </w:rPr>
        <w:annotationRef/>
      </w:r>
      <w:r w:rsidRPr="00364D0F">
        <w:rPr>
          <w:lang w:val="en-US"/>
        </w:rPr>
        <w:t>hyperprior for intercepts</w:t>
      </w:r>
    </w:p>
  </w:comment>
  <w:comment w:id="921" w:author="Max Lindmark" w:date="2019-09-04T14:31:00Z" w:initials="ML">
    <w:p w14:paraId="793B5F3B" w14:textId="77777777" w:rsidR="00364D0F" w:rsidRPr="00364D0F" w:rsidRDefault="00364D0F" w:rsidP="00040B96">
      <w:pPr>
        <w:pStyle w:val="CommentText"/>
        <w:rPr>
          <w:lang w:val="en-US"/>
        </w:rPr>
      </w:pPr>
      <w:r>
        <w:rPr>
          <w:rStyle w:val="CommentReference"/>
        </w:rPr>
        <w:annotationRef/>
      </w:r>
      <w:r w:rsidRPr="00364D0F">
        <w:rPr>
          <w:lang w:val="en-US"/>
        </w:rPr>
        <w:t>Is this large value linked to the major uncertainty around species-specific intercepts in the appendix?</w:t>
      </w:r>
    </w:p>
  </w:comment>
  <w:comment w:id="930" w:author="Jan Ohlberger" w:date="2019-09-19T13:14:00Z" w:initials="Ca">
    <w:p w14:paraId="0659B4A8" w14:textId="02263372" w:rsidR="00364D0F" w:rsidRPr="00364D0F" w:rsidRDefault="00364D0F">
      <w:pPr>
        <w:pStyle w:val="CommentText"/>
        <w:rPr>
          <w:lang w:val="en-US"/>
        </w:rPr>
      </w:pPr>
      <w:r>
        <w:rPr>
          <w:rStyle w:val="CommentReference"/>
        </w:rPr>
        <w:annotationRef/>
      </w:r>
      <w:r w:rsidRPr="00364D0F">
        <w:rPr>
          <w:lang w:val="en-US"/>
        </w:rPr>
        <w:t>Did not converge</w:t>
      </w:r>
    </w:p>
  </w:comment>
  <w:comment w:id="927" w:author="Max Lindmark" w:date="2019-09-03T08:26:00Z" w:initials="ML">
    <w:p w14:paraId="36B69F0F" w14:textId="30F9B281" w:rsidR="00364D0F" w:rsidRPr="00364D0F" w:rsidRDefault="00364D0F">
      <w:pPr>
        <w:pStyle w:val="CommentText"/>
        <w:rPr>
          <w:color w:val="0070C0"/>
          <w:lang w:val="en-US"/>
        </w:rPr>
      </w:pPr>
      <w:r>
        <w:rPr>
          <w:rStyle w:val="CommentReference"/>
        </w:rPr>
        <w:annotationRef/>
      </w:r>
      <w:r w:rsidRPr="00364D0F">
        <w:rPr>
          <w:rStyle w:val="CommentReference"/>
          <w:color w:val="0070C0"/>
          <w:lang w:val="en-US"/>
        </w:rPr>
        <w:t xml:space="preserve">I.e. random intercept only. </w:t>
      </w:r>
    </w:p>
    <w:p w14:paraId="2C5B4248" w14:textId="77777777" w:rsidR="00364D0F" w:rsidRPr="00364D0F" w:rsidRDefault="00364D0F">
      <w:pPr>
        <w:pStyle w:val="CommentText"/>
        <w:rPr>
          <w:color w:val="0070C0"/>
          <w:lang w:val="en-US"/>
        </w:rPr>
      </w:pPr>
    </w:p>
    <w:p w14:paraId="63D26E89" w14:textId="15BB9EA5" w:rsidR="00364D0F" w:rsidRPr="00364D0F" w:rsidRDefault="00364D0F">
      <w:pPr>
        <w:pStyle w:val="CommentText"/>
        <w:rPr>
          <w:lang w:val="en-US"/>
        </w:rPr>
      </w:pPr>
      <w:r w:rsidRPr="00364D0F">
        <w:rPr>
          <w:color w:val="0070C0"/>
          <w:lang w:val="en-US"/>
        </w:rPr>
        <w:t xml:space="preserve">BUT, for the growth rate model, should we fit both with and without interaction? Our aim is tough to evaluate support for interaction (parameter estimation rather than prediction)… but I could have look into model selection or something like that in a Bayesian setting… </w:t>
      </w:r>
    </w:p>
  </w:comment>
  <w:comment w:id="1048" w:author="Jan Ohlberger" w:date="2019-09-19T13:22:00Z" w:initials="Ca">
    <w:p w14:paraId="46894619" w14:textId="77777777" w:rsidR="00364D0F" w:rsidRPr="00364D0F" w:rsidRDefault="00364D0F">
      <w:pPr>
        <w:pStyle w:val="CommentText"/>
        <w:rPr>
          <w:lang w:val="en-US"/>
        </w:rPr>
      </w:pPr>
      <w:r>
        <w:rPr>
          <w:rStyle w:val="CommentReference"/>
        </w:rPr>
        <w:annotationRef/>
      </w:r>
      <w:r w:rsidRPr="00364D0F">
        <w:rPr>
          <w:lang w:val="en-US"/>
        </w:rPr>
        <w:t xml:space="preserve">Present values from other studies…? </w:t>
      </w:r>
    </w:p>
    <w:p w14:paraId="5A06EB5F" w14:textId="77777777" w:rsidR="00364D0F" w:rsidRPr="00364D0F" w:rsidRDefault="00364D0F">
      <w:pPr>
        <w:pStyle w:val="CommentText"/>
        <w:rPr>
          <w:lang w:val="en-US"/>
        </w:rPr>
      </w:pPr>
      <w:r w:rsidRPr="00364D0F">
        <w:rPr>
          <w:lang w:val="en-US"/>
        </w:rPr>
        <w:t>0.29 in Barneche et al. 2019 for a single species</w:t>
      </w:r>
    </w:p>
    <w:p w14:paraId="0DBEA1F6" w14:textId="03E53591" w:rsidR="00364D0F" w:rsidRPr="00364D0F" w:rsidRDefault="00364D0F">
      <w:pPr>
        <w:pStyle w:val="CommentText"/>
        <w:rPr>
          <w:lang w:val="en-US"/>
        </w:rPr>
      </w:pPr>
      <w:r w:rsidRPr="00364D0F">
        <w:rPr>
          <w:lang w:val="en-US"/>
        </w:rPr>
        <w:t>Basically the same as in Sibly et al. across species</w:t>
      </w:r>
    </w:p>
  </w:comment>
  <w:comment w:id="1086" w:author="Jan Ohlberger" w:date="2019-09-19T13:28:00Z" w:initials="Ca">
    <w:p w14:paraId="0581BD2D" w14:textId="395C4A83" w:rsidR="00364D0F" w:rsidRPr="00364D0F" w:rsidRDefault="00364D0F">
      <w:pPr>
        <w:pStyle w:val="CommentText"/>
        <w:rPr>
          <w:lang w:val="en-US"/>
        </w:rPr>
      </w:pPr>
      <w:r>
        <w:rPr>
          <w:rStyle w:val="CommentReference"/>
        </w:rPr>
        <w:annotationRef/>
      </w:r>
      <w:r w:rsidRPr="00364D0F">
        <w:rPr>
          <w:lang w:val="en-US"/>
        </w:rPr>
        <w:t xml:space="preserve">I’d write that ‘evidence for this relationship is weaker’ – and then calculate the percentile of the posterior that is above zero. </w:t>
      </w:r>
    </w:p>
  </w:comment>
  <w:comment w:id="1118" w:author="Jan Ohlberger" w:date="2019-09-19T13:30:00Z" w:initials="Ca">
    <w:p w14:paraId="24A35C28" w14:textId="47F9FACC" w:rsidR="00364D0F" w:rsidRPr="00364D0F" w:rsidRDefault="00364D0F">
      <w:pPr>
        <w:pStyle w:val="CommentText"/>
        <w:rPr>
          <w:lang w:val="en-US"/>
        </w:rPr>
      </w:pPr>
      <w:r>
        <w:rPr>
          <w:rStyle w:val="CommentReference"/>
        </w:rPr>
        <w:annotationRef/>
      </w:r>
      <w:r w:rsidRPr="00364D0F">
        <w:rPr>
          <w:lang w:val="en-US"/>
        </w:rPr>
        <w:t>Nice to put this in ‘common’ terms!</w:t>
      </w:r>
    </w:p>
  </w:comment>
  <w:comment w:id="1147" w:author="Max Lindmark" w:date="2019-08-25T18:21:00Z" w:initials="ML">
    <w:p w14:paraId="55055307" w14:textId="5C95FD55" w:rsidR="00364D0F" w:rsidRPr="00364D0F" w:rsidRDefault="00364D0F">
      <w:pPr>
        <w:pStyle w:val="CommentText"/>
        <w:rPr>
          <w:lang w:val="en-US"/>
        </w:rPr>
      </w:pPr>
      <w:r>
        <w:rPr>
          <w:rStyle w:val="CommentReference"/>
        </w:rPr>
        <w:annotationRef/>
      </w:r>
      <w:r w:rsidRPr="00364D0F">
        <w:rPr>
          <w:lang w:val="en-US"/>
        </w:rPr>
        <w:t xml:space="preserve">This is the reason I went for log10 for this model… easier than natural log! But will change that to make indexing of predictor variables easier… </w:t>
      </w:r>
    </w:p>
  </w:comment>
  <w:comment w:id="1157" w:author="Max Lindmark" w:date="2019-09-18T12:16:00Z" w:initials="ML">
    <w:p w14:paraId="6BDF296A" w14:textId="259D93F2" w:rsidR="00364D0F" w:rsidRPr="00364D0F" w:rsidRDefault="00364D0F" w:rsidP="00702BAD">
      <w:pPr>
        <w:spacing w:after="240"/>
        <w:rPr>
          <w:rStyle w:val="CommentReference"/>
          <w:rFonts w:cstheme="minorHAnsi"/>
          <w:color w:val="0070C0"/>
          <w:sz w:val="22"/>
          <w:szCs w:val="22"/>
          <w:lang w:val="en-US"/>
        </w:rPr>
      </w:pPr>
      <w:r w:rsidRPr="008570C6">
        <w:rPr>
          <w:rStyle w:val="CommentReference"/>
          <w:rFonts w:cstheme="minorHAnsi"/>
          <w:color w:val="0070C0"/>
          <w:sz w:val="22"/>
          <w:szCs w:val="22"/>
        </w:rPr>
        <w:annotationRef/>
      </w:r>
      <w:r w:rsidRPr="00364D0F">
        <w:rPr>
          <w:rStyle w:val="CommentReference"/>
          <w:rFonts w:cstheme="minorHAnsi"/>
          <w:color w:val="0070C0"/>
          <w:sz w:val="22"/>
          <w:szCs w:val="22"/>
          <w:lang w:val="en-US"/>
        </w:rPr>
        <w:t>Some data points (combinations of species as size-class) contain data points post optimum. I don’t know if this is actually wrong or not, but it will influence our estimate of the activation energy. One of our key goals is to character growth over the entire temperature range.</w:t>
      </w:r>
    </w:p>
    <w:p w14:paraId="29416DFA" w14:textId="77777777" w:rsidR="00364D0F" w:rsidRPr="00364D0F" w:rsidRDefault="00364D0F" w:rsidP="00702BAD">
      <w:pPr>
        <w:spacing w:after="240"/>
        <w:rPr>
          <w:rStyle w:val="CommentReference"/>
          <w:rFonts w:cstheme="minorHAnsi"/>
          <w:color w:val="0070C0"/>
          <w:sz w:val="22"/>
          <w:szCs w:val="22"/>
          <w:lang w:val="en-US"/>
        </w:rPr>
      </w:pPr>
    </w:p>
    <w:p w14:paraId="4E24D91A" w14:textId="5B391585" w:rsidR="00364D0F" w:rsidRPr="00364D0F" w:rsidRDefault="00364D0F" w:rsidP="00702BAD">
      <w:pPr>
        <w:spacing w:after="240"/>
        <w:rPr>
          <w:rStyle w:val="CommentReference"/>
          <w:rFonts w:cstheme="minorHAnsi"/>
          <w:color w:val="0070C0"/>
          <w:sz w:val="22"/>
          <w:szCs w:val="22"/>
          <w:lang w:val="en-US"/>
        </w:rPr>
      </w:pPr>
      <w:r w:rsidRPr="00364D0F">
        <w:rPr>
          <w:rStyle w:val="CommentReference"/>
          <w:rFonts w:cstheme="minorHAnsi"/>
          <w:color w:val="0070C0"/>
          <w:sz w:val="22"/>
          <w:szCs w:val="22"/>
          <w:lang w:val="en-US"/>
        </w:rPr>
        <w:t>Removing beyond-optimum points is also not trivial. Do we do it by each size-class, as that will affect what the optimum is for each species?</w:t>
      </w:r>
    </w:p>
    <w:p w14:paraId="490B8D50" w14:textId="77777777" w:rsidR="00364D0F" w:rsidRPr="00364D0F" w:rsidRDefault="00364D0F" w:rsidP="00702BAD">
      <w:pPr>
        <w:spacing w:after="240"/>
        <w:rPr>
          <w:rStyle w:val="CommentReference"/>
          <w:rFonts w:cstheme="minorHAnsi"/>
          <w:color w:val="0070C0"/>
          <w:sz w:val="22"/>
          <w:szCs w:val="22"/>
          <w:lang w:val="en-US"/>
        </w:rPr>
      </w:pPr>
    </w:p>
    <w:p w14:paraId="66D61727" w14:textId="77777777" w:rsidR="00364D0F" w:rsidRPr="00364D0F" w:rsidRDefault="00364D0F" w:rsidP="00702BAD">
      <w:pPr>
        <w:spacing w:after="240"/>
        <w:rPr>
          <w:rStyle w:val="CommentReference"/>
          <w:rFonts w:cstheme="minorHAnsi"/>
          <w:color w:val="0070C0"/>
          <w:sz w:val="22"/>
          <w:szCs w:val="22"/>
          <w:lang w:val="en-US"/>
        </w:rPr>
      </w:pPr>
      <w:r w:rsidRPr="00364D0F">
        <w:rPr>
          <w:rStyle w:val="CommentReference"/>
          <w:rFonts w:cstheme="minorHAnsi"/>
          <w:color w:val="0070C0"/>
          <w:sz w:val="22"/>
          <w:szCs w:val="22"/>
          <w:lang w:val="en-US"/>
        </w:rPr>
        <w:t>I could try that and put the result of that model in a table in the appendix (or figure)</w:t>
      </w:r>
    </w:p>
    <w:p w14:paraId="37FB78E4" w14:textId="3E432F1A" w:rsidR="00364D0F" w:rsidRPr="00364D0F" w:rsidRDefault="00364D0F" w:rsidP="00702BAD">
      <w:pPr>
        <w:spacing w:after="240"/>
        <w:rPr>
          <w:rFonts w:cstheme="minorHAnsi"/>
          <w:color w:val="0070C0"/>
          <w:lang w:val="en-US"/>
        </w:rPr>
      </w:pPr>
    </w:p>
  </w:comment>
  <w:comment w:id="1158" w:author="Jan Ohlberger" w:date="2019-09-19T13:34:00Z" w:initials="Ca">
    <w:p w14:paraId="0530937D" w14:textId="77777777" w:rsidR="00364D0F" w:rsidRPr="00364D0F" w:rsidRDefault="00364D0F">
      <w:pPr>
        <w:pStyle w:val="CommentText"/>
        <w:rPr>
          <w:lang w:val="en-US"/>
        </w:rPr>
      </w:pPr>
      <w:r>
        <w:rPr>
          <w:rStyle w:val="CommentReference"/>
        </w:rPr>
        <w:annotationRef/>
      </w:r>
      <w:r w:rsidRPr="00364D0F">
        <w:rPr>
          <w:lang w:val="en-US"/>
        </w:rPr>
        <w:t>Not sure this is necessary…</w:t>
      </w:r>
    </w:p>
    <w:p w14:paraId="7893AEEB" w14:textId="6326B466" w:rsidR="00364D0F" w:rsidRPr="00364D0F" w:rsidRDefault="00364D0F">
      <w:pPr>
        <w:pStyle w:val="CommentText"/>
        <w:rPr>
          <w:lang w:val="en-US"/>
        </w:rPr>
      </w:pPr>
    </w:p>
  </w:comment>
  <w:comment w:id="1160" w:author="Max Lindmark" w:date="2019-08-19T09:40:00Z" w:initials="ML">
    <w:p w14:paraId="155BB541" w14:textId="5BF6DC07" w:rsidR="00364D0F" w:rsidRPr="00364D0F" w:rsidRDefault="00364D0F">
      <w:pPr>
        <w:pStyle w:val="CommentText"/>
        <w:rPr>
          <w:lang w:val="en-US"/>
        </w:rPr>
      </w:pPr>
      <w:r w:rsidRPr="00364D0F">
        <w:rPr>
          <w:lang w:val="en-US"/>
        </w:rPr>
        <w:t>This is just a suggestion for visualizing the interaction:</w:t>
      </w:r>
    </w:p>
    <w:p w14:paraId="7A4549B0" w14:textId="77777777" w:rsidR="00364D0F" w:rsidRPr="00364D0F" w:rsidRDefault="00364D0F">
      <w:pPr>
        <w:pStyle w:val="CommentText"/>
        <w:rPr>
          <w:lang w:val="en-US"/>
        </w:rPr>
      </w:pPr>
    </w:p>
    <w:p w14:paraId="6B385792" w14:textId="0705E618" w:rsidR="00364D0F" w:rsidRPr="00364D0F" w:rsidRDefault="00364D0F" w:rsidP="00E9296E">
      <w:pPr>
        <w:pStyle w:val="CommentText"/>
        <w:numPr>
          <w:ilvl w:val="0"/>
          <w:numId w:val="24"/>
        </w:numPr>
        <w:rPr>
          <w:lang w:val="en-US"/>
        </w:rPr>
      </w:pPr>
      <w:r w:rsidRPr="00364D0F">
        <w:rPr>
          <w:lang w:val="en-US"/>
        </w:rPr>
        <w:t xml:space="preserve"> I split the data into three groups based on ranked temperature. Therefore the color groups of data points are just categories based on continuous temperatures in the data.</w:t>
      </w:r>
    </w:p>
    <w:p w14:paraId="66EB5DC3" w14:textId="77777777" w:rsidR="00364D0F" w:rsidRPr="00364D0F" w:rsidRDefault="00364D0F" w:rsidP="00E9296E">
      <w:pPr>
        <w:pStyle w:val="CommentText"/>
        <w:rPr>
          <w:lang w:val="en-US"/>
        </w:rPr>
      </w:pPr>
    </w:p>
    <w:p w14:paraId="35169AC5" w14:textId="6737BB4E" w:rsidR="00364D0F" w:rsidRPr="00364D0F" w:rsidRDefault="00364D0F" w:rsidP="00E9296E">
      <w:pPr>
        <w:pStyle w:val="CommentText"/>
        <w:numPr>
          <w:ilvl w:val="0"/>
          <w:numId w:val="24"/>
        </w:numPr>
        <w:rPr>
          <w:lang w:val="en-US"/>
        </w:rPr>
      </w:pPr>
      <w:r w:rsidRPr="00364D0F">
        <w:rPr>
          <w:lang w:val="en-US"/>
        </w:rPr>
        <w:t xml:space="preserve"> I then calculate the mean temperature in each group and do a marginal prediction for those three temperatures. So the colored points don’t exactly match the lines, which are predicted on the means. </w:t>
      </w:r>
    </w:p>
    <w:p w14:paraId="7B550BED" w14:textId="77777777" w:rsidR="00364D0F" w:rsidRPr="00364D0F" w:rsidRDefault="00364D0F" w:rsidP="00617AC8">
      <w:pPr>
        <w:pStyle w:val="ListParagraph"/>
        <w:rPr>
          <w:lang w:val="en-US"/>
        </w:rPr>
      </w:pPr>
    </w:p>
    <w:p w14:paraId="08EEEA3D" w14:textId="45D06404" w:rsidR="00364D0F" w:rsidRPr="00364D0F" w:rsidRDefault="00364D0F" w:rsidP="00C61402">
      <w:pPr>
        <w:pStyle w:val="CommentText"/>
        <w:numPr>
          <w:ilvl w:val="0"/>
          <w:numId w:val="24"/>
        </w:numPr>
        <w:rPr>
          <w:lang w:val="en-US"/>
        </w:rPr>
      </w:pPr>
      <w:r w:rsidRPr="00364D0F">
        <w:rPr>
          <w:lang w:val="en-US"/>
        </w:rPr>
        <w:t xml:space="preserve"> What complicates this even more is that the temperature variable is normalized Arrehenius temperature, i.e. temperature – environment_median, in unit T_A = 1/k*T[K], so high means low temperature in C. So e.g. -1.5 is the difference between the two Arrhenius temperatures. </w:t>
      </w:r>
    </w:p>
    <w:p w14:paraId="31AAFA82" w14:textId="77777777" w:rsidR="00364D0F" w:rsidRPr="00364D0F" w:rsidRDefault="00364D0F" w:rsidP="009F541B">
      <w:pPr>
        <w:pStyle w:val="ListParagraph"/>
        <w:rPr>
          <w:lang w:val="en-US"/>
        </w:rPr>
      </w:pPr>
    </w:p>
    <w:p w14:paraId="2B88A31E" w14:textId="77777777" w:rsidR="00364D0F" w:rsidRPr="00364D0F" w:rsidRDefault="00364D0F">
      <w:pPr>
        <w:pStyle w:val="CommentText"/>
        <w:rPr>
          <w:lang w:val="en-US"/>
        </w:rPr>
      </w:pPr>
      <w:r w:rsidRPr="00364D0F">
        <w:rPr>
          <w:lang w:val="en-US"/>
        </w:rPr>
        <w:t>Should I not color and shape points and simply just make them grey? If I do so I will still visualize the effect of the interaction I think, just that it will be “decoupled” from the data. Or do you have any other ideas for plotting continuous interactions?</w:t>
      </w:r>
    </w:p>
    <w:p w14:paraId="33E683D3" w14:textId="77777777" w:rsidR="00364D0F" w:rsidRPr="00364D0F" w:rsidRDefault="00364D0F">
      <w:pPr>
        <w:pStyle w:val="CommentText"/>
        <w:rPr>
          <w:lang w:val="en-US"/>
        </w:rPr>
      </w:pPr>
    </w:p>
    <w:p w14:paraId="6294643D" w14:textId="77777777" w:rsidR="00364D0F" w:rsidRPr="00364D0F" w:rsidRDefault="00364D0F">
      <w:pPr>
        <w:pStyle w:val="CommentText"/>
        <w:rPr>
          <w:lang w:val="en-US"/>
        </w:rPr>
      </w:pPr>
      <w:r w:rsidRPr="00364D0F">
        <w:rPr>
          <w:lang w:val="en-US"/>
        </w:rPr>
        <w:t>Or color by the mass in unit g? Show with a second legend?</w:t>
      </w:r>
    </w:p>
    <w:p w14:paraId="58A7C97C" w14:textId="7DD4AA40" w:rsidR="00364D0F" w:rsidRPr="00364D0F" w:rsidRDefault="00364D0F">
      <w:pPr>
        <w:pStyle w:val="CommentText"/>
        <w:rPr>
          <w:lang w:val="en-US"/>
        </w:rPr>
      </w:pPr>
    </w:p>
  </w:comment>
  <w:comment w:id="1161" w:author="Max Lindmark" w:date="2019-09-04T20:30:00Z" w:initials="ML">
    <w:p w14:paraId="56FA86D8" w14:textId="514B8813" w:rsidR="00364D0F" w:rsidRPr="00364D0F" w:rsidRDefault="00364D0F">
      <w:pPr>
        <w:pStyle w:val="CommentText"/>
        <w:rPr>
          <w:lang w:val="en-US"/>
        </w:rPr>
      </w:pPr>
      <w:r>
        <w:rPr>
          <w:rStyle w:val="CommentReference"/>
        </w:rPr>
        <w:annotationRef/>
      </w:r>
      <w:r w:rsidRPr="00364D0F">
        <w:rPr>
          <w:lang w:val="en-US"/>
        </w:rPr>
        <w:t>Add in coefficients (beta_1, beta_2, beta_3) in plot?</w:t>
      </w:r>
    </w:p>
  </w:comment>
  <w:comment w:id="1240" w:author="Max Lindmark" w:date="2019-10-25T15:20:00Z" w:initials="ML">
    <w:p w14:paraId="69D68B3F" w14:textId="36093F77" w:rsidR="0093588F" w:rsidRPr="0093588F" w:rsidRDefault="0093588F">
      <w:pPr>
        <w:pStyle w:val="CommentText"/>
        <w:rPr>
          <w:lang w:val="en-US"/>
        </w:rPr>
      </w:pPr>
      <w:r>
        <w:rPr>
          <w:rStyle w:val="CommentReference"/>
        </w:rPr>
        <w:annotationRef/>
      </w:r>
      <w:r w:rsidRPr="0093588F">
        <w:rPr>
          <w:lang w:val="en-US"/>
        </w:rPr>
        <w:t>Remove this figure</w:t>
      </w:r>
      <w:bookmarkStart w:id="1241" w:name="_GoBack"/>
      <w:bookmarkEnd w:id="1241"/>
    </w:p>
  </w:comment>
  <w:comment w:id="1243" w:author="Max Lindmark" w:date="2019-09-19T11:36:00Z" w:initials="ML">
    <w:p w14:paraId="77065DA3" w14:textId="0EF80F9F" w:rsidR="00364D0F" w:rsidRPr="00364D0F" w:rsidRDefault="00364D0F">
      <w:pPr>
        <w:pStyle w:val="CommentText"/>
        <w:rPr>
          <w:lang w:val="en-US"/>
        </w:rPr>
      </w:pPr>
      <w:r>
        <w:rPr>
          <w:rStyle w:val="CommentReference"/>
        </w:rPr>
        <w:annotationRef/>
      </w:r>
      <w:r w:rsidRPr="00364D0F">
        <w:rPr>
          <w:lang w:val="en-US"/>
        </w:rPr>
        <w:t>Will stick to one of way of writing log. Any preferences, Log_e like here or ln?</w:t>
      </w:r>
    </w:p>
  </w:comment>
  <w:comment w:id="1288" w:author="Jan Ohlberger" w:date="2019-09-19T15:49:00Z" w:initials="Ca">
    <w:p w14:paraId="03C740C9" w14:textId="77777777" w:rsidR="00364D0F" w:rsidRPr="00364D0F" w:rsidRDefault="00364D0F">
      <w:pPr>
        <w:pStyle w:val="CommentText"/>
        <w:rPr>
          <w:lang w:val="en-US"/>
        </w:rPr>
      </w:pPr>
      <w:r>
        <w:rPr>
          <w:rStyle w:val="CommentReference"/>
        </w:rPr>
        <w:annotationRef/>
      </w:r>
      <w:r w:rsidRPr="00364D0F">
        <w:rPr>
          <w:lang w:val="en-US"/>
        </w:rPr>
        <w:t xml:space="preserve">Since these are two discrete values of M/M_mat, I’d just split the plot in two, have no x-axis, and make the 0.05 and 2 the title – to avoid that people might be tempted to interpret intermediate values on the x-axis. </w:t>
      </w:r>
    </w:p>
    <w:p w14:paraId="275A5A80" w14:textId="77777777" w:rsidR="00364D0F" w:rsidRPr="00364D0F" w:rsidRDefault="00364D0F">
      <w:pPr>
        <w:pStyle w:val="CommentText"/>
        <w:rPr>
          <w:lang w:val="en-US"/>
        </w:rPr>
      </w:pPr>
    </w:p>
    <w:p w14:paraId="7A0438C7" w14:textId="77777777" w:rsidR="00364D0F" w:rsidRPr="00364D0F" w:rsidRDefault="00364D0F">
      <w:pPr>
        <w:pStyle w:val="CommentText"/>
        <w:rPr>
          <w:lang w:val="en-US"/>
        </w:rPr>
      </w:pPr>
      <w:r w:rsidRPr="00364D0F">
        <w:rPr>
          <w:lang w:val="en-US"/>
        </w:rPr>
        <w:t>Also: need to describe what the boxes/whiskers and violins represent</w:t>
      </w:r>
    </w:p>
    <w:p w14:paraId="08BE4DA9" w14:textId="77777777" w:rsidR="00364D0F" w:rsidRPr="00364D0F" w:rsidRDefault="00364D0F">
      <w:pPr>
        <w:pStyle w:val="CommentText"/>
        <w:rPr>
          <w:lang w:val="en-US"/>
        </w:rPr>
      </w:pPr>
    </w:p>
    <w:p w14:paraId="1B644D40" w14:textId="1C9E6ADA" w:rsidR="00364D0F" w:rsidRPr="00364D0F" w:rsidRDefault="00364D0F">
      <w:pPr>
        <w:pStyle w:val="CommentText"/>
        <w:rPr>
          <w:lang w:val="en-US"/>
        </w:rPr>
      </w:pPr>
      <w:r w:rsidRPr="00364D0F">
        <w:rPr>
          <w:lang w:val="en-US"/>
        </w:rPr>
        <w:t>Is 2*M_mat outside the observed range?</w:t>
      </w:r>
    </w:p>
  </w:comment>
  <w:comment w:id="1318" w:author="Jan Ohlberger" w:date="2019-09-23T08:39:00Z" w:initials="Ca">
    <w:p w14:paraId="2DF2C311" w14:textId="7F94F99A" w:rsidR="00364D0F" w:rsidRPr="00364D0F" w:rsidRDefault="00364D0F" w:rsidP="005E48A8">
      <w:pPr>
        <w:pStyle w:val="CommentText"/>
        <w:rPr>
          <w:lang w:val="en-US"/>
        </w:rPr>
      </w:pPr>
      <w:r>
        <w:rPr>
          <w:rStyle w:val="CommentReference"/>
        </w:rPr>
        <w:annotationRef/>
      </w:r>
      <w:r w:rsidRPr="00364D0F">
        <w:rPr>
          <w:lang w:val="en-US"/>
        </w:rPr>
        <w:t>One general comment up-front: I noticed that here and in the methods there is little mentioning of potential food-dependence, i.e. whether feeding was always ad libitum in the experiments, or whether they might have allowed for allow for (exploitative or interference) competition between individuals. And I think we should discuss the potential effect of intra-specific competition and how that may shape growth of differently-sized individuals</w:t>
      </w:r>
    </w:p>
    <w:p w14:paraId="72109CDF" w14:textId="1352C75D" w:rsidR="00364D0F" w:rsidRPr="00364D0F" w:rsidRDefault="00364D0F">
      <w:pPr>
        <w:pStyle w:val="CommentText"/>
        <w:rPr>
          <w:lang w:val="en-US"/>
        </w:rPr>
      </w:pPr>
      <w:r w:rsidRPr="00364D0F">
        <w:rPr>
          <w:lang w:val="en-US"/>
        </w:rPr>
        <w:t xml:space="preserve">  </w:t>
      </w:r>
    </w:p>
  </w:comment>
  <w:comment w:id="1330" w:author="Jan Ohlberger" w:date="2019-09-19T15:57:00Z" w:initials="Ca">
    <w:p w14:paraId="013F13AB" w14:textId="7DC07F32" w:rsidR="00364D0F" w:rsidRPr="00364D0F" w:rsidRDefault="00364D0F">
      <w:pPr>
        <w:pStyle w:val="CommentText"/>
        <w:rPr>
          <w:lang w:val="en-US"/>
        </w:rPr>
      </w:pPr>
      <w:r>
        <w:rPr>
          <w:rStyle w:val="CommentReference"/>
        </w:rPr>
        <w:annotationRef/>
      </w:r>
      <w:r w:rsidRPr="00364D0F">
        <w:rPr>
          <w:lang w:val="en-US"/>
        </w:rPr>
        <w:t xml:space="preserve">Switch order. First the main and then the secondary effect </w:t>
      </w:r>
    </w:p>
  </w:comment>
  <w:comment w:id="1352" w:author="Jan Ohlberger" w:date="2019-09-19T15:59:00Z" w:initials="Ca">
    <w:p w14:paraId="1A942621" w14:textId="77777777" w:rsidR="00364D0F" w:rsidRPr="00364D0F" w:rsidRDefault="00364D0F" w:rsidP="00395BB2">
      <w:pPr>
        <w:pStyle w:val="CommentText"/>
        <w:rPr>
          <w:lang w:val="en-US"/>
        </w:rPr>
      </w:pPr>
      <w:r>
        <w:rPr>
          <w:rStyle w:val="CommentReference"/>
        </w:rPr>
        <w:annotationRef/>
      </w:r>
      <w:r w:rsidRPr="00364D0F">
        <w:rPr>
          <w:lang w:val="en-US"/>
        </w:rPr>
        <w:t xml:space="preserve">I’d rather write to say that “smaller individuals will more likely benefit from warming environmental temperatures in terms of growth compared to larger individuals.” (In reality it depends on currently experienced temperatures, thermal heterogeneity in the environment, ontogenetic habitat shifts, and all that ecological complexity. BUT: if experienced environmental temperatures are sub-optimal (as is generally the case), continuous warming means that large individuals suffer first in terms of reduced growth – or small individuals can capitalize on higher temperatures </w:t>
      </w:r>
    </w:p>
    <w:p w14:paraId="692AD605" w14:textId="19A847C6" w:rsidR="00364D0F" w:rsidRPr="00364D0F" w:rsidRDefault="00364D0F" w:rsidP="00395BB2">
      <w:pPr>
        <w:pStyle w:val="CommentText"/>
        <w:rPr>
          <w:lang w:val="en-US"/>
        </w:rPr>
      </w:pPr>
      <w:r w:rsidRPr="00364D0F">
        <w:rPr>
          <w:lang w:val="en-US"/>
        </w:rPr>
        <w:t>(optimal mean habitat temperature is below the optimal temperature for growth to buffer against adverse effect of high extremes due to variation in temperature – hence more so for temperate compared to tropical species)</w:t>
      </w:r>
    </w:p>
  </w:comment>
  <w:comment w:id="1488" w:author="Jan Ohlberger" w:date="2019-09-19T16:20:00Z" w:initials="Ca">
    <w:p w14:paraId="089FCBED" w14:textId="3B344F59" w:rsidR="00364D0F" w:rsidRPr="00364D0F" w:rsidRDefault="00364D0F">
      <w:pPr>
        <w:pStyle w:val="CommentText"/>
        <w:rPr>
          <w:lang w:val="en-US"/>
        </w:rPr>
      </w:pPr>
      <w:r>
        <w:rPr>
          <w:rStyle w:val="CommentReference"/>
        </w:rPr>
        <w:annotationRef/>
      </w:r>
      <w:r w:rsidRPr="00364D0F">
        <w:rPr>
          <w:lang w:val="en-US"/>
        </w:rPr>
        <w:t>Also: studies have found that growth rate and other life-history traits, but not asymptotic size, vary systematically across latitudinal gradients (e.g. Heibo et al. 2005 Ecology)</w:t>
      </w:r>
    </w:p>
  </w:comment>
  <w:comment w:id="1496" w:author="Jan Ohlberger" w:date="2019-09-19T16:29:00Z" w:initials="Ca">
    <w:p w14:paraId="60D4DBC0" w14:textId="096EA829" w:rsidR="00364D0F" w:rsidRPr="00364D0F" w:rsidRDefault="00364D0F">
      <w:pPr>
        <w:pStyle w:val="CommentText"/>
        <w:rPr>
          <w:lang w:val="en-US"/>
        </w:rPr>
      </w:pPr>
      <w:r>
        <w:rPr>
          <w:rStyle w:val="CommentReference"/>
        </w:rPr>
        <w:annotationRef/>
      </w:r>
      <w:r w:rsidRPr="00364D0F">
        <w:rPr>
          <w:lang w:val="en-US"/>
        </w:rPr>
        <w:t xml:space="preserve">I’d rather say: factors not related to temperature may contribute to life-history evolution and related changes in L_inf, specifically related to selection/mortality – e.g. fishing  </w:t>
      </w:r>
    </w:p>
  </w:comment>
  <w:comment w:id="1513" w:author="Jan Ohlberger" w:date="2019-09-19T16:32:00Z" w:initials="Ca">
    <w:p w14:paraId="0EB4514D" w14:textId="65B13B42" w:rsidR="00364D0F" w:rsidRPr="00364D0F" w:rsidRDefault="00364D0F">
      <w:pPr>
        <w:pStyle w:val="CommentText"/>
        <w:rPr>
          <w:lang w:val="en-US"/>
        </w:rPr>
      </w:pPr>
      <w:r>
        <w:rPr>
          <w:rStyle w:val="CommentReference"/>
        </w:rPr>
        <w:annotationRef/>
      </w:r>
      <w:r w:rsidRPr="00364D0F">
        <w:rPr>
          <w:lang w:val="en-US"/>
        </w:rPr>
        <w:t>I think that is what papers such as Kozlowski et al. 2004; van der Have &amp; de Jong 1996 would claim though… maybe rephrase?</w:t>
      </w:r>
    </w:p>
  </w:comment>
  <w:comment w:id="1564" w:author="Jan Ohlberger" w:date="2019-09-19T16:39:00Z" w:initials="Ca">
    <w:p w14:paraId="4B6B6B7C" w14:textId="2A810477" w:rsidR="00364D0F" w:rsidRPr="00364D0F" w:rsidRDefault="00364D0F">
      <w:pPr>
        <w:pStyle w:val="CommentText"/>
        <w:rPr>
          <w:lang w:val="en-US"/>
        </w:rPr>
      </w:pPr>
      <w:r>
        <w:rPr>
          <w:rStyle w:val="CommentReference"/>
        </w:rPr>
        <w:annotationRef/>
      </w:r>
      <w:r w:rsidRPr="00364D0F">
        <w:rPr>
          <w:lang w:val="en-US"/>
        </w:rPr>
        <w:t xml:space="preserve">There is a lot of rather casual discussion of various aspects in this paragraph that I think we could cut in length… </w:t>
      </w:r>
    </w:p>
  </w:comment>
  <w:comment w:id="1592" w:author="Jan Ohlberger" w:date="2019-09-19T16:47:00Z" w:initials="Ca">
    <w:p w14:paraId="11CB5E85" w14:textId="2F301961" w:rsidR="00364D0F" w:rsidRPr="00364D0F" w:rsidRDefault="00364D0F">
      <w:pPr>
        <w:pStyle w:val="CommentText"/>
        <w:rPr>
          <w:lang w:val="en-US"/>
        </w:rPr>
      </w:pPr>
      <w:r>
        <w:rPr>
          <w:rStyle w:val="CommentReference"/>
        </w:rPr>
        <w:annotationRef/>
      </w:r>
      <w:r w:rsidRPr="00364D0F">
        <w:rPr>
          <w:lang w:val="en-US"/>
        </w:rPr>
        <w:t>Yes – need some more here to continue this discussion</w:t>
      </w:r>
    </w:p>
  </w:comment>
  <w:comment w:id="1596" w:author="Max Lindmark" w:date="2019-09-17T21:13:00Z" w:initials="ML">
    <w:p w14:paraId="04ED075A" w14:textId="1486737E" w:rsidR="00364D0F" w:rsidRPr="00364D0F" w:rsidRDefault="00364D0F">
      <w:pPr>
        <w:pStyle w:val="CommentText"/>
        <w:rPr>
          <w:lang w:val="en-US"/>
        </w:rPr>
      </w:pPr>
      <w:r w:rsidRPr="00364D0F">
        <w:rPr>
          <w:lang w:val="en-US"/>
        </w:rPr>
        <w:t xml:space="preserve">Following PNAS suggestions which I think is as good as any really, let me know if you think it should be changed! </w:t>
      </w:r>
      <w:r>
        <w:rPr>
          <w:rStyle w:val="CommentReference"/>
        </w:rPr>
        <w:annotationRef/>
      </w:r>
      <w:hyperlink r:id="rId2" w:history="1">
        <w:r w:rsidRPr="00364D0F">
          <w:rPr>
            <w:rStyle w:val="Hyperlink"/>
            <w:lang w:val="en-US"/>
          </w:rPr>
          <w:t>https://www.pnas.org/content/101/29/10495</w:t>
        </w:r>
      </w:hyperlink>
    </w:p>
  </w:comment>
  <w:comment w:id="1619" w:author="Jan Ohlberger" w:date="2019-09-19T16:47:00Z" w:initials="Ca">
    <w:p w14:paraId="350F0E3C" w14:textId="24C6FD89" w:rsidR="00364D0F" w:rsidRPr="00364D0F" w:rsidRDefault="00364D0F">
      <w:pPr>
        <w:pStyle w:val="CommentText"/>
        <w:rPr>
          <w:lang w:val="en-US"/>
        </w:rPr>
      </w:pPr>
      <w:r>
        <w:rPr>
          <w:rStyle w:val="CommentReference"/>
        </w:rPr>
        <w:annotationRef/>
      </w:r>
      <w:r w:rsidRPr="00364D0F">
        <w:rPr>
          <w:lang w:val="en-US"/>
        </w:rPr>
        <w:t xml:space="preserve">I think we could easily condense this down to a short note, but only some of the journals have such options. </w:t>
      </w:r>
    </w:p>
  </w:comment>
  <w:comment w:id="1624" w:author="Jan Ohlberger" w:date="2019-09-19T16:41:00Z" w:initials="Ca">
    <w:p w14:paraId="04040C82" w14:textId="5D115320" w:rsidR="00364D0F" w:rsidRDefault="00364D0F">
      <w:pPr>
        <w:pStyle w:val="CommentText"/>
      </w:pPr>
      <w:r>
        <w:rPr>
          <w:rStyle w:val="CommentReference"/>
        </w:rPr>
        <w:annotationRef/>
      </w:r>
      <w:r>
        <w:t>Discuss at the meeting</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C4063B6" w15:done="0"/>
  <w15:commentEx w15:paraId="53BA8485" w15:done="0"/>
  <w15:commentEx w15:paraId="6B8523C6" w15:done="0"/>
  <w15:commentEx w15:paraId="7A7F1C3F" w15:done="0"/>
  <w15:commentEx w15:paraId="5020AA7E" w15:done="0"/>
  <w15:commentEx w15:paraId="37F8EE52" w15:done="0"/>
  <w15:commentEx w15:paraId="4A0D47CC" w15:done="0"/>
  <w15:commentEx w15:paraId="7B58BC02" w15:done="0"/>
  <w15:commentEx w15:paraId="364F88AF" w15:done="0"/>
  <w15:commentEx w15:paraId="39776E82" w15:done="0"/>
  <w15:commentEx w15:paraId="4C812DC5" w15:done="0"/>
  <w15:commentEx w15:paraId="592EED70" w15:done="0"/>
  <w15:commentEx w15:paraId="1AE65EC8" w15:done="0"/>
  <w15:commentEx w15:paraId="2CB4CE1C" w15:done="0"/>
  <w15:commentEx w15:paraId="0B0F318E" w15:done="0"/>
  <w15:commentEx w15:paraId="06FF43E1" w15:done="0"/>
  <w15:commentEx w15:paraId="3255B3CC" w15:done="0"/>
  <w15:commentEx w15:paraId="6EBAF6C0" w15:done="0"/>
  <w15:commentEx w15:paraId="1A476B32" w15:done="0"/>
  <w15:commentEx w15:paraId="753C7503" w15:done="0"/>
  <w15:commentEx w15:paraId="79979A23" w15:done="0"/>
  <w15:commentEx w15:paraId="4BC38422" w15:done="0"/>
  <w15:commentEx w15:paraId="03CC1E78" w15:done="0"/>
  <w15:commentEx w15:paraId="78BD2D21" w15:done="0"/>
  <w15:commentEx w15:paraId="395A4362" w15:done="0"/>
  <w15:commentEx w15:paraId="4C49D91B" w15:done="0"/>
  <w15:commentEx w15:paraId="4E1B8BB6" w15:done="0"/>
  <w15:commentEx w15:paraId="4610680F" w15:done="0"/>
  <w15:commentEx w15:paraId="79E6D9B8" w15:done="0"/>
  <w15:commentEx w15:paraId="0C51ACC3" w15:done="0"/>
  <w15:commentEx w15:paraId="6E789902" w15:done="0"/>
  <w15:commentEx w15:paraId="033F8C83" w15:done="0"/>
  <w15:commentEx w15:paraId="42E11C11" w15:done="0"/>
  <w15:commentEx w15:paraId="4F08ED05" w15:done="0"/>
  <w15:commentEx w15:paraId="5C5B68F1" w15:done="0"/>
  <w15:commentEx w15:paraId="44B3F833" w15:done="0"/>
  <w15:commentEx w15:paraId="4133E0E8" w15:done="0"/>
  <w15:commentEx w15:paraId="78F208AA" w15:done="0"/>
  <w15:commentEx w15:paraId="44634088" w15:done="0"/>
  <w15:commentEx w15:paraId="6F3F1570" w15:paraIdParent="44634088" w15:done="0"/>
  <w15:commentEx w15:paraId="0E32EC52" w15:done="0"/>
  <w15:commentEx w15:paraId="64323359" w15:done="0"/>
  <w15:commentEx w15:paraId="74E8CF72" w15:done="0"/>
  <w15:commentEx w15:paraId="6F149A5C" w15:done="0"/>
  <w15:commentEx w15:paraId="6F7A1D27" w15:done="0"/>
  <w15:commentEx w15:paraId="70262D33" w15:done="0"/>
  <w15:commentEx w15:paraId="793B5F3B" w15:done="0"/>
  <w15:commentEx w15:paraId="0659B4A8" w15:done="0"/>
  <w15:commentEx w15:paraId="63D26E89" w15:done="0"/>
  <w15:commentEx w15:paraId="0DBEA1F6" w15:done="0"/>
  <w15:commentEx w15:paraId="0581BD2D" w15:done="0"/>
  <w15:commentEx w15:paraId="24A35C28" w15:done="0"/>
  <w15:commentEx w15:paraId="55055307" w15:done="0"/>
  <w15:commentEx w15:paraId="37FB78E4" w15:done="0"/>
  <w15:commentEx w15:paraId="7893AEEB" w15:paraIdParent="37FB78E4" w15:done="0"/>
  <w15:commentEx w15:paraId="58A7C97C" w15:done="0"/>
  <w15:commentEx w15:paraId="56FA86D8" w15:done="0"/>
  <w15:commentEx w15:paraId="69D68B3F" w15:done="0"/>
  <w15:commentEx w15:paraId="77065DA3" w15:done="0"/>
  <w15:commentEx w15:paraId="1B644D40" w15:done="0"/>
  <w15:commentEx w15:paraId="72109CDF" w15:done="0"/>
  <w15:commentEx w15:paraId="013F13AB" w15:done="0"/>
  <w15:commentEx w15:paraId="692AD605" w15:done="0"/>
  <w15:commentEx w15:paraId="089FCBED" w15:done="0"/>
  <w15:commentEx w15:paraId="60D4DBC0" w15:done="0"/>
  <w15:commentEx w15:paraId="0EB4514D" w15:done="0"/>
  <w15:commentEx w15:paraId="4B6B6B7C" w15:done="0"/>
  <w15:commentEx w15:paraId="11CB5E85" w15:done="0"/>
  <w15:commentEx w15:paraId="04ED075A" w15:done="0"/>
  <w15:commentEx w15:paraId="350F0E3C" w15:done="0"/>
  <w15:commentEx w15:paraId="04040C8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C4063B6" w16cid:durableId="212DD59F"/>
  <w16cid:commentId w16cid:paraId="53BA8485" w16cid:durableId="212DD699"/>
  <w16cid:commentId w16cid:paraId="6B8523C6" w16cid:durableId="212F0ECA"/>
  <w16cid:commentId w16cid:paraId="7A7F1C3F" w16cid:durableId="212DD8AA"/>
  <w16cid:commentId w16cid:paraId="5020AA7E" w16cid:durableId="212DDBAA"/>
  <w16cid:commentId w16cid:paraId="37F8EE52" w16cid:durableId="212DDC19"/>
  <w16cid:commentId w16cid:paraId="4A0D47CC" w16cid:durableId="212DDC3C"/>
  <w16cid:commentId w16cid:paraId="7B58BC02" w16cid:durableId="212DD5A0"/>
  <w16cid:commentId w16cid:paraId="364F88AF" w16cid:durableId="212DDE9A"/>
  <w16cid:commentId w16cid:paraId="39776E82" w16cid:durableId="212DDDCF"/>
  <w16cid:commentId w16cid:paraId="4C812DC5" w16cid:durableId="212DE2DC"/>
  <w16cid:commentId w16cid:paraId="592EED70" w16cid:durableId="212DE372"/>
  <w16cid:commentId w16cid:paraId="1AE65EC8" w16cid:durableId="212DE39B"/>
  <w16cid:commentId w16cid:paraId="2CB4CE1C" w16cid:durableId="212DE8FF"/>
  <w16cid:commentId w16cid:paraId="0B0F318E" w16cid:durableId="212DE979"/>
  <w16cid:commentId w16cid:paraId="06FF43E1" w16cid:durableId="212DEA12"/>
  <w16cid:commentId w16cid:paraId="3255B3CC" w16cid:durableId="212DEA3F"/>
  <w16cid:commentId w16cid:paraId="6EBAF6C0" w16cid:durableId="212DEA8B"/>
  <w16cid:commentId w16cid:paraId="1A476B32" w16cid:durableId="212DEABE"/>
  <w16cid:commentId w16cid:paraId="753C7503" w16cid:durableId="213301E9"/>
  <w16cid:commentId w16cid:paraId="79979A23" w16cid:durableId="212DD5A1"/>
  <w16cid:commentId w16cid:paraId="4BC38422" w16cid:durableId="212DECBA"/>
  <w16cid:commentId w16cid:paraId="03CC1E78" w16cid:durableId="212DD5A2"/>
  <w16cid:commentId w16cid:paraId="78BD2D21" w16cid:durableId="212DECE2"/>
  <w16cid:commentId w16cid:paraId="395A4362" w16cid:durableId="212DED5C"/>
  <w16cid:commentId w16cid:paraId="4C49D91B" w16cid:durableId="212DD5A3"/>
  <w16cid:commentId w16cid:paraId="4E1B8BB6" w16cid:durableId="21330251"/>
  <w16cid:commentId w16cid:paraId="4610680F" w16cid:durableId="212DEEBB"/>
  <w16cid:commentId w16cid:paraId="79E6D9B8" w16cid:durableId="212DD5A4"/>
  <w16cid:commentId w16cid:paraId="0C51ACC3" w16cid:durableId="212DEE46"/>
  <w16cid:commentId w16cid:paraId="6E789902" w16cid:durableId="212DEF4C"/>
  <w16cid:commentId w16cid:paraId="033F8C83" w16cid:durableId="212DD5A5"/>
  <w16cid:commentId w16cid:paraId="42E11C11" w16cid:durableId="212DD5A6"/>
  <w16cid:commentId w16cid:paraId="4F08ED05" w16cid:durableId="212DF0AD"/>
  <w16cid:commentId w16cid:paraId="5C5B68F1" w16cid:durableId="2132FDE4"/>
  <w16cid:commentId w16cid:paraId="44B3F833" w16cid:durableId="212DF133"/>
  <w16cid:commentId w16cid:paraId="4133E0E8" w16cid:durableId="212DD5A8"/>
  <w16cid:commentId w16cid:paraId="78F208AA" w16cid:durableId="212DF1E4"/>
  <w16cid:commentId w16cid:paraId="44634088" w16cid:durableId="212DD5A9"/>
  <w16cid:commentId w16cid:paraId="6F3F1570" w16cid:durableId="212DFD7E"/>
  <w16cid:commentId w16cid:paraId="0E32EC52" w16cid:durableId="212DF4DA"/>
  <w16cid:commentId w16cid:paraId="64323359" w16cid:durableId="212DD5AA"/>
  <w16cid:commentId w16cid:paraId="74E8CF72" w16cid:durableId="212DD5AB"/>
  <w16cid:commentId w16cid:paraId="6F149A5C" w16cid:durableId="212DFD20"/>
  <w16cid:commentId w16cid:paraId="6F7A1D27" w16cid:durableId="212DD5AC"/>
  <w16cid:commentId w16cid:paraId="70262D33" w16cid:durableId="212DF45F"/>
  <w16cid:commentId w16cid:paraId="793B5F3B" w16cid:durableId="212DD5AD"/>
  <w16cid:commentId w16cid:paraId="0659B4A8" w16cid:durableId="212DFDB3"/>
  <w16cid:commentId w16cid:paraId="63D26E89" w16cid:durableId="212DD5AE"/>
  <w16cid:commentId w16cid:paraId="0DBEA1F6" w16cid:durableId="212DFFA6"/>
  <w16cid:commentId w16cid:paraId="0581BD2D" w16cid:durableId="212E00E8"/>
  <w16cid:commentId w16cid:paraId="24A35C28" w16cid:durableId="212E0168"/>
  <w16cid:commentId w16cid:paraId="55055307" w16cid:durableId="212DD5AF"/>
  <w16cid:commentId w16cid:paraId="37FB78E4" w16cid:durableId="212E024E"/>
  <w16cid:commentId w16cid:paraId="7893AEEB" w16cid:durableId="212E0251"/>
  <w16cid:commentId w16cid:paraId="58A7C97C" w16cid:durableId="212DD5B1"/>
  <w16cid:commentId w16cid:paraId="56FA86D8" w16cid:durableId="212DD5B2"/>
  <w16cid:commentId w16cid:paraId="77065DA3" w16cid:durableId="212DD5B3"/>
  <w16cid:commentId w16cid:paraId="1B644D40" w16cid:durableId="212E2223"/>
  <w16cid:commentId w16cid:paraId="72109CDF" w16cid:durableId="2133033C"/>
  <w16cid:commentId w16cid:paraId="013F13AB" w16cid:durableId="212E23F3"/>
  <w16cid:commentId w16cid:paraId="692AD605" w16cid:durableId="212E246A"/>
  <w16cid:commentId w16cid:paraId="089FCBED" w16cid:durableId="212E2968"/>
  <w16cid:commentId w16cid:paraId="60D4DBC0" w16cid:durableId="212E2B5B"/>
  <w16cid:commentId w16cid:paraId="0EB4514D" w16cid:durableId="212E2C31"/>
  <w16cid:commentId w16cid:paraId="4B6B6B7C" w16cid:durableId="212E2DAA"/>
  <w16cid:commentId w16cid:paraId="11CB5E85" w16cid:durableId="212E2F8D"/>
  <w16cid:commentId w16cid:paraId="04ED075A" w16cid:durableId="212DD5B4"/>
  <w16cid:commentId w16cid:paraId="350F0E3C" w16cid:durableId="212E2FBF"/>
  <w16cid:commentId w16cid:paraId="04040C82" w16cid:durableId="212E2E41"/>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51E190F" w14:textId="77777777" w:rsidR="00364D0F" w:rsidRDefault="00364D0F" w:rsidP="00B65B3A">
      <w:r>
        <w:separator/>
      </w:r>
    </w:p>
    <w:p w14:paraId="0EB41770" w14:textId="77777777" w:rsidR="00364D0F" w:rsidRDefault="00364D0F"/>
  </w:endnote>
  <w:endnote w:type="continuationSeparator" w:id="0">
    <w:p w14:paraId="00CB5E54" w14:textId="77777777" w:rsidR="00364D0F" w:rsidRDefault="00364D0F" w:rsidP="00B65B3A">
      <w:r>
        <w:continuationSeparator/>
      </w:r>
    </w:p>
    <w:p w14:paraId="14EE6534" w14:textId="77777777" w:rsidR="00364D0F" w:rsidRDefault="00364D0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F541FA4" w14:textId="77777777" w:rsidR="00364D0F" w:rsidRDefault="00364D0F" w:rsidP="00B65B3A">
      <w:r>
        <w:separator/>
      </w:r>
    </w:p>
  </w:footnote>
  <w:footnote w:type="continuationSeparator" w:id="0">
    <w:p w14:paraId="426FB2EF" w14:textId="77777777" w:rsidR="00364D0F" w:rsidRDefault="00364D0F" w:rsidP="00B65B3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43CF9C" w14:textId="77777777" w:rsidR="00364D0F" w:rsidRDefault="00364D0F" w:rsidP="00B65B3A">
    <w:pPr>
      <w:pStyle w:val="Header"/>
      <w:spacing w:before="240" w:after="276"/>
    </w:pPr>
  </w:p>
  <w:p w14:paraId="3F805A8E" w14:textId="77777777" w:rsidR="00364D0F" w:rsidRDefault="00364D0F" w:rsidP="00B65B3A">
    <w:pPr>
      <w:spacing w:after="276"/>
    </w:pPr>
  </w:p>
  <w:p w14:paraId="3A1ECCFB" w14:textId="77777777" w:rsidR="00364D0F" w:rsidRDefault="00364D0F"/>
  <w:p w14:paraId="4AAA9964" w14:textId="77777777" w:rsidR="00364D0F" w:rsidRDefault="00364D0F"/>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28934A" w14:textId="77777777" w:rsidR="00364D0F" w:rsidRPr="00B30794" w:rsidRDefault="00364D0F" w:rsidP="0005173A">
    <w:pPr>
      <w:pStyle w:val="Header-info"/>
      <w:spacing w:after="73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8"/>
    <w:multiLevelType w:val="singleLevel"/>
    <w:tmpl w:val="53B83634"/>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5A027E0A"/>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0B66EC1"/>
    <w:multiLevelType w:val="hybridMultilevel"/>
    <w:tmpl w:val="E11EF9D6"/>
    <w:lvl w:ilvl="0" w:tplc="C8480AA0">
      <w:start w:val="12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8F5482"/>
    <w:multiLevelType w:val="hybridMultilevel"/>
    <w:tmpl w:val="C6E60536"/>
    <w:lvl w:ilvl="0" w:tplc="8E4C6944">
      <w:start w:val="201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E369D9"/>
    <w:multiLevelType w:val="hybridMultilevel"/>
    <w:tmpl w:val="8ED297E2"/>
    <w:lvl w:ilvl="0" w:tplc="455076CA">
      <w:start w:val="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2C489C"/>
    <w:multiLevelType w:val="hybridMultilevel"/>
    <w:tmpl w:val="DE76D20A"/>
    <w:lvl w:ilvl="0" w:tplc="F934F81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7291578"/>
    <w:multiLevelType w:val="hybridMultilevel"/>
    <w:tmpl w:val="4264413E"/>
    <w:lvl w:ilvl="0" w:tplc="3AA072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95B3CE4"/>
    <w:multiLevelType w:val="hybridMultilevel"/>
    <w:tmpl w:val="C2E8F16C"/>
    <w:lvl w:ilvl="0" w:tplc="2B5A9FD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C6F5243"/>
    <w:multiLevelType w:val="hybridMultilevel"/>
    <w:tmpl w:val="7B02895E"/>
    <w:lvl w:ilvl="0" w:tplc="4754CF9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F3A0EA9"/>
    <w:multiLevelType w:val="hybridMultilevel"/>
    <w:tmpl w:val="81EA8BA4"/>
    <w:lvl w:ilvl="0" w:tplc="A668711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2CC768F"/>
    <w:multiLevelType w:val="hybridMultilevel"/>
    <w:tmpl w:val="541C4062"/>
    <w:lvl w:ilvl="0" w:tplc="306C2C1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BE57122"/>
    <w:multiLevelType w:val="hybridMultilevel"/>
    <w:tmpl w:val="8C90E5C6"/>
    <w:lvl w:ilvl="0" w:tplc="F092C58E">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4011CC6"/>
    <w:multiLevelType w:val="hybridMultilevel"/>
    <w:tmpl w:val="F710C15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47930AEB"/>
    <w:multiLevelType w:val="hybridMultilevel"/>
    <w:tmpl w:val="E2963230"/>
    <w:lvl w:ilvl="0" w:tplc="CED6944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9D70570"/>
    <w:multiLevelType w:val="hybridMultilevel"/>
    <w:tmpl w:val="09B0083A"/>
    <w:lvl w:ilvl="0" w:tplc="5AB8C884">
      <w:start w:val="1"/>
      <w:numFmt w:val="decimal"/>
      <w:lvlText w:val="%1."/>
      <w:lvlJc w:val="left"/>
      <w:pPr>
        <w:ind w:left="960" w:hanging="60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5" w15:restartNumberingAfterBreak="0">
    <w:nsid w:val="4A822546"/>
    <w:multiLevelType w:val="hybridMultilevel"/>
    <w:tmpl w:val="57B658D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C79758D"/>
    <w:multiLevelType w:val="hybridMultilevel"/>
    <w:tmpl w:val="1EF038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DC82F63"/>
    <w:multiLevelType w:val="hybridMultilevel"/>
    <w:tmpl w:val="99003DB6"/>
    <w:lvl w:ilvl="0" w:tplc="C8EECBF2">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8" w15:restartNumberingAfterBreak="0">
    <w:nsid w:val="4FDD1837"/>
    <w:multiLevelType w:val="hybridMultilevel"/>
    <w:tmpl w:val="4B1E10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6A370BD"/>
    <w:multiLevelType w:val="hybridMultilevel"/>
    <w:tmpl w:val="2F10EA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6B351FA"/>
    <w:multiLevelType w:val="hybridMultilevel"/>
    <w:tmpl w:val="1B7CE978"/>
    <w:lvl w:ilvl="0" w:tplc="FEBACBD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6E54CAF"/>
    <w:multiLevelType w:val="hybridMultilevel"/>
    <w:tmpl w:val="81D43092"/>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2" w15:restartNumberingAfterBreak="0">
    <w:nsid w:val="5C142398"/>
    <w:multiLevelType w:val="hybridMultilevel"/>
    <w:tmpl w:val="84DED5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1B23A63"/>
    <w:multiLevelType w:val="hybridMultilevel"/>
    <w:tmpl w:val="C0A881A2"/>
    <w:lvl w:ilvl="0" w:tplc="A86497B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3186870"/>
    <w:multiLevelType w:val="hybridMultilevel"/>
    <w:tmpl w:val="381AB3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4CD5A5F"/>
    <w:multiLevelType w:val="hybridMultilevel"/>
    <w:tmpl w:val="506A627E"/>
    <w:lvl w:ilvl="0" w:tplc="FF6A309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0E543D3"/>
    <w:multiLevelType w:val="hybridMultilevel"/>
    <w:tmpl w:val="57F49D12"/>
    <w:lvl w:ilvl="0" w:tplc="A726D2AA">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305663E"/>
    <w:multiLevelType w:val="hybridMultilevel"/>
    <w:tmpl w:val="4F5A9B4E"/>
    <w:lvl w:ilvl="0" w:tplc="89981D82">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3AF6025"/>
    <w:multiLevelType w:val="hybridMultilevel"/>
    <w:tmpl w:val="F3A6CD3A"/>
    <w:lvl w:ilvl="0" w:tplc="E238176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B0554A9"/>
    <w:multiLevelType w:val="hybridMultilevel"/>
    <w:tmpl w:val="4EF207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7BF95514"/>
    <w:multiLevelType w:val="hybridMultilevel"/>
    <w:tmpl w:val="029A0D8E"/>
    <w:lvl w:ilvl="0" w:tplc="6C6C0C94">
      <w:start w:val="1"/>
      <w:numFmt w:val="lowerLetter"/>
      <w:lvlText w:val="%1)"/>
      <w:lvlJc w:val="left"/>
      <w:pPr>
        <w:ind w:left="1664" w:hanging="360"/>
      </w:pPr>
      <w:rPr>
        <w:rFonts w:hint="default"/>
      </w:rPr>
    </w:lvl>
    <w:lvl w:ilvl="1" w:tplc="04090019" w:tentative="1">
      <w:start w:val="1"/>
      <w:numFmt w:val="lowerLetter"/>
      <w:lvlText w:val="%2."/>
      <w:lvlJc w:val="left"/>
      <w:pPr>
        <w:ind w:left="2384" w:hanging="360"/>
      </w:pPr>
    </w:lvl>
    <w:lvl w:ilvl="2" w:tplc="0409001B" w:tentative="1">
      <w:start w:val="1"/>
      <w:numFmt w:val="lowerRoman"/>
      <w:lvlText w:val="%3."/>
      <w:lvlJc w:val="right"/>
      <w:pPr>
        <w:ind w:left="3104" w:hanging="180"/>
      </w:pPr>
    </w:lvl>
    <w:lvl w:ilvl="3" w:tplc="0409000F" w:tentative="1">
      <w:start w:val="1"/>
      <w:numFmt w:val="decimal"/>
      <w:lvlText w:val="%4."/>
      <w:lvlJc w:val="left"/>
      <w:pPr>
        <w:ind w:left="3824" w:hanging="360"/>
      </w:pPr>
    </w:lvl>
    <w:lvl w:ilvl="4" w:tplc="04090019" w:tentative="1">
      <w:start w:val="1"/>
      <w:numFmt w:val="lowerLetter"/>
      <w:lvlText w:val="%5."/>
      <w:lvlJc w:val="left"/>
      <w:pPr>
        <w:ind w:left="4544" w:hanging="360"/>
      </w:pPr>
    </w:lvl>
    <w:lvl w:ilvl="5" w:tplc="0409001B" w:tentative="1">
      <w:start w:val="1"/>
      <w:numFmt w:val="lowerRoman"/>
      <w:lvlText w:val="%6."/>
      <w:lvlJc w:val="right"/>
      <w:pPr>
        <w:ind w:left="5264" w:hanging="180"/>
      </w:pPr>
    </w:lvl>
    <w:lvl w:ilvl="6" w:tplc="0409000F" w:tentative="1">
      <w:start w:val="1"/>
      <w:numFmt w:val="decimal"/>
      <w:lvlText w:val="%7."/>
      <w:lvlJc w:val="left"/>
      <w:pPr>
        <w:ind w:left="5984" w:hanging="360"/>
      </w:pPr>
    </w:lvl>
    <w:lvl w:ilvl="7" w:tplc="04090019" w:tentative="1">
      <w:start w:val="1"/>
      <w:numFmt w:val="lowerLetter"/>
      <w:lvlText w:val="%8."/>
      <w:lvlJc w:val="left"/>
      <w:pPr>
        <w:ind w:left="6704" w:hanging="360"/>
      </w:pPr>
    </w:lvl>
    <w:lvl w:ilvl="8" w:tplc="0409001B" w:tentative="1">
      <w:start w:val="1"/>
      <w:numFmt w:val="lowerRoman"/>
      <w:lvlText w:val="%9."/>
      <w:lvlJc w:val="right"/>
      <w:pPr>
        <w:ind w:left="7424" w:hanging="180"/>
      </w:pPr>
    </w:lvl>
  </w:abstractNum>
  <w:num w:numId="1">
    <w:abstractNumId w:val="14"/>
  </w:num>
  <w:num w:numId="2">
    <w:abstractNumId w:val="21"/>
  </w:num>
  <w:num w:numId="3">
    <w:abstractNumId w:val="0"/>
  </w:num>
  <w:num w:numId="4">
    <w:abstractNumId w:val="1"/>
  </w:num>
  <w:num w:numId="5">
    <w:abstractNumId w:val="10"/>
  </w:num>
  <w:num w:numId="6">
    <w:abstractNumId w:val="27"/>
  </w:num>
  <w:num w:numId="7">
    <w:abstractNumId w:val="30"/>
  </w:num>
  <w:num w:numId="8">
    <w:abstractNumId w:val="3"/>
  </w:num>
  <w:num w:numId="9">
    <w:abstractNumId w:val="22"/>
  </w:num>
  <w:num w:numId="10">
    <w:abstractNumId w:val="25"/>
  </w:num>
  <w:num w:numId="11">
    <w:abstractNumId w:val="29"/>
  </w:num>
  <w:num w:numId="12">
    <w:abstractNumId w:val="2"/>
  </w:num>
  <w:num w:numId="13">
    <w:abstractNumId w:val="26"/>
  </w:num>
  <w:num w:numId="14">
    <w:abstractNumId w:val="8"/>
  </w:num>
  <w:num w:numId="15">
    <w:abstractNumId w:val="13"/>
  </w:num>
  <w:num w:numId="16">
    <w:abstractNumId w:val="23"/>
  </w:num>
  <w:num w:numId="17">
    <w:abstractNumId w:val="20"/>
  </w:num>
  <w:num w:numId="18">
    <w:abstractNumId w:val="9"/>
  </w:num>
  <w:num w:numId="19">
    <w:abstractNumId w:val="28"/>
  </w:num>
  <w:num w:numId="20">
    <w:abstractNumId w:val="5"/>
  </w:num>
  <w:num w:numId="21">
    <w:abstractNumId w:val="17"/>
  </w:num>
  <w:num w:numId="22">
    <w:abstractNumId w:val="7"/>
  </w:num>
  <w:num w:numId="23">
    <w:abstractNumId w:val="18"/>
  </w:num>
  <w:num w:numId="24">
    <w:abstractNumId w:val="16"/>
  </w:num>
  <w:num w:numId="25">
    <w:abstractNumId w:val="19"/>
  </w:num>
  <w:num w:numId="26">
    <w:abstractNumId w:val="24"/>
  </w:num>
  <w:num w:numId="27">
    <w:abstractNumId w:val="6"/>
  </w:num>
  <w:num w:numId="28">
    <w:abstractNumId w:val="12"/>
  </w:num>
  <w:num w:numId="29">
    <w:abstractNumId w:val="4"/>
  </w:num>
  <w:num w:numId="30">
    <w:abstractNumId w:val="15"/>
  </w:num>
  <w:num w:numId="31">
    <w:abstractNumId w:val="1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ax Lindmark">
    <w15:presenceInfo w15:providerId="AD" w15:userId="S-1-5-21-1060284298-1343024091-682003330-142419"/>
  </w15:person>
  <w15:person w15:author="Jan Ohlberger">
    <w15:presenceInfo w15:providerId="None" w15:userId="Jan Ohlberg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linkStyles/>
  <w:stylePaneFormatFilter w:val="D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1"/>
  <w:revisionView w:formatting="0"/>
  <w:defaultTabStop w:val="1304"/>
  <w:hyphenationZone w:val="425"/>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0E9A"/>
    <w:rsid w:val="00002A07"/>
    <w:rsid w:val="00002EF2"/>
    <w:rsid w:val="000033A2"/>
    <w:rsid w:val="000046C3"/>
    <w:rsid w:val="00004A88"/>
    <w:rsid w:val="00004E6F"/>
    <w:rsid w:val="0000510E"/>
    <w:rsid w:val="0000521B"/>
    <w:rsid w:val="00007044"/>
    <w:rsid w:val="000075A9"/>
    <w:rsid w:val="00007DC2"/>
    <w:rsid w:val="000104E9"/>
    <w:rsid w:val="00010628"/>
    <w:rsid w:val="00010DA1"/>
    <w:rsid w:val="00011ACC"/>
    <w:rsid w:val="00011C80"/>
    <w:rsid w:val="00012D53"/>
    <w:rsid w:val="00012DA1"/>
    <w:rsid w:val="00017F5C"/>
    <w:rsid w:val="00020B0E"/>
    <w:rsid w:val="00020F8B"/>
    <w:rsid w:val="00022867"/>
    <w:rsid w:val="0002287F"/>
    <w:rsid w:val="00023756"/>
    <w:rsid w:val="00023A32"/>
    <w:rsid w:val="00023ED3"/>
    <w:rsid w:val="00024527"/>
    <w:rsid w:val="00024B8D"/>
    <w:rsid w:val="0002507D"/>
    <w:rsid w:val="0002605E"/>
    <w:rsid w:val="0002642F"/>
    <w:rsid w:val="00030166"/>
    <w:rsid w:val="000302A8"/>
    <w:rsid w:val="000303B0"/>
    <w:rsid w:val="0003125C"/>
    <w:rsid w:val="000316E7"/>
    <w:rsid w:val="0003251A"/>
    <w:rsid w:val="00032D82"/>
    <w:rsid w:val="00032FB8"/>
    <w:rsid w:val="0003325E"/>
    <w:rsid w:val="00034317"/>
    <w:rsid w:val="00034D06"/>
    <w:rsid w:val="00035088"/>
    <w:rsid w:val="000351A2"/>
    <w:rsid w:val="00035FE5"/>
    <w:rsid w:val="00036117"/>
    <w:rsid w:val="00036CE3"/>
    <w:rsid w:val="0004083A"/>
    <w:rsid w:val="00040B96"/>
    <w:rsid w:val="00040DE3"/>
    <w:rsid w:val="00040FF1"/>
    <w:rsid w:val="00042B4D"/>
    <w:rsid w:val="0004393B"/>
    <w:rsid w:val="00044449"/>
    <w:rsid w:val="0004466F"/>
    <w:rsid w:val="00047601"/>
    <w:rsid w:val="00047BFA"/>
    <w:rsid w:val="00050108"/>
    <w:rsid w:val="000504D8"/>
    <w:rsid w:val="00050A2A"/>
    <w:rsid w:val="0005173A"/>
    <w:rsid w:val="0005195A"/>
    <w:rsid w:val="00052FF8"/>
    <w:rsid w:val="00053007"/>
    <w:rsid w:val="00053D07"/>
    <w:rsid w:val="00053E90"/>
    <w:rsid w:val="00053FDC"/>
    <w:rsid w:val="000562F8"/>
    <w:rsid w:val="00056C4C"/>
    <w:rsid w:val="000608D1"/>
    <w:rsid w:val="00060B95"/>
    <w:rsid w:val="00060EA7"/>
    <w:rsid w:val="000617D9"/>
    <w:rsid w:val="00062CB9"/>
    <w:rsid w:val="00064041"/>
    <w:rsid w:val="00065F0E"/>
    <w:rsid w:val="00066D43"/>
    <w:rsid w:val="000675AB"/>
    <w:rsid w:val="00067956"/>
    <w:rsid w:val="00070A75"/>
    <w:rsid w:val="000713BC"/>
    <w:rsid w:val="00071BC3"/>
    <w:rsid w:val="00072330"/>
    <w:rsid w:val="00072708"/>
    <w:rsid w:val="00073460"/>
    <w:rsid w:val="000744A2"/>
    <w:rsid w:val="00074FB8"/>
    <w:rsid w:val="000753AA"/>
    <w:rsid w:val="0007559F"/>
    <w:rsid w:val="000761CA"/>
    <w:rsid w:val="00077527"/>
    <w:rsid w:val="00080241"/>
    <w:rsid w:val="000819F0"/>
    <w:rsid w:val="00081DBA"/>
    <w:rsid w:val="0008221C"/>
    <w:rsid w:val="000840CC"/>
    <w:rsid w:val="000842E7"/>
    <w:rsid w:val="0008543A"/>
    <w:rsid w:val="00085FE5"/>
    <w:rsid w:val="00092202"/>
    <w:rsid w:val="000934B6"/>
    <w:rsid w:val="00093BEB"/>
    <w:rsid w:val="00094621"/>
    <w:rsid w:val="00094EC0"/>
    <w:rsid w:val="000A0C20"/>
    <w:rsid w:val="000A44E7"/>
    <w:rsid w:val="000A49C5"/>
    <w:rsid w:val="000A5299"/>
    <w:rsid w:val="000A629C"/>
    <w:rsid w:val="000A6BA2"/>
    <w:rsid w:val="000A7055"/>
    <w:rsid w:val="000A7FAD"/>
    <w:rsid w:val="000B069D"/>
    <w:rsid w:val="000B0ED6"/>
    <w:rsid w:val="000B0EEB"/>
    <w:rsid w:val="000B1740"/>
    <w:rsid w:val="000B1B03"/>
    <w:rsid w:val="000B225A"/>
    <w:rsid w:val="000B2612"/>
    <w:rsid w:val="000B3A25"/>
    <w:rsid w:val="000B3EFF"/>
    <w:rsid w:val="000B5425"/>
    <w:rsid w:val="000B54CE"/>
    <w:rsid w:val="000B603D"/>
    <w:rsid w:val="000B7715"/>
    <w:rsid w:val="000C38DB"/>
    <w:rsid w:val="000C3C6A"/>
    <w:rsid w:val="000C3DC7"/>
    <w:rsid w:val="000C40E1"/>
    <w:rsid w:val="000C44CC"/>
    <w:rsid w:val="000C4658"/>
    <w:rsid w:val="000C4B79"/>
    <w:rsid w:val="000C5410"/>
    <w:rsid w:val="000C5880"/>
    <w:rsid w:val="000C6247"/>
    <w:rsid w:val="000C6769"/>
    <w:rsid w:val="000C7461"/>
    <w:rsid w:val="000C7497"/>
    <w:rsid w:val="000C7A32"/>
    <w:rsid w:val="000C7A71"/>
    <w:rsid w:val="000C7FA5"/>
    <w:rsid w:val="000D02E4"/>
    <w:rsid w:val="000D08B8"/>
    <w:rsid w:val="000D0A86"/>
    <w:rsid w:val="000D0FE3"/>
    <w:rsid w:val="000D1971"/>
    <w:rsid w:val="000D3E8F"/>
    <w:rsid w:val="000D4585"/>
    <w:rsid w:val="000D5251"/>
    <w:rsid w:val="000D52E8"/>
    <w:rsid w:val="000D5FD0"/>
    <w:rsid w:val="000D683D"/>
    <w:rsid w:val="000E1122"/>
    <w:rsid w:val="000E1C7F"/>
    <w:rsid w:val="000E214D"/>
    <w:rsid w:val="000E2CA3"/>
    <w:rsid w:val="000E4F9E"/>
    <w:rsid w:val="000E592F"/>
    <w:rsid w:val="000E594F"/>
    <w:rsid w:val="000E5FAF"/>
    <w:rsid w:val="000E7B85"/>
    <w:rsid w:val="000F2074"/>
    <w:rsid w:val="000F2D52"/>
    <w:rsid w:val="000F37B2"/>
    <w:rsid w:val="000F3D32"/>
    <w:rsid w:val="000F493A"/>
    <w:rsid w:val="000F5E03"/>
    <w:rsid w:val="000F5F1B"/>
    <w:rsid w:val="000F68D6"/>
    <w:rsid w:val="000F7111"/>
    <w:rsid w:val="000F7215"/>
    <w:rsid w:val="00100F2B"/>
    <w:rsid w:val="001012E9"/>
    <w:rsid w:val="00101EA4"/>
    <w:rsid w:val="00103E5D"/>
    <w:rsid w:val="00103F0F"/>
    <w:rsid w:val="0010406A"/>
    <w:rsid w:val="001041C9"/>
    <w:rsid w:val="00104C13"/>
    <w:rsid w:val="00106BED"/>
    <w:rsid w:val="00106C68"/>
    <w:rsid w:val="00110AAA"/>
    <w:rsid w:val="00111320"/>
    <w:rsid w:val="0011159F"/>
    <w:rsid w:val="0011277E"/>
    <w:rsid w:val="00112976"/>
    <w:rsid w:val="00112CDD"/>
    <w:rsid w:val="00113EAB"/>
    <w:rsid w:val="00114186"/>
    <w:rsid w:val="00114F8D"/>
    <w:rsid w:val="0011593B"/>
    <w:rsid w:val="00116DAB"/>
    <w:rsid w:val="00116E84"/>
    <w:rsid w:val="00116F62"/>
    <w:rsid w:val="00117C19"/>
    <w:rsid w:val="001209CD"/>
    <w:rsid w:val="00120C13"/>
    <w:rsid w:val="001210A2"/>
    <w:rsid w:val="001212C9"/>
    <w:rsid w:val="00122CF6"/>
    <w:rsid w:val="001231E4"/>
    <w:rsid w:val="00123471"/>
    <w:rsid w:val="001236A3"/>
    <w:rsid w:val="0012511E"/>
    <w:rsid w:val="001255DB"/>
    <w:rsid w:val="00125A25"/>
    <w:rsid w:val="001272A8"/>
    <w:rsid w:val="0013077C"/>
    <w:rsid w:val="0013149F"/>
    <w:rsid w:val="001327F8"/>
    <w:rsid w:val="001338CE"/>
    <w:rsid w:val="00133EC1"/>
    <w:rsid w:val="00135626"/>
    <w:rsid w:val="0013635A"/>
    <w:rsid w:val="0013685C"/>
    <w:rsid w:val="00136D7F"/>
    <w:rsid w:val="00136DE7"/>
    <w:rsid w:val="0013740D"/>
    <w:rsid w:val="00137458"/>
    <w:rsid w:val="00137697"/>
    <w:rsid w:val="00137AD2"/>
    <w:rsid w:val="001403C1"/>
    <w:rsid w:val="001406CC"/>
    <w:rsid w:val="001414D6"/>
    <w:rsid w:val="00141F81"/>
    <w:rsid w:val="00142E26"/>
    <w:rsid w:val="00143365"/>
    <w:rsid w:val="00144476"/>
    <w:rsid w:val="0014600E"/>
    <w:rsid w:val="001462BE"/>
    <w:rsid w:val="00146FF4"/>
    <w:rsid w:val="00147F73"/>
    <w:rsid w:val="001514B7"/>
    <w:rsid w:val="001518BB"/>
    <w:rsid w:val="00152176"/>
    <w:rsid w:val="00152C1E"/>
    <w:rsid w:val="00152FA9"/>
    <w:rsid w:val="00153304"/>
    <w:rsid w:val="00153DAF"/>
    <w:rsid w:val="0015738E"/>
    <w:rsid w:val="001578C1"/>
    <w:rsid w:val="00160584"/>
    <w:rsid w:val="00160E6C"/>
    <w:rsid w:val="00161B3D"/>
    <w:rsid w:val="001624C7"/>
    <w:rsid w:val="00162F58"/>
    <w:rsid w:val="00163824"/>
    <w:rsid w:val="00164A22"/>
    <w:rsid w:val="00165926"/>
    <w:rsid w:val="00165C9A"/>
    <w:rsid w:val="00166273"/>
    <w:rsid w:val="001662D3"/>
    <w:rsid w:val="0016713F"/>
    <w:rsid w:val="00167564"/>
    <w:rsid w:val="00170155"/>
    <w:rsid w:val="00171E94"/>
    <w:rsid w:val="001727D5"/>
    <w:rsid w:val="00172B24"/>
    <w:rsid w:val="00172DE9"/>
    <w:rsid w:val="001733D5"/>
    <w:rsid w:val="00173AC9"/>
    <w:rsid w:val="00173D37"/>
    <w:rsid w:val="001747D2"/>
    <w:rsid w:val="00174E2E"/>
    <w:rsid w:val="00174E96"/>
    <w:rsid w:val="00175467"/>
    <w:rsid w:val="00176E3E"/>
    <w:rsid w:val="00177568"/>
    <w:rsid w:val="00177D54"/>
    <w:rsid w:val="00177E09"/>
    <w:rsid w:val="00180FCE"/>
    <w:rsid w:val="0018109A"/>
    <w:rsid w:val="0018176A"/>
    <w:rsid w:val="0018308E"/>
    <w:rsid w:val="00183531"/>
    <w:rsid w:val="00183AB7"/>
    <w:rsid w:val="0018483B"/>
    <w:rsid w:val="0018519A"/>
    <w:rsid w:val="001853FB"/>
    <w:rsid w:val="001855A0"/>
    <w:rsid w:val="00186C9B"/>
    <w:rsid w:val="00186D96"/>
    <w:rsid w:val="00187F5C"/>
    <w:rsid w:val="001908E2"/>
    <w:rsid w:val="00190CF8"/>
    <w:rsid w:val="00191087"/>
    <w:rsid w:val="0019121C"/>
    <w:rsid w:val="001917BB"/>
    <w:rsid w:val="001918D6"/>
    <w:rsid w:val="00191A28"/>
    <w:rsid w:val="00191A2B"/>
    <w:rsid w:val="00192338"/>
    <w:rsid w:val="00194BBB"/>
    <w:rsid w:val="00195953"/>
    <w:rsid w:val="00196B58"/>
    <w:rsid w:val="00197CAD"/>
    <w:rsid w:val="001A04A4"/>
    <w:rsid w:val="001A0833"/>
    <w:rsid w:val="001A1EE1"/>
    <w:rsid w:val="001A1F63"/>
    <w:rsid w:val="001A38BC"/>
    <w:rsid w:val="001A6B7F"/>
    <w:rsid w:val="001B155A"/>
    <w:rsid w:val="001B2428"/>
    <w:rsid w:val="001B307C"/>
    <w:rsid w:val="001B3584"/>
    <w:rsid w:val="001B4E27"/>
    <w:rsid w:val="001B4E53"/>
    <w:rsid w:val="001B5B83"/>
    <w:rsid w:val="001B5E76"/>
    <w:rsid w:val="001B6FC7"/>
    <w:rsid w:val="001B7828"/>
    <w:rsid w:val="001C002D"/>
    <w:rsid w:val="001C3335"/>
    <w:rsid w:val="001C38FF"/>
    <w:rsid w:val="001C42E6"/>
    <w:rsid w:val="001C50E7"/>
    <w:rsid w:val="001C58A8"/>
    <w:rsid w:val="001C5CE5"/>
    <w:rsid w:val="001C6B1F"/>
    <w:rsid w:val="001C7251"/>
    <w:rsid w:val="001C779C"/>
    <w:rsid w:val="001C78CD"/>
    <w:rsid w:val="001D0634"/>
    <w:rsid w:val="001D0AC5"/>
    <w:rsid w:val="001D173D"/>
    <w:rsid w:val="001D1C47"/>
    <w:rsid w:val="001D1D31"/>
    <w:rsid w:val="001D2934"/>
    <w:rsid w:val="001D2DB0"/>
    <w:rsid w:val="001D2DED"/>
    <w:rsid w:val="001D319C"/>
    <w:rsid w:val="001D3DE1"/>
    <w:rsid w:val="001D4200"/>
    <w:rsid w:val="001D4D29"/>
    <w:rsid w:val="001D70F4"/>
    <w:rsid w:val="001D77BD"/>
    <w:rsid w:val="001E0C17"/>
    <w:rsid w:val="001E3DCA"/>
    <w:rsid w:val="001E5ABB"/>
    <w:rsid w:val="001E5DE2"/>
    <w:rsid w:val="001E6444"/>
    <w:rsid w:val="001E6743"/>
    <w:rsid w:val="001E68C6"/>
    <w:rsid w:val="001E68EF"/>
    <w:rsid w:val="001E7640"/>
    <w:rsid w:val="001E7F06"/>
    <w:rsid w:val="001F126B"/>
    <w:rsid w:val="001F1749"/>
    <w:rsid w:val="001F235E"/>
    <w:rsid w:val="001F4BD8"/>
    <w:rsid w:val="001F64A3"/>
    <w:rsid w:val="001F64BB"/>
    <w:rsid w:val="001F785D"/>
    <w:rsid w:val="001F7DE9"/>
    <w:rsid w:val="0020088E"/>
    <w:rsid w:val="00200924"/>
    <w:rsid w:val="00202A3F"/>
    <w:rsid w:val="002037B8"/>
    <w:rsid w:val="00204049"/>
    <w:rsid w:val="002048DE"/>
    <w:rsid w:val="00204903"/>
    <w:rsid w:val="002053CB"/>
    <w:rsid w:val="00207E29"/>
    <w:rsid w:val="00207EA7"/>
    <w:rsid w:val="0021092E"/>
    <w:rsid w:val="00210963"/>
    <w:rsid w:val="0021135B"/>
    <w:rsid w:val="00211D4F"/>
    <w:rsid w:val="00212311"/>
    <w:rsid w:val="00214EC5"/>
    <w:rsid w:val="00215704"/>
    <w:rsid w:val="002158F1"/>
    <w:rsid w:val="002169D8"/>
    <w:rsid w:val="00216C3A"/>
    <w:rsid w:val="00216EA5"/>
    <w:rsid w:val="00217069"/>
    <w:rsid w:val="00220440"/>
    <w:rsid w:val="00220A3B"/>
    <w:rsid w:val="00220D07"/>
    <w:rsid w:val="00221280"/>
    <w:rsid w:val="00221BEA"/>
    <w:rsid w:val="00221C1D"/>
    <w:rsid w:val="00221E16"/>
    <w:rsid w:val="0022270B"/>
    <w:rsid w:val="00222AA6"/>
    <w:rsid w:val="00222AF5"/>
    <w:rsid w:val="00223256"/>
    <w:rsid w:val="0022406C"/>
    <w:rsid w:val="00224252"/>
    <w:rsid w:val="00225846"/>
    <w:rsid w:val="00225BF9"/>
    <w:rsid w:val="00225EB3"/>
    <w:rsid w:val="00225EE0"/>
    <w:rsid w:val="00226667"/>
    <w:rsid w:val="00227385"/>
    <w:rsid w:val="00227503"/>
    <w:rsid w:val="002327B3"/>
    <w:rsid w:val="00232B57"/>
    <w:rsid w:val="00232C56"/>
    <w:rsid w:val="002344C6"/>
    <w:rsid w:val="00235BBF"/>
    <w:rsid w:val="00236A1A"/>
    <w:rsid w:val="0023778B"/>
    <w:rsid w:val="00241032"/>
    <w:rsid w:val="00241767"/>
    <w:rsid w:val="0024319F"/>
    <w:rsid w:val="00243ED7"/>
    <w:rsid w:val="00244556"/>
    <w:rsid w:val="00245A98"/>
    <w:rsid w:val="0024643C"/>
    <w:rsid w:val="002471E8"/>
    <w:rsid w:val="002472F4"/>
    <w:rsid w:val="002474ED"/>
    <w:rsid w:val="00250AB3"/>
    <w:rsid w:val="002516D0"/>
    <w:rsid w:val="002535A6"/>
    <w:rsid w:val="00254101"/>
    <w:rsid w:val="00254271"/>
    <w:rsid w:val="0025448D"/>
    <w:rsid w:val="00254717"/>
    <w:rsid w:val="00254ED4"/>
    <w:rsid w:val="0025544C"/>
    <w:rsid w:val="002555F5"/>
    <w:rsid w:val="002564E8"/>
    <w:rsid w:val="00256DE0"/>
    <w:rsid w:val="00256E0F"/>
    <w:rsid w:val="00257496"/>
    <w:rsid w:val="00257DC7"/>
    <w:rsid w:val="00261377"/>
    <w:rsid w:val="00261827"/>
    <w:rsid w:val="00263452"/>
    <w:rsid w:val="00264054"/>
    <w:rsid w:val="00264FF4"/>
    <w:rsid w:val="00265D48"/>
    <w:rsid w:val="00266BE1"/>
    <w:rsid w:val="00267909"/>
    <w:rsid w:val="00267F8D"/>
    <w:rsid w:val="00270FD8"/>
    <w:rsid w:val="002734AE"/>
    <w:rsid w:val="002749CE"/>
    <w:rsid w:val="0027501B"/>
    <w:rsid w:val="00277DCB"/>
    <w:rsid w:val="00280DA1"/>
    <w:rsid w:val="002815C0"/>
    <w:rsid w:val="0028177F"/>
    <w:rsid w:val="002817AF"/>
    <w:rsid w:val="0028186D"/>
    <w:rsid w:val="00281AE7"/>
    <w:rsid w:val="00281F81"/>
    <w:rsid w:val="002823AF"/>
    <w:rsid w:val="00283150"/>
    <w:rsid w:val="002837D0"/>
    <w:rsid w:val="00284E05"/>
    <w:rsid w:val="002858C1"/>
    <w:rsid w:val="00285D63"/>
    <w:rsid w:val="00286706"/>
    <w:rsid w:val="00290C8A"/>
    <w:rsid w:val="0029238E"/>
    <w:rsid w:val="0029274B"/>
    <w:rsid w:val="0029355F"/>
    <w:rsid w:val="002941CE"/>
    <w:rsid w:val="002942EB"/>
    <w:rsid w:val="0029471A"/>
    <w:rsid w:val="0029538A"/>
    <w:rsid w:val="00295D67"/>
    <w:rsid w:val="00297B5E"/>
    <w:rsid w:val="00297B8F"/>
    <w:rsid w:val="002A0350"/>
    <w:rsid w:val="002A0AF0"/>
    <w:rsid w:val="002A1665"/>
    <w:rsid w:val="002A1F24"/>
    <w:rsid w:val="002A2452"/>
    <w:rsid w:val="002A2594"/>
    <w:rsid w:val="002A28C4"/>
    <w:rsid w:val="002A3404"/>
    <w:rsid w:val="002A3E9A"/>
    <w:rsid w:val="002A4A40"/>
    <w:rsid w:val="002A590E"/>
    <w:rsid w:val="002A6389"/>
    <w:rsid w:val="002B02D9"/>
    <w:rsid w:val="002B0444"/>
    <w:rsid w:val="002B098F"/>
    <w:rsid w:val="002B1C6B"/>
    <w:rsid w:val="002B343F"/>
    <w:rsid w:val="002B3859"/>
    <w:rsid w:val="002B48A4"/>
    <w:rsid w:val="002B4B9F"/>
    <w:rsid w:val="002B6964"/>
    <w:rsid w:val="002B7B50"/>
    <w:rsid w:val="002C02B5"/>
    <w:rsid w:val="002C0983"/>
    <w:rsid w:val="002C2269"/>
    <w:rsid w:val="002C3B62"/>
    <w:rsid w:val="002C3E39"/>
    <w:rsid w:val="002C6178"/>
    <w:rsid w:val="002C7C37"/>
    <w:rsid w:val="002D3F93"/>
    <w:rsid w:val="002D4672"/>
    <w:rsid w:val="002D5168"/>
    <w:rsid w:val="002D5388"/>
    <w:rsid w:val="002D5947"/>
    <w:rsid w:val="002D62A8"/>
    <w:rsid w:val="002D7ACA"/>
    <w:rsid w:val="002E04C9"/>
    <w:rsid w:val="002E07AC"/>
    <w:rsid w:val="002E0B63"/>
    <w:rsid w:val="002E2949"/>
    <w:rsid w:val="002E33BA"/>
    <w:rsid w:val="002E4FBD"/>
    <w:rsid w:val="002E5DFA"/>
    <w:rsid w:val="002E688B"/>
    <w:rsid w:val="002E6AE3"/>
    <w:rsid w:val="002E774F"/>
    <w:rsid w:val="002F03FB"/>
    <w:rsid w:val="002F0AE8"/>
    <w:rsid w:val="002F0D53"/>
    <w:rsid w:val="002F1C56"/>
    <w:rsid w:val="002F2D81"/>
    <w:rsid w:val="002F387C"/>
    <w:rsid w:val="002F39E7"/>
    <w:rsid w:val="002F463E"/>
    <w:rsid w:val="002F4E9B"/>
    <w:rsid w:val="002F5333"/>
    <w:rsid w:val="002F5F34"/>
    <w:rsid w:val="002F65B9"/>
    <w:rsid w:val="002F6C5D"/>
    <w:rsid w:val="003008EC"/>
    <w:rsid w:val="00300C06"/>
    <w:rsid w:val="00301305"/>
    <w:rsid w:val="00301B8E"/>
    <w:rsid w:val="00301D03"/>
    <w:rsid w:val="00303386"/>
    <w:rsid w:val="00305439"/>
    <w:rsid w:val="00305CD5"/>
    <w:rsid w:val="00305EE3"/>
    <w:rsid w:val="00305F58"/>
    <w:rsid w:val="00306209"/>
    <w:rsid w:val="0030764C"/>
    <w:rsid w:val="0031021A"/>
    <w:rsid w:val="0031052E"/>
    <w:rsid w:val="00310A10"/>
    <w:rsid w:val="00311E65"/>
    <w:rsid w:val="00312103"/>
    <w:rsid w:val="00312D49"/>
    <w:rsid w:val="00313374"/>
    <w:rsid w:val="00313CCD"/>
    <w:rsid w:val="00313E1A"/>
    <w:rsid w:val="003140BA"/>
    <w:rsid w:val="0031433F"/>
    <w:rsid w:val="003152C4"/>
    <w:rsid w:val="00316A97"/>
    <w:rsid w:val="00316D89"/>
    <w:rsid w:val="00316FF1"/>
    <w:rsid w:val="0031708F"/>
    <w:rsid w:val="00321B73"/>
    <w:rsid w:val="003224C2"/>
    <w:rsid w:val="003225CA"/>
    <w:rsid w:val="00322AEE"/>
    <w:rsid w:val="0032316F"/>
    <w:rsid w:val="0032348F"/>
    <w:rsid w:val="00323F8E"/>
    <w:rsid w:val="003259E4"/>
    <w:rsid w:val="003316A2"/>
    <w:rsid w:val="00331F5E"/>
    <w:rsid w:val="00332ADC"/>
    <w:rsid w:val="00333071"/>
    <w:rsid w:val="00335565"/>
    <w:rsid w:val="00335906"/>
    <w:rsid w:val="00336EDA"/>
    <w:rsid w:val="00337466"/>
    <w:rsid w:val="00337CC2"/>
    <w:rsid w:val="00340860"/>
    <w:rsid w:val="00340BD9"/>
    <w:rsid w:val="00340E9A"/>
    <w:rsid w:val="0034262F"/>
    <w:rsid w:val="00342CC2"/>
    <w:rsid w:val="0034369C"/>
    <w:rsid w:val="00343966"/>
    <w:rsid w:val="00343EAC"/>
    <w:rsid w:val="003464BF"/>
    <w:rsid w:val="00346684"/>
    <w:rsid w:val="00346952"/>
    <w:rsid w:val="00346D93"/>
    <w:rsid w:val="003502F9"/>
    <w:rsid w:val="00351117"/>
    <w:rsid w:val="003512C5"/>
    <w:rsid w:val="00351E78"/>
    <w:rsid w:val="00353881"/>
    <w:rsid w:val="00353BA1"/>
    <w:rsid w:val="00354C6A"/>
    <w:rsid w:val="003562E2"/>
    <w:rsid w:val="00356884"/>
    <w:rsid w:val="00361E6E"/>
    <w:rsid w:val="00364D0F"/>
    <w:rsid w:val="003657F9"/>
    <w:rsid w:val="00365B75"/>
    <w:rsid w:val="00366238"/>
    <w:rsid w:val="00366F98"/>
    <w:rsid w:val="003678E0"/>
    <w:rsid w:val="00367C0C"/>
    <w:rsid w:val="00370B63"/>
    <w:rsid w:val="0037173B"/>
    <w:rsid w:val="003727FD"/>
    <w:rsid w:val="00372E45"/>
    <w:rsid w:val="00372F95"/>
    <w:rsid w:val="00373994"/>
    <w:rsid w:val="00373B3C"/>
    <w:rsid w:val="00374569"/>
    <w:rsid w:val="00374DFB"/>
    <w:rsid w:val="00376CD9"/>
    <w:rsid w:val="00377093"/>
    <w:rsid w:val="003774F9"/>
    <w:rsid w:val="003802AA"/>
    <w:rsid w:val="00382E28"/>
    <w:rsid w:val="00382F5A"/>
    <w:rsid w:val="00383125"/>
    <w:rsid w:val="00383337"/>
    <w:rsid w:val="003849B5"/>
    <w:rsid w:val="00384B79"/>
    <w:rsid w:val="00384C8B"/>
    <w:rsid w:val="00384D5B"/>
    <w:rsid w:val="00384EA0"/>
    <w:rsid w:val="003851AD"/>
    <w:rsid w:val="00385D03"/>
    <w:rsid w:val="00387D02"/>
    <w:rsid w:val="00387F69"/>
    <w:rsid w:val="00390462"/>
    <w:rsid w:val="00391D39"/>
    <w:rsid w:val="00391E63"/>
    <w:rsid w:val="003943F4"/>
    <w:rsid w:val="00395BB2"/>
    <w:rsid w:val="00396D7F"/>
    <w:rsid w:val="003974D4"/>
    <w:rsid w:val="00397AA8"/>
    <w:rsid w:val="003A094F"/>
    <w:rsid w:val="003A1B96"/>
    <w:rsid w:val="003A1B9F"/>
    <w:rsid w:val="003A1FF2"/>
    <w:rsid w:val="003A29B9"/>
    <w:rsid w:val="003A42E9"/>
    <w:rsid w:val="003A7648"/>
    <w:rsid w:val="003B040E"/>
    <w:rsid w:val="003B0EA7"/>
    <w:rsid w:val="003B11F3"/>
    <w:rsid w:val="003B26C7"/>
    <w:rsid w:val="003B2D53"/>
    <w:rsid w:val="003B2F68"/>
    <w:rsid w:val="003B3300"/>
    <w:rsid w:val="003B3425"/>
    <w:rsid w:val="003B3E87"/>
    <w:rsid w:val="003B4008"/>
    <w:rsid w:val="003B4601"/>
    <w:rsid w:val="003B47A7"/>
    <w:rsid w:val="003B6E1A"/>
    <w:rsid w:val="003B6F6E"/>
    <w:rsid w:val="003B7DD1"/>
    <w:rsid w:val="003B7F77"/>
    <w:rsid w:val="003C0905"/>
    <w:rsid w:val="003C1081"/>
    <w:rsid w:val="003C1F37"/>
    <w:rsid w:val="003C2910"/>
    <w:rsid w:val="003C5273"/>
    <w:rsid w:val="003C5BCB"/>
    <w:rsid w:val="003C61B3"/>
    <w:rsid w:val="003C7B12"/>
    <w:rsid w:val="003C7FBD"/>
    <w:rsid w:val="003D16A4"/>
    <w:rsid w:val="003D1A25"/>
    <w:rsid w:val="003D3405"/>
    <w:rsid w:val="003D4FBA"/>
    <w:rsid w:val="003D52FB"/>
    <w:rsid w:val="003D5DB7"/>
    <w:rsid w:val="003D646A"/>
    <w:rsid w:val="003D6661"/>
    <w:rsid w:val="003D6D12"/>
    <w:rsid w:val="003D71D2"/>
    <w:rsid w:val="003D79D4"/>
    <w:rsid w:val="003E0031"/>
    <w:rsid w:val="003E19B5"/>
    <w:rsid w:val="003E2BF4"/>
    <w:rsid w:val="003E3004"/>
    <w:rsid w:val="003E3913"/>
    <w:rsid w:val="003E41BF"/>
    <w:rsid w:val="003E537B"/>
    <w:rsid w:val="003E56C1"/>
    <w:rsid w:val="003E5C1F"/>
    <w:rsid w:val="003E5DF0"/>
    <w:rsid w:val="003E64E2"/>
    <w:rsid w:val="003E6C54"/>
    <w:rsid w:val="003F0D36"/>
    <w:rsid w:val="003F17D5"/>
    <w:rsid w:val="003F2DDE"/>
    <w:rsid w:val="003F357D"/>
    <w:rsid w:val="003F3C08"/>
    <w:rsid w:val="003F3F46"/>
    <w:rsid w:val="003F5066"/>
    <w:rsid w:val="003F563B"/>
    <w:rsid w:val="003F6209"/>
    <w:rsid w:val="00400080"/>
    <w:rsid w:val="00400863"/>
    <w:rsid w:val="00400D96"/>
    <w:rsid w:val="00401B75"/>
    <w:rsid w:val="00403371"/>
    <w:rsid w:val="00403B14"/>
    <w:rsid w:val="00404F82"/>
    <w:rsid w:val="0040505D"/>
    <w:rsid w:val="0040655E"/>
    <w:rsid w:val="00406F4F"/>
    <w:rsid w:val="00407A11"/>
    <w:rsid w:val="0041016A"/>
    <w:rsid w:val="00410BC0"/>
    <w:rsid w:val="00411080"/>
    <w:rsid w:val="00411831"/>
    <w:rsid w:val="00411BB9"/>
    <w:rsid w:val="00411C6C"/>
    <w:rsid w:val="004126C1"/>
    <w:rsid w:val="00413369"/>
    <w:rsid w:val="00413911"/>
    <w:rsid w:val="00413C6A"/>
    <w:rsid w:val="0041423D"/>
    <w:rsid w:val="004157B2"/>
    <w:rsid w:val="0041675C"/>
    <w:rsid w:val="004170E5"/>
    <w:rsid w:val="0041775A"/>
    <w:rsid w:val="00417F51"/>
    <w:rsid w:val="00420A6A"/>
    <w:rsid w:val="00420F50"/>
    <w:rsid w:val="00420FE0"/>
    <w:rsid w:val="004210DE"/>
    <w:rsid w:val="00421D16"/>
    <w:rsid w:val="00422165"/>
    <w:rsid w:val="004227D9"/>
    <w:rsid w:val="00422FB7"/>
    <w:rsid w:val="00423003"/>
    <w:rsid w:val="004237A8"/>
    <w:rsid w:val="00423C92"/>
    <w:rsid w:val="00423EB0"/>
    <w:rsid w:val="0042470B"/>
    <w:rsid w:val="00424E44"/>
    <w:rsid w:val="00424EAF"/>
    <w:rsid w:val="004253C2"/>
    <w:rsid w:val="00425A25"/>
    <w:rsid w:val="00426CA6"/>
    <w:rsid w:val="0042714B"/>
    <w:rsid w:val="00430057"/>
    <w:rsid w:val="00430138"/>
    <w:rsid w:val="004307BB"/>
    <w:rsid w:val="00430DD5"/>
    <w:rsid w:val="00432937"/>
    <w:rsid w:val="004332BF"/>
    <w:rsid w:val="004339E2"/>
    <w:rsid w:val="00433DC5"/>
    <w:rsid w:val="004343E5"/>
    <w:rsid w:val="004349B2"/>
    <w:rsid w:val="00434A09"/>
    <w:rsid w:val="0043547C"/>
    <w:rsid w:val="00435608"/>
    <w:rsid w:val="004363B6"/>
    <w:rsid w:val="00440AC3"/>
    <w:rsid w:val="00441F11"/>
    <w:rsid w:val="00441F9C"/>
    <w:rsid w:val="004460FD"/>
    <w:rsid w:val="004464F7"/>
    <w:rsid w:val="0045038B"/>
    <w:rsid w:val="00452887"/>
    <w:rsid w:val="0045434E"/>
    <w:rsid w:val="0045571D"/>
    <w:rsid w:val="004564A9"/>
    <w:rsid w:val="00460A77"/>
    <w:rsid w:val="0046172E"/>
    <w:rsid w:val="00461898"/>
    <w:rsid w:val="004633DE"/>
    <w:rsid w:val="004633EB"/>
    <w:rsid w:val="00463513"/>
    <w:rsid w:val="00463C6F"/>
    <w:rsid w:val="00464279"/>
    <w:rsid w:val="0046670A"/>
    <w:rsid w:val="00467C84"/>
    <w:rsid w:val="00471CC6"/>
    <w:rsid w:val="0047394E"/>
    <w:rsid w:val="004742A8"/>
    <w:rsid w:val="0047451D"/>
    <w:rsid w:val="00475609"/>
    <w:rsid w:val="00475977"/>
    <w:rsid w:val="00475D6F"/>
    <w:rsid w:val="00477551"/>
    <w:rsid w:val="00477A3F"/>
    <w:rsid w:val="00477D1B"/>
    <w:rsid w:val="00480DF7"/>
    <w:rsid w:val="0048107A"/>
    <w:rsid w:val="00483405"/>
    <w:rsid w:val="00483A60"/>
    <w:rsid w:val="00484C04"/>
    <w:rsid w:val="0048694A"/>
    <w:rsid w:val="004903CA"/>
    <w:rsid w:val="00490BD6"/>
    <w:rsid w:val="00492101"/>
    <w:rsid w:val="00492C20"/>
    <w:rsid w:val="004931C6"/>
    <w:rsid w:val="00493286"/>
    <w:rsid w:val="00493C1E"/>
    <w:rsid w:val="004941D4"/>
    <w:rsid w:val="00494E48"/>
    <w:rsid w:val="004951D4"/>
    <w:rsid w:val="00496D5C"/>
    <w:rsid w:val="00497A71"/>
    <w:rsid w:val="00497B0E"/>
    <w:rsid w:val="004A02E1"/>
    <w:rsid w:val="004A0AF4"/>
    <w:rsid w:val="004A0B54"/>
    <w:rsid w:val="004A0CBC"/>
    <w:rsid w:val="004A0EEF"/>
    <w:rsid w:val="004A1556"/>
    <w:rsid w:val="004A205F"/>
    <w:rsid w:val="004A23DB"/>
    <w:rsid w:val="004A255D"/>
    <w:rsid w:val="004A267A"/>
    <w:rsid w:val="004A2D32"/>
    <w:rsid w:val="004A3987"/>
    <w:rsid w:val="004A3D81"/>
    <w:rsid w:val="004A467E"/>
    <w:rsid w:val="004A49C8"/>
    <w:rsid w:val="004A5BAA"/>
    <w:rsid w:val="004A6357"/>
    <w:rsid w:val="004A69D3"/>
    <w:rsid w:val="004A700F"/>
    <w:rsid w:val="004A717F"/>
    <w:rsid w:val="004B0F54"/>
    <w:rsid w:val="004B1985"/>
    <w:rsid w:val="004B1D12"/>
    <w:rsid w:val="004B4CA9"/>
    <w:rsid w:val="004B6550"/>
    <w:rsid w:val="004B7EAC"/>
    <w:rsid w:val="004C03B1"/>
    <w:rsid w:val="004C131D"/>
    <w:rsid w:val="004C13EC"/>
    <w:rsid w:val="004C2008"/>
    <w:rsid w:val="004C2168"/>
    <w:rsid w:val="004C3979"/>
    <w:rsid w:val="004C3CE8"/>
    <w:rsid w:val="004C4B63"/>
    <w:rsid w:val="004C521E"/>
    <w:rsid w:val="004C5D80"/>
    <w:rsid w:val="004C5E48"/>
    <w:rsid w:val="004C5FAE"/>
    <w:rsid w:val="004C62A6"/>
    <w:rsid w:val="004C68AB"/>
    <w:rsid w:val="004C7430"/>
    <w:rsid w:val="004C74E1"/>
    <w:rsid w:val="004D00EE"/>
    <w:rsid w:val="004D012B"/>
    <w:rsid w:val="004D0C76"/>
    <w:rsid w:val="004D0E55"/>
    <w:rsid w:val="004D2C89"/>
    <w:rsid w:val="004D42CC"/>
    <w:rsid w:val="004D450D"/>
    <w:rsid w:val="004D537D"/>
    <w:rsid w:val="004D5769"/>
    <w:rsid w:val="004D62EE"/>
    <w:rsid w:val="004D694B"/>
    <w:rsid w:val="004D7310"/>
    <w:rsid w:val="004D7D76"/>
    <w:rsid w:val="004E0A6E"/>
    <w:rsid w:val="004E0FA0"/>
    <w:rsid w:val="004E1BF2"/>
    <w:rsid w:val="004E21F7"/>
    <w:rsid w:val="004E32AD"/>
    <w:rsid w:val="004E3A06"/>
    <w:rsid w:val="004E50B0"/>
    <w:rsid w:val="004E68ED"/>
    <w:rsid w:val="004E744F"/>
    <w:rsid w:val="004E796B"/>
    <w:rsid w:val="004F1BB2"/>
    <w:rsid w:val="004F2B5C"/>
    <w:rsid w:val="004F496C"/>
    <w:rsid w:val="004F49D7"/>
    <w:rsid w:val="004F4D42"/>
    <w:rsid w:val="004F4EF8"/>
    <w:rsid w:val="004F7699"/>
    <w:rsid w:val="00500120"/>
    <w:rsid w:val="00501B09"/>
    <w:rsid w:val="00501E41"/>
    <w:rsid w:val="00501F86"/>
    <w:rsid w:val="00502A9E"/>
    <w:rsid w:val="00502F98"/>
    <w:rsid w:val="0050310D"/>
    <w:rsid w:val="00503BBD"/>
    <w:rsid w:val="00503C78"/>
    <w:rsid w:val="00505276"/>
    <w:rsid w:val="00505315"/>
    <w:rsid w:val="00506FFE"/>
    <w:rsid w:val="005076E4"/>
    <w:rsid w:val="0051006C"/>
    <w:rsid w:val="00511460"/>
    <w:rsid w:val="00511925"/>
    <w:rsid w:val="005123B7"/>
    <w:rsid w:val="005125AE"/>
    <w:rsid w:val="00514084"/>
    <w:rsid w:val="00515394"/>
    <w:rsid w:val="00515B64"/>
    <w:rsid w:val="00515C25"/>
    <w:rsid w:val="005164CE"/>
    <w:rsid w:val="005166A0"/>
    <w:rsid w:val="00516BAA"/>
    <w:rsid w:val="00520AB1"/>
    <w:rsid w:val="00521072"/>
    <w:rsid w:val="0052167D"/>
    <w:rsid w:val="00521C3B"/>
    <w:rsid w:val="00522615"/>
    <w:rsid w:val="00523852"/>
    <w:rsid w:val="0052484B"/>
    <w:rsid w:val="005257AE"/>
    <w:rsid w:val="00525CFC"/>
    <w:rsid w:val="00526255"/>
    <w:rsid w:val="005267B8"/>
    <w:rsid w:val="00526889"/>
    <w:rsid w:val="00530E62"/>
    <w:rsid w:val="00531190"/>
    <w:rsid w:val="00531791"/>
    <w:rsid w:val="005323AA"/>
    <w:rsid w:val="00532D52"/>
    <w:rsid w:val="005342A4"/>
    <w:rsid w:val="005348A4"/>
    <w:rsid w:val="00534991"/>
    <w:rsid w:val="00541B90"/>
    <w:rsid w:val="0054341D"/>
    <w:rsid w:val="00543F76"/>
    <w:rsid w:val="005475F8"/>
    <w:rsid w:val="00547A74"/>
    <w:rsid w:val="00552836"/>
    <w:rsid w:val="00552FC3"/>
    <w:rsid w:val="005561F7"/>
    <w:rsid w:val="00556A83"/>
    <w:rsid w:val="005604F6"/>
    <w:rsid w:val="00561FB8"/>
    <w:rsid w:val="00561FF6"/>
    <w:rsid w:val="00562603"/>
    <w:rsid w:val="0056745B"/>
    <w:rsid w:val="00567774"/>
    <w:rsid w:val="00567CDE"/>
    <w:rsid w:val="005701A1"/>
    <w:rsid w:val="005717EC"/>
    <w:rsid w:val="005726BB"/>
    <w:rsid w:val="005733DD"/>
    <w:rsid w:val="00574CAE"/>
    <w:rsid w:val="00574DC8"/>
    <w:rsid w:val="005763FE"/>
    <w:rsid w:val="00577B25"/>
    <w:rsid w:val="00580504"/>
    <w:rsid w:val="00581014"/>
    <w:rsid w:val="005814CF"/>
    <w:rsid w:val="005814F2"/>
    <w:rsid w:val="0058172E"/>
    <w:rsid w:val="00581CA9"/>
    <w:rsid w:val="005832FF"/>
    <w:rsid w:val="00583C09"/>
    <w:rsid w:val="005843B5"/>
    <w:rsid w:val="00585A41"/>
    <w:rsid w:val="00586D1A"/>
    <w:rsid w:val="00587E6E"/>
    <w:rsid w:val="005905F1"/>
    <w:rsid w:val="00590C7A"/>
    <w:rsid w:val="00591013"/>
    <w:rsid w:val="00591615"/>
    <w:rsid w:val="00593ACC"/>
    <w:rsid w:val="00593D2D"/>
    <w:rsid w:val="00594422"/>
    <w:rsid w:val="005952DA"/>
    <w:rsid w:val="00595356"/>
    <w:rsid w:val="00595BC7"/>
    <w:rsid w:val="00597AF9"/>
    <w:rsid w:val="00597FA0"/>
    <w:rsid w:val="005A05D6"/>
    <w:rsid w:val="005A0F20"/>
    <w:rsid w:val="005A1AB5"/>
    <w:rsid w:val="005A27F4"/>
    <w:rsid w:val="005A4069"/>
    <w:rsid w:val="005A50BB"/>
    <w:rsid w:val="005A63AB"/>
    <w:rsid w:val="005A6ADE"/>
    <w:rsid w:val="005A71B6"/>
    <w:rsid w:val="005B03F1"/>
    <w:rsid w:val="005B13CB"/>
    <w:rsid w:val="005B3192"/>
    <w:rsid w:val="005B3DEE"/>
    <w:rsid w:val="005B4084"/>
    <w:rsid w:val="005B4450"/>
    <w:rsid w:val="005B44BB"/>
    <w:rsid w:val="005B4A4D"/>
    <w:rsid w:val="005B4D53"/>
    <w:rsid w:val="005B4D72"/>
    <w:rsid w:val="005B5312"/>
    <w:rsid w:val="005B5620"/>
    <w:rsid w:val="005B5DF5"/>
    <w:rsid w:val="005B7F24"/>
    <w:rsid w:val="005C0116"/>
    <w:rsid w:val="005C02FE"/>
    <w:rsid w:val="005C085E"/>
    <w:rsid w:val="005C1BB4"/>
    <w:rsid w:val="005C218B"/>
    <w:rsid w:val="005C2F45"/>
    <w:rsid w:val="005C4402"/>
    <w:rsid w:val="005C4FC0"/>
    <w:rsid w:val="005C569D"/>
    <w:rsid w:val="005C60EA"/>
    <w:rsid w:val="005C67E6"/>
    <w:rsid w:val="005C6E67"/>
    <w:rsid w:val="005C7487"/>
    <w:rsid w:val="005C75DD"/>
    <w:rsid w:val="005D08D9"/>
    <w:rsid w:val="005D1CE5"/>
    <w:rsid w:val="005D425E"/>
    <w:rsid w:val="005D547B"/>
    <w:rsid w:val="005D5B0D"/>
    <w:rsid w:val="005D6CD3"/>
    <w:rsid w:val="005D7F85"/>
    <w:rsid w:val="005E0272"/>
    <w:rsid w:val="005E1758"/>
    <w:rsid w:val="005E2011"/>
    <w:rsid w:val="005E2071"/>
    <w:rsid w:val="005E3493"/>
    <w:rsid w:val="005E48A8"/>
    <w:rsid w:val="005E5623"/>
    <w:rsid w:val="005F06E7"/>
    <w:rsid w:val="005F077D"/>
    <w:rsid w:val="005F1646"/>
    <w:rsid w:val="005F1DB1"/>
    <w:rsid w:val="005F2218"/>
    <w:rsid w:val="005F2455"/>
    <w:rsid w:val="005F24DE"/>
    <w:rsid w:val="005F4C96"/>
    <w:rsid w:val="005F50B0"/>
    <w:rsid w:val="005F5749"/>
    <w:rsid w:val="005F5DD5"/>
    <w:rsid w:val="005F67D4"/>
    <w:rsid w:val="005F6A51"/>
    <w:rsid w:val="0060020A"/>
    <w:rsid w:val="006013AE"/>
    <w:rsid w:val="00601C07"/>
    <w:rsid w:val="0060269A"/>
    <w:rsid w:val="0060318E"/>
    <w:rsid w:val="006036EE"/>
    <w:rsid w:val="006049CB"/>
    <w:rsid w:val="00604E38"/>
    <w:rsid w:val="0060669A"/>
    <w:rsid w:val="0060679E"/>
    <w:rsid w:val="00606F77"/>
    <w:rsid w:val="00610D06"/>
    <w:rsid w:val="00611323"/>
    <w:rsid w:val="006114A3"/>
    <w:rsid w:val="00613DC2"/>
    <w:rsid w:val="00615084"/>
    <w:rsid w:val="006156A3"/>
    <w:rsid w:val="006156A5"/>
    <w:rsid w:val="00616D6B"/>
    <w:rsid w:val="00617AC7"/>
    <w:rsid w:val="00617AC8"/>
    <w:rsid w:val="00620832"/>
    <w:rsid w:val="00621427"/>
    <w:rsid w:val="00621AD4"/>
    <w:rsid w:val="006221BC"/>
    <w:rsid w:val="00622FFD"/>
    <w:rsid w:val="0062342A"/>
    <w:rsid w:val="00623DF2"/>
    <w:rsid w:val="00623EC4"/>
    <w:rsid w:val="00624111"/>
    <w:rsid w:val="00625DEF"/>
    <w:rsid w:val="006262BE"/>
    <w:rsid w:val="006274CD"/>
    <w:rsid w:val="00630AFC"/>
    <w:rsid w:val="006314B2"/>
    <w:rsid w:val="00631956"/>
    <w:rsid w:val="006323DC"/>
    <w:rsid w:val="006338CB"/>
    <w:rsid w:val="00633C6E"/>
    <w:rsid w:val="00633F86"/>
    <w:rsid w:val="006343D0"/>
    <w:rsid w:val="006349A5"/>
    <w:rsid w:val="00634A68"/>
    <w:rsid w:val="00635B68"/>
    <w:rsid w:val="006360C6"/>
    <w:rsid w:val="00636E37"/>
    <w:rsid w:val="0063701C"/>
    <w:rsid w:val="006400D1"/>
    <w:rsid w:val="00640660"/>
    <w:rsid w:val="0064066A"/>
    <w:rsid w:val="006417DC"/>
    <w:rsid w:val="0064355F"/>
    <w:rsid w:val="00643830"/>
    <w:rsid w:val="00643967"/>
    <w:rsid w:val="00645B13"/>
    <w:rsid w:val="006473E4"/>
    <w:rsid w:val="0065034E"/>
    <w:rsid w:val="00652779"/>
    <w:rsid w:val="006537C0"/>
    <w:rsid w:val="00653F3F"/>
    <w:rsid w:val="00655487"/>
    <w:rsid w:val="006570FD"/>
    <w:rsid w:val="00657B7B"/>
    <w:rsid w:val="006606C1"/>
    <w:rsid w:val="006614E0"/>
    <w:rsid w:val="00661B3D"/>
    <w:rsid w:val="0066297E"/>
    <w:rsid w:val="0066307E"/>
    <w:rsid w:val="00664E28"/>
    <w:rsid w:val="0066554A"/>
    <w:rsid w:val="006677A8"/>
    <w:rsid w:val="00670B94"/>
    <w:rsid w:val="00671D18"/>
    <w:rsid w:val="00671EF8"/>
    <w:rsid w:val="0067262A"/>
    <w:rsid w:val="006729EB"/>
    <w:rsid w:val="00673BCF"/>
    <w:rsid w:val="006744B5"/>
    <w:rsid w:val="00675544"/>
    <w:rsid w:val="006756B2"/>
    <w:rsid w:val="00675FA7"/>
    <w:rsid w:val="006763E6"/>
    <w:rsid w:val="00676547"/>
    <w:rsid w:val="006766BA"/>
    <w:rsid w:val="00676F2B"/>
    <w:rsid w:val="00677272"/>
    <w:rsid w:val="0067737B"/>
    <w:rsid w:val="00677B83"/>
    <w:rsid w:val="00682AB3"/>
    <w:rsid w:val="006851F1"/>
    <w:rsid w:val="00685445"/>
    <w:rsid w:val="00685493"/>
    <w:rsid w:val="0068568B"/>
    <w:rsid w:val="00685B65"/>
    <w:rsid w:val="00686A27"/>
    <w:rsid w:val="006875ED"/>
    <w:rsid w:val="00687605"/>
    <w:rsid w:val="006902BE"/>
    <w:rsid w:val="006916DD"/>
    <w:rsid w:val="006919A7"/>
    <w:rsid w:val="00691D9C"/>
    <w:rsid w:val="0069381B"/>
    <w:rsid w:val="0069393E"/>
    <w:rsid w:val="00693F25"/>
    <w:rsid w:val="00694138"/>
    <w:rsid w:val="00694BD0"/>
    <w:rsid w:val="00694C6C"/>
    <w:rsid w:val="006952E8"/>
    <w:rsid w:val="00695E24"/>
    <w:rsid w:val="00697046"/>
    <w:rsid w:val="00697102"/>
    <w:rsid w:val="006A0489"/>
    <w:rsid w:val="006A1E67"/>
    <w:rsid w:val="006A2009"/>
    <w:rsid w:val="006A232F"/>
    <w:rsid w:val="006A247E"/>
    <w:rsid w:val="006A2D44"/>
    <w:rsid w:val="006A346F"/>
    <w:rsid w:val="006A4327"/>
    <w:rsid w:val="006B0037"/>
    <w:rsid w:val="006B057B"/>
    <w:rsid w:val="006B13DC"/>
    <w:rsid w:val="006B2426"/>
    <w:rsid w:val="006B5158"/>
    <w:rsid w:val="006B6E2D"/>
    <w:rsid w:val="006C091D"/>
    <w:rsid w:val="006C1E49"/>
    <w:rsid w:val="006C30D7"/>
    <w:rsid w:val="006C436B"/>
    <w:rsid w:val="006C4609"/>
    <w:rsid w:val="006C4EF4"/>
    <w:rsid w:val="006C50DA"/>
    <w:rsid w:val="006C580F"/>
    <w:rsid w:val="006C5E84"/>
    <w:rsid w:val="006C69BF"/>
    <w:rsid w:val="006C69EC"/>
    <w:rsid w:val="006C7BA1"/>
    <w:rsid w:val="006C7EEC"/>
    <w:rsid w:val="006C7EF6"/>
    <w:rsid w:val="006D0E53"/>
    <w:rsid w:val="006D1286"/>
    <w:rsid w:val="006D1884"/>
    <w:rsid w:val="006D2E95"/>
    <w:rsid w:val="006D4A10"/>
    <w:rsid w:val="006D4AF6"/>
    <w:rsid w:val="006D7121"/>
    <w:rsid w:val="006D7369"/>
    <w:rsid w:val="006D7E73"/>
    <w:rsid w:val="006E07A7"/>
    <w:rsid w:val="006E2059"/>
    <w:rsid w:val="006E30CF"/>
    <w:rsid w:val="006E4110"/>
    <w:rsid w:val="006E7DFE"/>
    <w:rsid w:val="006F1134"/>
    <w:rsid w:val="006F1360"/>
    <w:rsid w:val="006F1C26"/>
    <w:rsid w:val="006F223F"/>
    <w:rsid w:val="006F2CD0"/>
    <w:rsid w:val="006F3221"/>
    <w:rsid w:val="006F5228"/>
    <w:rsid w:val="006F55E1"/>
    <w:rsid w:val="006F6993"/>
    <w:rsid w:val="006F6E82"/>
    <w:rsid w:val="007002D7"/>
    <w:rsid w:val="00700AF1"/>
    <w:rsid w:val="007013CC"/>
    <w:rsid w:val="007018C4"/>
    <w:rsid w:val="00702BAD"/>
    <w:rsid w:val="007031A4"/>
    <w:rsid w:val="00703B1E"/>
    <w:rsid w:val="00703DC1"/>
    <w:rsid w:val="007043D6"/>
    <w:rsid w:val="007051E6"/>
    <w:rsid w:val="007052AC"/>
    <w:rsid w:val="00705C8B"/>
    <w:rsid w:val="0070668A"/>
    <w:rsid w:val="00706BBD"/>
    <w:rsid w:val="00707314"/>
    <w:rsid w:val="0070776F"/>
    <w:rsid w:val="00707ACA"/>
    <w:rsid w:val="00707D8D"/>
    <w:rsid w:val="00707FC3"/>
    <w:rsid w:val="00711041"/>
    <w:rsid w:val="007114F8"/>
    <w:rsid w:val="007115B0"/>
    <w:rsid w:val="007117C2"/>
    <w:rsid w:val="007118B2"/>
    <w:rsid w:val="007121F4"/>
    <w:rsid w:val="00712D80"/>
    <w:rsid w:val="007136DB"/>
    <w:rsid w:val="00713778"/>
    <w:rsid w:val="00713ABD"/>
    <w:rsid w:val="0071529D"/>
    <w:rsid w:val="007157A0"/>
    <w:rsid w:val="0071696C"/>
    <w:rsid w:val="00717967"/>
    <w:rsid w:val="0072110E"/>
    <w:rsid w:val="007212EF"/>
    <w:rsid w:val="00721B4F"/>
    <w:rsid w:val="00721B8B"/>
    <w:rsid w:val="007229B6"/>
    <w:rsid w:val="00722FCD"/>
    <w:rsid w:val="0072366C"/>
    <w:rsid w:val="0072373C"/>
    <w:rsid w:val="007239CF"/>
    <w:rsid w:val="00723B6C"/>
    <w:rsid w:val="00724916"/>
    <w:rsid w:val="007251A1"/>
    <w:rsid w:val="007259AA"/>
    <w:rsid w:val="007268F3"/>
    <w:rsid w:val="00727509"/>
    <w:rsid w:val="00727583"/>
    <w:rsid w:val="00730543"/>
    <w:rsid w:val="00730FC1"/>
    <w:rsid w:val="007312E5"/>
    <w:rsid w:val="00731F71"/>
    <w:rsid w:val="007334BB"/>
    <w:rsid w:val="00733667"/>
    <w:rsid w:val="00733814"/>
    <w:rsid w:val="00734CEF"/>
    <w:rsid w:val="00734CF6"/>
    <w:rsid w:val="00736032"/>
    <w:rsid w:val="00736B06"/>
    <w:rsid w:val="007373DA"/>
    <w:rsid w:val="007425D5"/>
    <w:rsid w:val="007425E3"/>
    <w:rsid w:val="0074266B"/>
    <w:rsid w:val="007426A8"/>
    <w:rsid w:val="00743929"/>
    <w:rsid w:val="00743FC3"/>
    <w:rsid w:val="00744DEE"/>
    <w:rsid w:val="00744E43"/>
    <w:rsid w:val="007459DA"/>
    <w:rsid w:val="00746282"/>
    <w:rsid w:val="00746599"/>
    <w:rsid w:val="00747158"/>
    <w:rsid w:val="007501E7"/>
    <w:rsid w:val="007508A9"/>
    <w:rsid w:val="00750AF7"/>
    <w:rsid w:val="00751DBC"/>
    <w:rsid w:val="00752A44"/>
    <w:rsid w:val="007540A1"/>
    <w:rsid w:val="00754794"/>
    <w:rsid w:val="00754912"/>
    <w:rsid w:val="00755745"/>
    <w:rsid w:val="00755F25"/>
    <w:rsid w:val="00755F70"/>
    <w:rsid w:val="007560DE"/>
    <w:rsid w:val="007566B5"/>
    <w:rsid w:val="00756CBC"/>
    <w:rsid w:val="00757064"/>
    <w:rsid w:val="007602DA"/>
    <w:rsid w:val="00760582"/>
    <w:rsid w:val="00762507"/>
    <w:rsid w:val="00762BEA"/>
    <w:rsid w:val="007631DF"/>
    <w:rsid w:val="0076341A"/>
    <w:rsid w:val="00763504"/>
    <w:rsid w:val="007637B7"/>
    <w:rsid w:val="00763AA9"/>
    <w:rsid w:val="007642DC"/>
    <w:rsid w:val="007655EB"/>
    <w:rsid w:val="00765710"/>
    <w:rsid w:val="007664CB"/>
    <w:rsid w:val="00767E58"/>
    <w:rsid w:val="00770035"/>
    <w:rsid w:val="0077068C"/>
    <w:rsid w:val="007712E9"/>
    <w:rsid w:val="00771B71"/>
    <w:rsid w:val="00771E35"/>
    <w:rsid w:val="00771F8D"/>
    <w:rsid w:val="00772B22"/>
    <w:rsid w:val="007735EA"/>
    <w:rsid w:val="007742A0"/>
    <w:rsid w:val="00774D3B"/>
    <w:rsid w:val="007760D9"/>
    <w:rsid w:val="00776548"/>
    <w:rsid w:val="0077745B"/>
    <w:rsid w:val="00780B5A"/>
    <w:rsid w:val="00781416"/>
    <w:rsid w:val="007818AB"/>
    <w:rsid w:val="007842C8"/>
    <w:rsid w:val="00785405"/>
    <w:rsid w:val="00785DA3"/>
    <w:rsid w:val="00786123"/>
    <w:rsid w:val="0078658E"/>
    <w:rsid w:val="0078741F"/>
    <w:rsid w:val="00790464"/>
    <w:rsid w:val="00790821"/>
    <w:rsid w:val="00790EE8"/>
    <w:rsid w:val="007911BC"/>
    <w:rsid w:val="007935B1"/>
    <w:rsid w:val="00793CA3"/>
    <w:rsid w:val="007941D7"/>
    <w:rsid w:val="00794755"/>
    <w:rsid w:val="00796EB5"/>
    <w:rsid w:val="007A200D"/>
    <w:rsid w:val="007A31BD"/>
    <w:rsid w:val="007A4C6B"/>
    <w:rsid w:val="007A52EE"/>
    <w:rsid w:val="007A6BC5"/>
    <w:rsid w:val="007A6C3E"/>
    <w:rsid w:val="007A7334"/>
    <w:rsid w:val="007A79EB"/>
    <w:rsid w:val="007B0974"/>
    <w:rsid w:val="007B1195"/>
    <w:rsid w:val="007B14B8"/>
    <w:rsid w:val="007B2B6F"/>
    <w:rsid w:val="007B2C8E"/>
    <w:rsid w:val="007B37D7"/>
    <w:rsid w:val="007B38C4"/>
    <w:rsid w:val="007B472E"/>
    <w:rsid w:val="007B4B28"/>
    <w:rsid w:val="007B51BE"/>
    <w:rsid w:val="007B711F"/>
    <w:rsid w:val="007B73BD"/>
    <w:rsid w:val="007B765C"/>
    <w:rsid w:val="007B7E78"/>
    <w:rsid w:val="007C0A59"/>
    <w:rsid w:val="007C1346"/>
    <w:rsid w:val="007C13D9"/>
    <w:rsid w:val="007C1449"/>
    <w:rsid w:val="007C2DAA"/>
    <w:rsid w:val="007C3666"/>
    <w:rsid w:val="007C3BBF"/>
    <w:rsid w:val="007C4307"/>
    <w:rsid w:val="007C4668"/>
    <w:rsid w:val="007C490D"/>
    <w:rsid w:val="007C6A25"/>
    <w:rsid w:val="007C78F5"/>
    <w:rsid w:val="007D035F"/>
    <w:rsid w:val="007D0393"/>
    <w:rsid w:val="007D14CA"/>
    <w:rsid w:val="007D21A2"/>
    <w:rsid w:val="007D2597"/>
    <w:rsid w:val="007D322A"/>
    <w:rsid w:val="007D4D51"/>
    <w:rsid w:val="007D4D7A"/>
    <w:rsid w:val="007D4F7C"/>
    <w:rsid w:val="007D55CD"/>
    <w:rsid w:val="007D58AB"/>
    <w:rsid w:val="007E30B2"/>
    <w:rsid w:val="007E3D13"/>
    <w:rsid w:val="007E4639"/>
    <w:rsid w:val="007E47DA"/>
    <w:rsid w:val="007E54FA"/>
    <w:rsid w:val="007E6CB0"/>
    <w:rsid w:val="007F061C"/>
    <w:rsid w:val="007F1179"/>
    <w:rsid w:val="007F358F"/>
    <w:rsid w:val="007F3A3E"/>
    <w:rsid w:val="007F3F68"/>
    <w:rsid w:val="007F52C8"/>
    <w:rsid w:val="007F5D4A"/>
    <w:rsid w:val="007F6680"/>
    <w:rsid w:val="007F6F9B"/>
    <w:rsid w:val="007F7E69"/>
    <w:rsid w:val="00800320"/>
    <w:rsid w:val="00802552"/>
    <w:rsid w:val="00802D55"/>
    <w:rsid w:val="00804AA6"/>
    <w:rsid w:val="00804EEB"/>
    <w:rsid w:val="008055E7"/>
    <w:rsid w:val="00805742"/>
    <w:rsid w:val="00806264"/>
    <w:rsid w:val="00806782"/>
    <w:rsid w:val="008069DD"/>
    <w:rsid w:val="008074C5"/>
    <w:rsid w:val="00810C76"/>
    <w:rsid w:val="00811382"/>
    <w:rsid w:val="0081174C"/>
    <w:rsid w:val="008122BF"/>
    <w:rsid w:val="00813780"/>
    <w:rsid w:val="00813AB2"/>
    <w:rsid w:val="00814D82"/>
    <w:rsid w:val="008156AF"/>
    <w:rsid w:val="00815FB5"/>
    <w:rsid w:val="0081706A"/>
    <w:rsid w:val="00821EDF"/>
    <w:rsid w:val="0082271D"/>
    <w:rsid w:val="008234BD"/>
    <w:rsid w:val="00823793"/>
    <w:rsid w:val="008240E2"/>
    <w:rsid w:val="00825DF6"/>
    <w:rsid w:val="0082623C"/>
    <w:rsid w:val="0082762E"/>
    <w:rsid w:val="00827D04"/>
    <w:rsid w:val="008302B9"/>
    <w:rsid w:val="008306D1"/>
    <w:rsid w:val="00830731"/>
    <w:rsid w:val="00830A65"/>
    <w:rsid w:val="0083208E"/>
    <w:rsid w:val="008322CE"/>
    <w:rsid w:val="00832605"/>
    <w:rsid w:val="0083331A"/>
    <w:rsid w:val="00833779"/>
    <w:rsid w:val="00833C00"/>
    <w:rsid w:val="00835AEE"/>
    <w:rsid w:val="00835B70"/>
    <w:rsid w:val="00835DED"/>
    <w:rsid w:val="00835F65"/>
    <w:rsid w:val="0083609F"/>
    <w:rsid w:val="00837952"/>
    <w:rsid w:val="00837AD6"/>
    <w:rsid w:val="00840938"/>
    <w:rsid w:val="008417FC"/>
    <w:rsid w:val="00842095"/>
    <w:rsid w:val="008431F6"/>
    <w:rsid w:val="00843609"/>
    <w:rsid w:val="00843E8E"/>
    <w:rsid w:val="00843EA7"/>
    <w:rsid w:val="00843FBB"/>
    <w:rsid w:val="00844ECD"/>
    <w:rsid w:val="00845BA9"/>
    <w:rsid w:val="00846734"/>
    <w:rsid w:val="0084674F"/>
    <w:rsid w:val="00847673"/>
    <w:rsid w:val="008505D0"/>
    <w:rsid w:val="00850AF0"/>
    <w:rsid w:val="0085337F"/>
    <w:rsid w:val="0085365A"/>
    <w:rsid w:val="00854B6E"/>
    <w:rsid w:val="00855191"/>
    <w:rsid w:val="00855193"/>
    <w:rsid w:val="00855684"/>
    <w:rsid w:val="00855973"/>
    <w:rsid w:val="008561FE"/>
    <w:rsid w:val="00856AC5"/>
    <w:rsid w:val="00856F10"/>
    <w:rsid w:val="00856F98"/>
    <w:rsid w:val="00856F99"/>
    <w:rsid w:val="008570C6"/>
    <w:rsid w:val="00857F98"/>
    <w:rsid w:val="008614F7"/>
    <w:rsid w:val="00862510"/>
    <w:rsid w:val="00862926"/>
    <w:rsid w:val="00862EB6"/>
    <w:rsid w:val="008630CF"/>
    <w:rsid w:val="00863A63"/>
    <w:rsid w:val="0086453D"/>
    <w:rsid w:val="00864EFB"/>
    <w:rsid w:val="00864F4E"/>
    <w:rsid w:val="00865049"/>
    <w:rsid w:val="008650C2"/>
    <w:rsid w:val="00866255"/>
    <w:rsid w:val="00866A86"/>
    <w:rsid w:val="00870F88"/>
    <w:rsid w:val="00871775"/>
    <w:rsid w:val="00871D1F"/>
    <w:rsid w:val="00871D7A"/>
    <w:rsid w:val="00872EE1"/>
    <w:rsid w:val="00872F13"/>
    <w:rsid w:val="00874403"/>
    <w:rsid w:val="00876065"/>
    <w:rsid w:val="0087627F"/>
    <w:rsid w:val="008770AC"/>
    <w:rsid w:val="008776B9"/>
    <w:rsid w:val="0088037A"/>
    <w:rsid w:val="00881ECC"/>
    <w:rsid w:val="00881EEF"/>
    <w:rsid w:val="0088315A"/>
    <w:rsid w:val="0088333E"/>
    <w:rsid w:val="008836DB"/>
    <w:rsid w:val="0088581A"/>
    <w:rsid w:val="00885ECA"/>
    <w:rsid w:val="00886D51"/>
    <w:rsid w:val="00890B5B"/>
    <w:rsid w:val="00891C8A"/>
    <w:rsid w:val="00891D79"/>
    <w:rsid w:val="00892044"/>
    <w:rsid w:val="00892F63"/>
    <w:rsid w:val="00893394"/>
    <w:rsid w:val="00893561"/>
    <w:rsid w:val="00893FDE"/>
    <w:rsid w:val="008955FC"/>
    <w:rsid w:val="0089613E"/>
    <w:rsid w:val="008970FC"/>
    <w:rsid w:val="008A05A8"/>
    <w:rsid w:val="008A2685"/>
    <w:rsid w:val="008A32F6"/>
    <w:rsid w:val="008A3D98"/>
    <w:rsid w:val="008A42D4"/>
    <w:rsid w:val="008A45D1"/>
    <w:rsid w:val="008A4644"/>
    <w:rsid w:val="008A6995"/>
    <w:rsid w:val="008A7073"/>
    <w:rsid w:val="008B1168"/>
    <w:rsid w:val="008B218F"/>
    <w:rsid w:val="008B35B5"/>
    <w:rsid w:val="008B499A"/>
    <w:rsid w:val="008B5527"/>
    <w:rsid w:val="008B5A42"/>
    <w:rsid w:val="008C042A"/>
    <w:rsid w:val="008C04A6"/>
    <w:rsid w:val="008C1A6A"/>
    <w:rsid w:val="008C1D0A"/>
    <w:rsid w:val="008C1ED6"/>
    <w:rsid w:val="008C2194"/>
    <w:rsid w:val="008C342F"/>
    <w:rsid w:val="008C3AD7"/>
    <w:rsid w:val="008C58E3"/>
    <w:rsid w:val="008C5ED3"/>
    <w:rsid w:val="008C61C0"/>
    <w:rsid w:val="008C642C"/>
    <w:rsid w:val="008C67C6"/>
    <w:rsid w:val="008C70AA"/>
    <w:rsid w:val="008C726D"/>
    <w:rsid w:val="008C7654"/>
    <w:rsid w:val="008C7959"/>
    <w:rsid w:val="008C7A37"/>
    <w:rsid w:val="008C7FA3"/>
    <w:rsid w:val="008D03B0"/>
    <w:rsid w:val="008D1B2D"/>
    <w:rsid w:val="008D232A"/>
    <w:rsid w:val="008D2452"/>
    <w:rsid w:val="008D2E75"/>
    <w:rsid w:val="008D2F31"/>
    <w:rsid w:val="008D340F"/>
    <w:rsid w:val="008D3451"/>
    <w:rsid w:val="008D35BC"/>
    <w:rsid w:val="008D4DAC"/>
    <w:rsid w:val="008D565D"/>
    <w:rsid w:val="008D5750"/>
    <w:rsid w:val="008D5828"/>
    <w:rsid w:val="008D5B5D"/>
    <w:rsid w:val="008D74D2"/>
    <w:rsid w:val="008D7ED7"/>
    <w:rsid w:val="008E01D7"/>
    <w:rsid w:val="008E1802"/>
    <w:rsid w:val="008E1B70"/>
    <w:rsid w:val="008E2963"/>
    <w:rsid w:val="008E2971"/>
    <w:rsid w:val="008E2C57"/>
    <w:rsid w:val="008E333D"/>
    <w:rsid w:val="008E619A"/>
    <w:rsid w:val="008E626A"/>
    <w:rsid w:val="008E6590"/>
    <w:rsid w:val="008E6AA1"/>
    <w:rsid w:val="008E724E"/>
    <w:rsid w:val="008E7C02"/>
    <w:rsid w:val="008F048A"/>
    <w:rsid w:val="008F1100"/>
    <w:rsid w:val="008F239B"/>
    <w:rsid w:val="008F24D9"/>
    <w:rsid w:val="008F2D09"/>
    <w:rsid w:val="008F30FE"/>
    <w:rsid w:val="008F349E"/>
    <w:rsid w:val="008F3807"/>
    <w:rsid w:val="008F7364"/>
    <w:rsid w:val="008F7D23"/>
    <w:rsid w:val="00900A0D"/>
    <w:rsid w:val="00903AFD"/>
    <w:rsid w:val="00903F30"/>
    <w:rsid w:val="009109E8"/>
    <w:rsid w:val="00910AD8"/>
    <w:rsid w:val="0091274E"/>
    <w:rsid w:val="00912B90"/>
    <w:rsid w:val="00912C8B"/>
    <w:rsid w:val="00912DE5"/>
    <w:rsid w:val="009148A8"/>
    <w:rsid w:val="00915129"/>
    <w:rsid w:val="00916173"/>
    <w:rsid w:val="0091656B"/>
    <w:rsid w:val="009165C2"/>
    <w:rsid w:val="00916E44"/>
    <w:rsid w:val="00920267"/>
    <w:rsid w:val="009207C5"/>
    <w:rsid w:val="00924FB7"/>
    <w:rsid w:val="00925A06"/>
    <w:rsid w:val="00926A17"/>
    <w:rsid w:val="00927350"/>
    <w:rsid w:val="00927E3F"/>
    <w:rsid w:val="00930B9E"/>
    <w:rsid w:val="00931711"/>
    <w:rsid w:val="00932F1B"/>
    <w:rsid w:val="00932F84"/>
    <w:rsid w:val="00934405"/>
    <w:rsid w:val="0093588F"/>
    <w:rsid w:val="00935DD7"/>
    <w:rsid w:val="00935EDB"/>
    <w:rsid w:val="00936A9B"/>
    <w:rsid w:val="00937E6C"/>
    <w:rsid w:val="00940E67"/>
    <w:rsid w:val="0094148A"/>
    <w:rsid w:val="00941901"/>
    <w:rsid w:val="00941CF8"/>
    <w:rsid w:val="00944D5E"/>
    <w:rsid w:val="009457B9"/>
    <w:rsid w:val="00945B60"/>
    <w:rsid w:val="00947111"/>
    <w:rsid w:val="009471F0"/>
    <w:rsid w:val="00947D93"/>
    <w:rsid w:val="009509DF"/>
    <w:rsid w:val="009510C1"/>
    <w:rsid w:val="009535F8"/>
    <w:rsid w:val="009543F8"/>
    <w:rsid w:val="009548FB"/>
    <w:rsid w:val="009550E7"/>
    <w:rsid w:val="00957D60"/>
    <w:rsid w:val="00957E51"/>
    <w:rsid w:val="0096337F"/>
    <w:rsid w:val="00964D01"/>
    <w:rsid w:val="009651C3"/>
    <w:rsid w:val="00965756"/>
    <w:rsid w:val="00965E80"/>
    <w:rsid w:val="009662BC"/>
    <w:rsid w:val="00966FFA"/>
    <w:rsid w:val="009671E2"/>
    <w:rsid w:val="009673E5"/>
    <w:rsid w:val="00967498"/>
    <w:rsid w:val="00973174"/>
    <w:rsid w:val="00973727"/>
    <w:rsid w:val="00974B36"/>
    <w:rsid w:val="00974EEB"/>
    <w:rsid w:val="00975497"/>
    <w:rsid w:val="00975D7A"/>
    <w:rsid w:val="00976EE9"/>
    <w:rsid w:val="00977B9A"/>
    <w:rsid w:val="00981425"/>
    <w:rsid w:val="009817EB"/>
    <w:rsid w:val="00981832"/>
    <w:rsid w:val="00981A04"/>
    <w:rsid w:val="00981F78"/>
    <w:rsid w:val="00982708"/>
    <w:rsid w:val="0098442A"/>
    <w:rsid w:val="009845B6"/>
    <w:rsid w:val="00985DCE"/>
    <w:rsid w:val="00985E3E"/>
    <w:rsid w:val="00985E6A"/>
    <w:rsid w:val="0098696D"/>
    <w:rsid w:val="009874E9"/>
    <w:rsid w:val="0099040E"/>
    <w:rsid w:val="0099434F"/>
    <w:rsid w:val="009974DC"/>
    <w:rsid w:val="009975FD"/>
    <w:rsid w:val="009A0364"/>
    <w:rsid w:val="009A0CCE"/>
    <w:rsid w:val="009A1159"/>
    <w:rsid w:val="009A21D2"/>
    <w:rsid w:val="009A2467"/>
    <w:rsid w:val="009A2C4C"/>
    <w:rsid w:val="009A3040"/>
    <w:rsid w:val="009A30BF"/>
    <w:rsid w:val="009A3C78"/>
    <w:rsid w:val="009A49BF"/>
    <w:rsid w:val="009A4A4C"/>
    <w:rsid w:val="009A5193"/>
    <w:rsid w:val="009A5DE6"/>
    <w:rsid w:val="009A66F5"/>
    <w:rsid w:val="009A72CC"/>
    <w:rsid w:val="009B0B94"/>
    <w:rsid w:val="009B17F7"/>
    <w:rsid w:val="009B1879"/>
    <w:rsid w:val="009B18DB"/>
    <w:rsid w:val="009B20CA"/>
    <w:rsid w:val="009B2261"/>
    <w:rsid w:val="009B2655"/>
    <w:rsid w:val="009B3817"/>
    <w:rsid w:val="009B441F"/>
    <w:rsid w:val="009B6CAE"/>
    <w:rsid w:val="009B7680"/>
    <w:rsid w:val="009B788C"/>
    <w:rsid w:val="009B79A1"/>
    <w:rsid w:val="009C1866"/>
    <w:rsid w:val="009C1F71"/>
    <w:rsid w:val="009C214A"/>
    <w:rsid w:val="009C2662"/>
    <w:rsid w:val="009C348E"/>
    <w:rsid w:val="009C5008"/>
    <w:rsid w:val="009C514D"/>
    <w:rsid w:val="009C63CF"/>
    <w:rsid w:val="009C651B"/>
    <w:rsid w:val="009C7A9F"/>
    <w:rsid w:val="009D19EC"/>
    <w:rsid w:val="009D36F9"/>
    <w:rsid w:val="009D3CBB"/>
    <w:rsid w:val="009D54AB"/>
    <w:rsid w:val="009D5603"/>
    <w:rsid w:val="009D6478"/>
    <w:rsid w:val="009D6F10"/>
    <w:rsid w:val="009D71CB"/>
    <w:rsid w:val="009E00EC"/>
    <w:rsid w:val="009E02A5"/>
    <w:rsid w:val="009E0F9D"/>
    <w:rsid w:val="009E173E"/>
    <w:rsid w:val="009E3408"/>
    <w:rsid w:val="009E3EAC"/>
    <w:rsid w:val="009E4F60"/>
    <w:rsid w:val="009E5859"/>
    <w:rsid w:val="009E606B"/>
    <w:rsid w:val="009F073E"/>
    <w:rsid w:val="009F1817"/>
    <w:rsid w:val="009F2A9E"/>
    <w:rsid w:val="009F334F"/>
    <w:rsid w:val="009F501E"/>
    <w:rsid w:val="009F541B"/>
    <w:rsid w:val="009F59B9"/>
    <w:rsid w:val="009F6404"/>
    <w:rsid w:val="009F7D8E"/>
    <w:rsid w:val="00A0079E"/>
    <w:rsid w:val="00A00E8C"/>
    <w:rsid w:val="00A01A2B"/>
    <w:rsid w:val="00A027A1"/>
    <w:rsid w:val="00A02C88"/>
    <w:rsid w:val="00A04F90"/>
    <w:rsid w:val="00A0535D"/>
    <w:rsid w:val="00A053FD"/>
    <w:rsid w:val="00A063EA"/>
    <w:rsid w:val="00A07925"/>
    <w:rsid w:val="00A07B31"/>
    <w:rsid w:val="00A1013C"/>
    <w:rsid w:val="00A10CE0"/>
    <w:rsid w:val="00A113F0"/>
    <w:rsid w:val="00A116CD"/>
    <w:rsid w:val="00A11769"/>
    <w:rsid w:val="00A11A27"/>
    <w:rsid w:val="00A12B83"/>
    <w:rsid w:val="00A12ED3"/>
    <w:rsid w:val="00A13AB1"/>
    <w:rsid w:val="00A1448E"/>
    <w:rsid w:val="00A16122"/>
    <w:rsid w:val="00A1638D"/>
    <w:rsid w:val="00A16433"/>
    <w:rsid w:val="00A17690"/>
    <w:rsid w:val="00A17DF8"/>
    <w:rsid w:val="00A17E5D"/>
    <w:rsid w:val="00A202A5"/>
    <w:rsid w:val="00A2031D"/>
    <w:rsid w:val="00A20AC7"/>
    <w:rsid w:val="00A22A18"/>
    <w:rsid w:val="00A22B35"/>
    <w:rsid w:val="00A23567"/>
    <w:rsid w:val="00A242C2"/>
    <w:rsid w:val="00A27381"/>
    <w:rsid w:val="00A27A06"/>
    <w:rsid w:val="00A27BA4"/>
    <w:rsid w:val="00A30E90"/>
    <w:rsid w:val="00A31BC7"/>
    <w:rsid w:val="00A32670"/>
    <w:rsid w:val="00A3287A"/>
    <w:rsid w:val="00A35269"/>
    <w:rsid w:val="00A37AE5"/>
    <w:rsid w:val="00A410EA"/>
    <w:rsid w:val="00A41EDE"/>
    <w:rsid w:val="00A44942"/>
    <w:rsid w:val="00A44B14"/>
    <w:rsid w:val="00A458C9"/>
    <w:rsid w:val="00A45B57"/>
    <w:rsid w:val="00A45FA2"/>
    <w:rsid w:val="00A47A74"/>
    <w:rsid w:val="00A50B24"/>
    <w:rsid w:val="00A51505"/>
    <w:rsid w:val="00A527BF"/>
    <w:rsid w:val="00A5310E"/>
    <w:rsid w:val="00A53311"/>
    <w:rsid w:val="00A55005"/>
    <w:rsid w:val="00A55DEF"/>
    <w:rsid w:val="00A56F90"/>
    <w:rsid w:val="00A60CC6"/>
    <w:rsid w:val="00A60D22"/>
    <w:rsid w:val="00A61137"/>
    <w:rsid w:val="00A615DB"/>
    <w:rsid w:val="00A61BF9"/>
    <w:rsid w:val="00A61C0A"/>
    <w:rsid w:val="00A6236A"/>
    <w:rsid w:val="00A63311"/>
    <w:rsid w:val="00A64519"/>
    <w:rsid w:val="00A64ACC"/>
    <w:rsid w:val="00A6588A"/>
    <w:rsid w:val="00A66185"/>
    <w:rsid w:val="00A66BD8"/>
    <w:rsid w:val="00A67C6A"/>
    <w:rsid w:val="00A700E9"/>
    <w:rsid w:val="00A7242E"/>
    <w:rsid w:val="00A73167"/>
    <w:rsid w:val="00A731A4"/>
    <w:rsid w:val="00A74B21"/>
    <w:rsid w:val="00A7534C"/>
    <w:rsid w:val="00A766EC"/>
    <w:rsid w:val="00A76B56"/>
    <w:rsid w:val="00A77BFA"/>
    <w:rsid w:val="00A80D32"/>
    <w:rsid w:val="00A82303"/>
    <w:rsid w:val="00A825A7"/>
    <w:rsid w:val="00A82BB0"/>
    <w:rsid w:val="00A82F71"/>
    <w:rsid w:val="00A833A3"/>
    <w:rsid w:val="00A84BE8"/>
    <w:rsid w:val="00A858B0"/>
    <w:rsid w:val="00A8595D"/>
    <w:rsid w:val="00A864A6"/>
    <w:rsid w:val="00A86CD9"/>
    <w:rsid w:val="00A86D40"/>
    <w:rsid w:val="00A905A7"/>
    <w:rsid w:val="00A90E7A"/>
    <w:rsid w:val="00A92697"/>
    <w:rsid w:val="00A929B3"/>
    <w:rsid w:val="00A933EA"/>
    <w:rsid w:val="00A94091"/>
    <w:rsid w:val="00A94814"/>
    <w:rsid w:val="00A951F0"/>
    <w:rsid w:val="00A96F57"/>
    <w:rsid w:val="00A9787B"/>
    <w:rsid w:val="00AA018A"/>
    <w:rsid w:val="00AA0207"/>
    <w:rsid w:val="00AA0CBE"/>
    <w:rsid w:val="00AA1678"/>
    <w:rsid w:val="00AA26AB"/>
    <w:rsid w:val="00AA2A28"/>
    <w:rsid w:val="00AA38AE"/>
    <w:rsid w:val="00AA4F7A"/>
    <w:rsid w:val="00AA5462"/>
    <w:rsid w:val="00AA5930"/>
    <w:rsid w:val="00AA5999"/>
    <w:rsid w:val="00AA5A49"/>
    <w:rsid w:val="00AA74C0"/>
    <w:rsid w:val="00AB033E"/>
    <w:rsid w:val="00AB47AF"/>
    <w:rsid w:val="00AC049D"/>
    <w:rsid w:val="00AC0BC2"/>
    <w:rsid w:val="00AC1209"/>
    <w:rsid w:val="00AC1D07"/>
    <w:rsid w:val="00AC284B"/>
    <w:rsid w:val="00AC2F7F"/>
    <w:rsid w:val="00AC57B5"/>
    <w:rsid w:val="00AC64BC"/>
    <w:rsid w:val="00AC6959"/>
    <w:rsid w:val="00AC7A96"/>
    <w:rsid w:val="00AD01DA"/>
    <w:rsid w:val="00AD1A0A"/>
    <w:rsid w:val="00AD1B87"/>
    <w:rsid w:val="00AD27B6"/>
    <w:rsid w:val="00AD4C20"/>
    <w:rsid w:val="00AD7F0D"/>
    <w:rsid w:val="00AD7F68"/>
    <w:rsid w:val="00AE0308"/>
    <w:rsid w:val="00AE0707"/>
    <w:rsid w:val="00AE2544"/>
    <w:rsid w:val="00AE2579"/>
    <w:rsid w:val="00AE4179"/>
    <w:rsid w:val="00AE5A9D"/>
    <w:rsid w:val="00AE5E40"/>
    <w:rsid w:val="00AE66A9"/>
    <w:rsid w:val="00AE68F9"/>
    <w:rsid w:val="00AE7572"/>
    <w:rsid w:val="00AE7A35"/>
    <w:rsid w:val="00AF0763"/>
    <w:rsid w:val="00AF1C19"/>
    <w:rsid w:val="00AF2710"/>
    <w:rsid w:val="00AF2B1C"/>
    <w:rsid w:val="00AF2CBB"/>
    <w:rsid w:val="00AF2DFB"/>
    <w:rsid w:val="00AF4111"/>
    <w:rsid w:val="00AF4139"/>
    <w:rsid w:val="00AF459A"/>
    <w:rsid w:val="00AF45C2"/>
    <w:rsid w:val="00AF501D"/>
    <w:rsid w:val="00AF5948"/>
    <w:rsid w:val="00AF62CE"/>
    <w:rsid w:val="00AF7B33"/>
    <w:rsid w:val="00B009A3"/>
    <w:rsid w:val="00B00E3F"/>
    <w:rsid w:val="00B02002"/>
    <w:rsid w:val="00B04BFE"/>
    <w:rsid w:val="00B04E84"/>
    <w:rsid w:val="00B05288"/>
    <w:rsid w:val="00B05A0A"/>
    <w:rsid w:val="00B063D6"/>
    <w:rsid w:val="00B11120"/>
    <w:rsid w:val="00B114FA"/>
    <w:rsid w:val="00B13A0B"/>
    <w:rsid w:val="00B149D5"/>
    <w:rsid w:val="00B17257"/>
    <w:rsid w:val="00B209BD"/>
    <w:rsid w:val="00B22970"/>
    <w:rsid w:val="00B23485"/>
    <w:rsid w:val="00B23497"/>
    <w:rsid w:val="00B23932"/>
    <w:rsid w:val="00B23A46"/>
    <w:rsid w:val="00B241B9"/>
    <w:rsid w:val="00B24822"/>
    <w:rsid w:val="00B2523C"/>
    <w:rsid w:val="00B253AA"/>
    <w:rsid w:val="00B25BEA"/>
    <w:rsid w:val="00B2634B"/>
    <w:rsid w:val="00B26D6D"/>
    <w:rsid w:val="00B26F55"/>
    <w:rsid w:val="00B2734A"/>
    <w:rsid w:val="00B30794"/>
    <w:rsid w:val="00B30B8D"/>
    <w:rsid w:val="00B3188D"/>
    <w:rsid w:val="00B31965"/>
    <w:rsid w:val="00B31A79"/>
    <w:rsid w:val="00B31B38"/>
    <w:rsid w:val="00B33C9F"/>
    <w:rsid w:val="00B34920"/>
    <w:rsid w:val="00B34F92"/>
    <w:rsid w:val="00B3678B"/>
    <w:rsid w:val="00B402B4"/>
    <w:rsid w:val="00B41BA3"/>
    <w:rsid w:val="00B42997"/>
    <w:rsid w:val="00B42E60"/>
    <w:rsid w:val="00B43858"/>
    <w:rsid w:val="00B44319"/>
    <w:rsid w:val="00B44EF8"/>
    <w:rsid w:val="00B45F03"/>
    <w:rsid w:val="00B4608D"/>
    <w:rsid w:val="00B468DB"/>
    <w:rsid w:val="00B472A8"/>
    <w:rsid w:val="00B50037"/>
    <w:rsid w:val="00B50D82"/>
    <w:rsid w:val="00B51434"/>
    <w:rsid w:val="00B51749"/>
    <w:rsid w:val="00B51857"/>
    <w:rsid w:val="00B52E35"/>
    <w:rsid w:val="00B53104"/>
    <w:rsid w:val="00B54D19"/>
    <w:rsid w:val="00B550C3"/>
    <w:rsid w:val="00B5572B"/>
    <w:rsid w:val="00B55ABF"/>
    <w:rsid w:val="00B56076"/>
    <w:rsid w:val="00B57A7A"/>
    <w:rsid w:val="00B57A9D"/>
    <w:rsid w:val="00B61349"/>
    <w:rsid w:val="00B62846"/>
    <w:rsid w:val="00B649ED"/>
    <w:rsid w:val="00B6508E"/>
    <w:rsid w:val="00B65885"/>
    <w:rsid w:val="00B65B3A"/>
    <w:rsid w:val="00B679FA"/>
    <w:rsid w:val="00B67C48"/>
    <w:rsid w:val="00B724C9"/>
    <w:rsid w:val="00B7262C"/>
    <w:rsid w:val="00B72A06"/>
    <w:rsid w:val="00B72BDB"/>
    <w:rsid w:val="00B72F48"/>
    <w:rsid w:val="00B73F2A"/>
    <w:rsid w:val="00B74FFE"/>
    <w:rsid w:val="00B754EF"/>
    <w:rsid w:val="00B75898"/>
    <w:rsid w:val="00B7608D"/>
    <w:rsid w:val="00B771E1"/>
    <w:rsid w:val="00B80F58"/>
    <w:rsid w:val="00B81924"/>
    <w:rsid w:val="00B81D85"/>
    <w:rsid w:val="00B82A50"/>
    <w:rsid w:val="00B82F9A"/>
    <w:rsid w:val="00B84452"/>
    <w:rsid w:val="00B850C0"/>
    <w:rsid w:val="00B86388"/>
    <w:rsid w:val="00B878E0"/>
    <w:rsid w:val="00B87CD2"/>
    <w:rsid w:val="00B91982"/>
    <w:rsid w:val="00B94633"/>
    <w:rsid w:val="00B94F6D"/>
    <w:rsid w:val="00B95EAB"/>
    <w:rsid w:val="00B966D8"/>
    <w:rsid w:val="00B96E27"/>
    <w:rsid w:val="00B9736C"/>
    <w:rsid w:val="00BA0E41"/>
    <w:rsid w:val="00BA100F"/>
    <w:rsid w:val="00BA1C32"/>
    <w:rsid w:val="00BA3914"/>
    <w:rsid w:val="00BA3DF6"/>
    <w:rsid w:val="00BA4B2D"/>
    <w:rsid w:val="00BA4E1B"/>
    <w:rsid w:val="00BA5EB3"/>
    <w:rsid w:val="00BA6811"/>
    <w:rsid w:val="00BA6945"/>
    <w:rsid w:val="00BA77BD"/>
    <w:rsid w:val="00BB0E34"/>
    <w:rsid w:val="00BB2241"/>
    <w:rsid w:val="00BB239B"/>
    <w:rsid w:val="00BB2931"/>
    <w:rsid w:val="00BB2BD3"/>
    <w:rsid w:val="00BB4DBB"/>
    <w:rsid w:val="00BB689E"/>
    <w:rsid w:val="00BB6E2A"/>
    <w:rsid w:val="00BC0EF7"/>
    <w:rsid w:val="00BC309F"/>
    <w:rsid w:val="00BC4589"/>
    <w:rsid w:val="00BC5452"/>
    <w:rsid w:val="00BC5BA2"/>
    <w:rsid w:val="00BC63F8"/>
    <w:rsid w:val="00BC77C8"/>
    <w:rsid w:val="00BD03B1"/>
    <w:rsid w:val="00BD16D5"/>
    <w:rsid w:val="00BD1AE4"/>
    <w:rsid w:val="00BD281F"/>
    <w:rsid w:val="00BD390E"/>
    <w:rsid w:val="00BD42B8"/>
    <w:rsid w:val="00BD4C1D"/>
    <w:rsid w:val="00BD4CA7"/>
    <w:rsid w:val="00BD5AD9"/>
    <w:rsid w:val="00BD615B"/>
    <w:rsid w:val="00BD6E71"/>
    <w:rsid w:val="00BD6EA2"/>
    <w:rsid w:val="00BD7ECA"/>
    <w:rsid w:val="00BE1190"/>
    <w:rsid w:val="00BE256D"/>
    <w:rsid w:val="00BE30C9"/>
    <w:rsid w:val="00BE3733"/>
    <w:rsid w:val="00BE57AD"/>
    <w:rsid w:val="00BE6886"/>
    <w:rsid w:val="00BE7206"/>
    <w:rsid w:val="00BE73CB"/>
    <w:rsid w:val="00BE76E4"/>
    <w:rsid w:val="00BE7816"/>
    <w:rsid w:val="00BE7817"/>
    <w:rsid w:val="00BF0B5A"/>
    <w:rsid w:val="00BF1046"/>
    <w:rsid w:val="00BF2427"/>
    <w:rsid w:val="00BF29B6"/>
    <w:rsid w:val="00BF3DFD"/>
    <w:rsid w:val="00BF418C"/>
    <w:rsid w:val="00BF4F97"/>
    <w:rsid w:val="00BF5242"/>
    <w:rsid w:val="00BF5EBE"/>
    <w:rsid w:val="00BF7892"/>
    <w:rsid w:val="00BF7AD0"/>
    <w:rsid w:val="00C01119"/>
    <w:rsid w:val="00C0253D"/>
    <w:rsid w:val="00C02607"/>
    <w:rsid w:val="00C0277C"/>
    <w:rsid w:val="00C02F4B"/>
    <w:rsid w:val="00C03884"/>
    <w:rsid w:val="00C03E39"/>
    <w:rsid w:val="00C03F2D"/>
    <w:rsid w:val="00C0515F"/>
    <w:rsid w:val="00C057CF"/>
    <w:rsid w:val="00C0669E"/>
    <w:rsid w:val="00C07176"/>
    <w:rsid w:val="00C071D8"/>
    <w:rsid w:val="00C07F66"/>
    <w:rsid w:val="00C07F6E"/>
    <w:rsid w:val="00C1033D"/>
    <w:rsid w:val="00C10B2D"/>
    <w:rsid w:val="00C12386"/>
    <w:rsid w:val="00C139A9"/>
    <w:rsid w:val="00C13DA8"/>
    <w:rsid w:val="00C143B0"/>
    <w:rsid w:val="00C158DA"/>
    <w:rsid w:val="00C15AC3"/>
    <w:rsid w:val="00C164D4"/>
    <w:rsid w:val="00C1714B"/>
    <w:rsid w:val="00C1756A"/>
    <w:rsid w:val="00C1759F"/>
    <w:rsid w:val="00C2072F"/>
    <w:rsid w:val="00C216A6"/>
    <w:rsid w:val="00C21D9F"/>
    <w:rsid w:val="00C23883"/>
    <w:rsid w:val="00C249C4"/>
    <w:rsid w:val="00C2591C"/>
    <w:rsid w:val="00C26240"/>
    <w:rsid w:val="00C26923"/>
    <w:rsid w:val="00C26C97"/>
    <w:rsid w:val="00C274EF"/>
    <w:rsid w:val="00C309FE"/>
    <w:rsid w:val="00C31245"/>
    <w:rsid w:val="00C3209C"/>
    <w:rsid w:val="00C32925"/>
    <w:rsid w:val="00C32E09"/>
    <w:rsid w:val="00C33108"/>
    <w:rsid w:val="00C33397"/>
    <w:rsid w:val="00C3464F"/>
    <w:rsid w:val="00C3540F"/>
    <w:rsid w:val="00C40034"/>
    <w:rsid w:val="00C41369"/>
    <w:rsid w:val="00C4149F"/>
    <w:rsid w:val="00C41BB3"/>
    <w:rsid w:val="00C41CE6"/>
    <w:rsid w:val="00C41EE5"/>
    <w:rsid w:val="00C42710"/>
    <w:rsid w:val="00C44243"/>
    <w:rsid w:val="00C44290"/>
    <w:rsid w:val="00C44404"/>
    <w:rsid w:val="00C45FEC"/>
    <w:rsid w:val="00C46660"/>
    <w:rsid w:val="00C46F0B"/>
    <w:rsid w:val="00C509E4"/>
    <w:rsid w:val="00C50C03"/>
    <w:rsid w:val="00C51F70"/>
    <w:rsid w:val="00C52BA2"/>
    <w:rsid w:val="00C549F2"/>
    <w:rsid w:val="00C54EB6"/>
    <w:rsid w:val="00C55068"/>
    <w:rsid w:val="00C556B2"/>
    <w:rsid w:val="00C56D4E"/>
    <w:rsid w:val="00C60DA1"/>
    <w:rsid w:val="00C612CF"/>
    <w:rsid w:val="00C61402"/>
    <w:rsid w:val="00C61F21"/>
    <w:rsid w:val="00C62AB9"/>
    <w:rsid w:val="00C63891"/>
    <w:rsid w:val="00C64F5A"/>
    <w:rsid w:val="00C6518B"/>
    <w:rsid w:val="00C6541D"/>
    <w:rsid w:val="00C6559F"/>
    <w:rsid w:val="00C658B8"/>
    <w:rsid w:val="00C6625F"/>
    <w:rsid w:val="00C66A63"/>
    <w:rsid w:val="00C67CB4"/>
    <w:rsid w:val="00C67CE8"/>
    <w:rsid w:val="00C71397"/>
    <w:rsid w:val="00C72750"/>
    <w:rsid w:val="00C727D9"/>
    <w:rsid w:val="00C740ED"/>
    <w:rsid w:val="00C7418F"/>
    <w:rsid w:val="00C7511F"/>
    <w:rsid w:val="00C75920"/>
    <w:rsid w:val="00C762B7"/>
    <w:rsid w:val="00C768FF"/>
    <w:rsid w:val="00C77D1A"/>
    <w:rsid w:val="00C80991"/>
    <w:rsid w:val="00C82336"/>
    <w:rsid w:val="00C831C6"/>
    <w:rsid w:val="00C833C1"/>
    <w:rsid w:val="00C84384"/>
    <w:rsid w:val="00C862AE"/>
    <w:rsid w:val="00C86942"/>
    <w:rsid w:val="00C86B52"/>
    <w:rsid w:val="00C86DC3"/>
    <w:rsid w:val="00C873FF"/>
    <w:rsid w:val="00C87604"/>
    <w:rsid w:val="00C90310"/>
    <w:rsid w:val="00C903A5"/>
    <w:rsid w:val="00C90CEC"/>
    <w:rsid w:val="00C920D7"/>
    <w:rsid w:val="00C921BA"/>
    <w:rsid w:val="00C92F7E"/>
    <w:rsid w:val="00C946E3"/>
    <w:rsid w:val="00C95212"/>
    <w:rsid w:val="00C956B0"/>
    <w:rsid w:val="00C95C21"/>
    <w:rsid w:val="00C96C9E"/>
    <w:rsid w:val="00C96CB0"/>
    <w:rsid w:val="00C972F4"/>
    <w:rsid w:val="00C97660"/>
    <w:rsid w:val="00CA03C5"/>
    <w:rsid w:val="00CA0B3B"/>
    <w:rsid w:val="00CA0B74"/>
    <w:rsid w:val="00CA2004"/>
    <w:rsid w:val="00CA2030"/>
    <w:rsid w:val="00CA2689"/>
    <w:rsid w:val="00CA3ADA"/>
    <w:rsid w:val="00CA3BF3"/>
    <w:rsid w:val="00CA3F84"/>
    <w:rsid w:val="00CA4116"/>
    <w:rsid w:val="00CA4E55"/>
    <w:rsid w:val="00CA548D"/>
    <w:rsid w:val="00CA552B"/>
    <w:rsid w:val="00CA5FC7"/>
    <w:rsid w:val="00CA7BE7"/>
    <w:rsid w:val="00CB08F3"/>
    <w:rsid w:val="00CB0FD8"/>
    <w:rsid w:val="00CB10BF"/>
    <w:rsid w:val="00CB1C04"/>
    <w:rsid w:val="00CB1CAF"/>
    <w:rsid w:val="00CB3A2B"/>
    <w:rsid w:val="00CB53FF"/>
    <w:rsid w:val="00CB5564"/>
    <w:rsid w:val="00CB57EA"/>
    <w:rsid w:val="00CB65AF"/>
    <w:rsid w:val="00CC1692"/>
    <w:rsid w:val="00CC2127"/>
    <w:rsid w:val="00CC246F"/>
    <w:rsid w:val="00CC279B"/>
    <w:rsid w:val="00CC31D7"/>
    <w:rsid w:val="00CC35BB"/>
    <w:rsid w:val="00CC526E"/>
    <w:rsid w:val="00CC5829"/>
    <w:rsid w:val="00CC5B97"/>
    <w:rsid w:val="00CC5F50"/>
    <w:rsid w:val="00CC6673"/>
    <w:rsid w:val="00CC6760"/>
    <w:rsid w:val="00CD01C0"/>
    <w:rsid w:val="00CD0D9F"/>
    <w:rsid w:val="00CD17F0"/>
    <w:rsid w:val="00CD1CB7"/>
    <w:rsid w:val="00CD2F6B"/>
    <w:rsid w:val="00CD3720"/>
    <w:rsid w:val="00CD3B70"/>
    <w:rsid w:val="00CD410A"/>
    <w:rsid w:val="00CD472D"/>
    <w:rsid w:val="00CD4BFF"/>
    <w:rsid w:val="00CD53BA"/>
    <w:rsid w:val="00CD61AD"/>
    <w:rsid w:val="00CE28F3"/>
    <w:rsid w:val="00CE2E40"/>
    <w:rsid w:val="00CE35B2"/>
    <w:rsid w:val="00CE3FE2"/>
    <w:rsid w:val="00CE437A"/>
    <w:rsid w:val="00CE48FF"/>
    <w:rsid w:val="00CE4C41"/>
    <w:rsid w:val="00CE5F01"/>
    <w:rsid w:val="00CE63B5"/>
    <w:rsid w:val="00CE6DD0"/>
    <w:rsid w:val="00CE6EF1"/>
    <w:rsid w:val="00CF192F"/>
    <w:rsid w:val="00CF2150"/>
    <w:rsid w:val="00CF242A"/>
    <w:rsid w:val="00CF252C"/>
    <w:rsid w:val="00CF322D"/>
    <w:rsid w:val="00CF509A"/>
    <w:rsid w:val="00CF66F4"/>
    <w:rsid w:val="00CF6947"/>
    <w:rsid w:val="00CF6B94"/>
    <w:rsid w:val="00D0020D"/>
    <w:rsid w:val="00D00E93"/>
    <w:rsid w:val="00D024C7"/>
    <w:rsid w:val="00D02673"/>
    <w:rsid w:val="00D03CA0"/>
    <w:rsid w:val="00D05351"/>
    <w:rsid w:val="00D057C7"/>
    <w:rsid w:val="00D07172"/>
    <w:rsid w:val="00D07C4C"/>
    <w:rsid w:val="00D07FD1"/>
    <w:rsid w:val="00D1021A"/>
    <w:rsid w:val="00D10B8D"/>
    <w:rsid w:val="00D117B0"/>
    <w:rsid w:val="00D1230D"/>
    <w:rsid w:val="00D12FD5"/>
    <w:rsid w:val="00D138B7"/>
    <w:rsid w:val="00D1396C"/>
    <w:rsid w:val="00D13E1B"/>
    <w:rsid w:val="00D144F6"/>
    <w:rsid w:val="00D14A77"/>
    <w:rsid w:val="00D14A8C"/>
    <w:rsid w:val="00D155F5"/>
    <w:rsid w:val="00D1619C"/>
    <w:rsid w:val="00D17044"/>
    <w:rsid w:val="00D173DF"/>
    <w:rsid w:val="00D20345"/>
    <w:rsid w:val="00D20603"/>
    <w:rsid w:val="00D2072D"/>
    <w:rsid w:val="00D208D3"/>
    <w:rsid w:val="00D20FB3"/>
    <w:rsid w:val="00D21ACF"/>
    <w:rsid w:val="00D21EA4"/>
    <w:rsid w:val="00D23501"/>
    <w:rsid w:val="00D23ADC"/>
    <w:rsid w:val="00D23F72"/>
    <w:rsid w:val="00D241A2"/>
    <w:rsid w:val="00D24EF9"/>
    <w:rsid w:val="00D254EC"/>
    <w:rsid w:val="00D269C7"/>
    <w:rsid w:val="00D26EDC"/>
    <w:rsid w:val="00D278E6"/>
    <w:rsid w:val="00D27915"/>
    <w:rsid w:val="00D3038A"/>
    <w:rsid w:val="00D30532"/>
    <w:rsid w:val="00D31389"/>
    <w:rsid w:val="00D316A1"/>
    <w:rsid w:val="00D34044"/>
    <w:rsid w:val="00D34790"/>
    <w:rsid w:val="00D36A5E"/>
    <w:rsid w:val="00D37619"/>
    <w:rsid w:val="00D401A1"/>
    <w:rsid w:val="00D407DC"/>
    <w:rsid w:val="00D4096D"/>
    <w:rsid w:val="00D41F04"/>
    <w:rsid w:val="00D45B66"/>
    <w:rsid w:val="00D45FFE"/>
    <w:rsid w:val="00D462DB"/>
    <w:rsid w:val="00D469B8"/>
    <w:rsid w:val="00D4775C"/>
    <w:rsid w:val="00D50310"/>
    <w:rsid w:val="00D53C9D"/>
    <w:rsid w:val="00D54E46"/>
    <w:rsid w:val="00D56D48"/>
    <w:rsid w:val="00D576F2"/>
    <w:rsid w:val="00D57AB0"/>
    <w:rsid w:val="00D57AF5"/>
    <w:rsid w:val="00D57B5E"/>
    <w:rsid w:val="00D60F07"/>
    <w:rsid w:val="00D644E9"/>
    <w:rsid w:val="00D64A37"/>
    <w:rsid w:val="00D64EA4"/>
    <w:rsid w:val="00D658DE"/>
    <w:rsid w:val="00D65A45"/>
    <w:rsid w:val="00D65E00"/>
    <w:rsid w:val="00D662AB"/>
    <w:rsid w:val="00D6642E"/>
    <w:rsid w:val="00D66594"/>
    <w:rsid w:val="00D67861"/>
    <w:rsid w:val="00D71081"/>
    <w:rsid w:val="00D716D9"/>
    <w:rsid w:val="00D72535"/>
    <w:rsid w:val="00D73300"/>
    <w:rsid w:val="00D73A9F"/>
    <w:rsid w:val="00D74D07"/>
    <w:rsid w:val="00D76466"/>
    <w:rsid w:val="00D76A5B"/>
    <w:rsid w:val="00D77317"/>
    <w:rsid w:val="00D77E21"/>
    <w:rsid w:val="00D81D21"/>
    <w:rsid w:val="00D83999"/>
    <w:rsid w:val="00D84FA8"/>
    <w:rsid w:val="00D8509E"/>
    <w:rsid w:val="00D86D8A"/>
    <w:rsid w:val="00D90CF8"/>
    <w:rsid w:val="00D92436"/>
    <w:rsid w:val="00D93E88"/>
    <w:rsid w:val="00D95CF1"/>
    <w:rsid w:val="00D96FDD"/>
    <w:rsid w:val="00D973BA"/>
    <w:rsid w:val="00DA0028"/>
    <w:rsid w:val="00DA2C8E"/>
    <w:rsid w:val="00DA2F7A"/>
    <w:rsid w:val="00DA3C60"/>
    <w:rsid w:val="00DA49B5"/>
    <w:rsid w:val="00DA4F62"/>
    <w:rsid w:val="00DA5167"/>
    <w:rsid w:val="00DA520B"/>
    <w:rsid w:val="00DA547A"/>
    <w:rsid w:val="00DA572C"/>
    <w:rsid w:val="00DA6CA3"/>
    <w:rsid w:val="00DB02E7"/>
    <w:rsid w:val="00DB0377"/>
    <w:rsid w:val="00DB1CEB"/>
    <w:rsid w:val="00DB4AD8"/>
    <w:rsid w:val="00DB5464"/>
    <w:rsid w:val="00DB556B"/>
    <w:rsid w:val="00DB6116"/>
    <w:rsid w:val="00DB66D2"/>
    <w:rsid w:val="00DB7CBB"/>
    <w:rsid w:val="00DB7E7E"/>
    <w:rsid w:val="00DB7E9A"/>
    <w:rsid w:val="00DC1437"/>
    <w:rsid w:val="00DC260E"/>
    <w:rsid w:val="00DC2BA3"/>
    <w:rsid w:val="00DC394A"/>
    <w:rsid w:val="00DC3C32"/>
    <w:rsid w:val="00DC4C27"/>
    <w:rsid w:val="00DC5CBC"/>
    <w:rsid w:val="00DC6934"/>
    <w:rsid w:val="00DC72E2"/>
    <w:rsid w:val="00DD0136"/>
    <w:rsid w:val="00DD0658"/>
    <w:rsid w:val="00DD1301"/>
    <w:rsid w:val="00DD1366"/>
    <w:rsid w:val="00DD2263"/>
    <w:rsid w:val="00DD38A2"/>
    <w:rsid w:val="00DD3C8C"/>
    <w:rsid w:val="00DD4CF4"/>
    <w:rsid w:val="00DD4E88"/>
    <w:rsid w:val="00DD541B"/>
    <w:rsid w:val="00DD562F"/>
    <w:rsid w:val="00DD57D0"/>
    <w:rsid w:val="00DD59D8"/>
    <w:rsid w:val="00DD5BF0"/>
    <w:rsid w:val="00DD66FA"/>
    <w:rsid w:val="00DD6B90"/>
    <w:rsid w:val="00DE05A4"/>
    <w:rsid w:val="00DE14F5"/>
    <w:rsid w:val="00DE21CA"/>
    <w:rsid w:val="00DE2614"/>
    <w:rsid w:val="00DE28B9"/>
    <w:rsid w:val="00DE29DA"/>
    <w:rsid w:val="00DE31C9"/>
    <w:rsid w:val="00DE38E0"/>
    <w:rsid w:val="00DE3EB3"/>
    <w:rsid w:val="00DE4E1E"/>
    <w:rsid w:val="00DE600A"/>
    <w:rsid w:val="00DE67CB"/>
    <w:rsid w:val="00DE6A3A"/>
    <w:rsid w:val="00DE720D"/>
    <w:rsid w:val="00DE766F"/>
    <w:rsid w:val="00DF081E"/>
    <w:rsid w:val="00DF13EF"/>
    <w:rsid w:val="00DF14CB"/>
    <w:rsid w:val="00DF1DA5"/>
    <w:rsid w:val="00DF28C2"/>
    <w:rsid w:val="00DF2A29"/>
    <w:rsid w:val="00DF2E76"/>
    <w:rsid w:val="00DF4765"/>
    <w:rsid w:val="00DF4D81"/>
    <w:rsid w:val="00DF5C5C"/>
    <w:rsid w:val="00DF760F"/>
    <w:rsid w:val="00DF7897"/>
    <w:rsid w:val="00DF7A6E"/>
    <w:rsid w:val="00E00700"/>
    <w:rsid w:val="00E01711"/>
    <w:rsid w:val="00E01AE2"/>
    <w:rsid w:val="00E01D8C"/>
    <w:rsid w:val="00E01FF4"/>
    <w:rsid w:val="00E0204C"/>
    <w:rsid w:val="00E02A07"/>
    <w:rsid w:val="00E032A9"/>
    <w:rsid w:val="00E033C1"/>
    <w:rsid w:val="00E04A3B"/>
    <w:rsid w:val="00E064AC"/>
    <w:rsid w:val="00E103AC"/>
    <w:rsid w:val="00E110A1"/>
    <w:rsid w:val="00E11BD3"/>
    <w:rsid w:val="00E1383F"/>
    <w:rsid w:val="00E14F1C"/>
    <w:rsid w:val="00E169FB"/>
    <w:rsid w:val="00E17070"/>
    <w:rsid w:val="00E17891"/>
    <w:rsid w:val="00E20A0F"/>
    <w:rsid w:val="00E21783"/>
    <w:rsid w:val="00E21FBA"/>
    <w:rsid w:val="00E2285F"/>
    <w:rsid w:val="00E24D8D"/>
    <w:rsid w:val="00E25327"/>
    <w:rsid w:val="00E26150"/>
    <w:rsid w:val="00E26273"/>
    <w:rsid w:val="00E2665E"/>
    <w:rsid w:val="00E30EE1"/>
    <w:rsid w:val="00E32A53"/>
    <w:rsid w:val="00E32C82"/>
    <w:rsid w:val="00E32F1C"/>
    <w:rsid w:val="00E33C95"/>
    <w:rsid w:val="00E33F87"/>
    <w:rsid w:val="00E35297"/>
    <w:rsid w:val="00E374D5"/>
    <w:rsid w:val="00E37E33"/>
    <w:rsid w:val="00E40535"/>
    <w:rsid w:val="00E41371"/>
    <w:rsid w:val="00E41AB6"/>
    <w:rsid w:val="00E41B7C"/>
    <w:rsid w:val="00E42317"/>
    <w:rsid w:val="00E42643"/>
    <w:rsid w:val="00E426C7"/>
    <w:rsid w:val="00E4571C"/>
    <w:rsid w:val="00E464B3"/>
    <w:rsid w:val="00E47596"/>
    <w:rsid w:val="00E47964"/>
    <w:rsid w:val="00E503CA"/>
    <w:rsid w:val="00E51752"/>
    <w:rsid w:val="00E51C3E"/>
    <w:rsid w:val="00E5258F"/>
    <w:rsid w:val="00E5269C"/>
    <w:rsid w:val="00E52A73"/>
    <w:rsid w:val="00E52ED2"/>
    <w:rsid w:val="00E5395E"/>
    <w:rsid w:val="00E560DB"/>
    <w:rsid w:val="00E569BD"/>
    <w:rsid w:val="00E60083"/>
    <w:rsid w:val="00E61AD7"/>
    <w:rsid w:val="00E61DD0"/>
    <w:rsid w:val="00E61F60"/>
    <w:rsid w:val="00E634BD"/>
    <w:rsid w:val="00E63905"/>
    <w:rsid w:val="00E63965"/>
    <w:rsid w:val="00E6451D"/>
    <w:rsid w:val="00E64574"/>
    <w:rsid w:val="00E64BC8"/>
    <w:rsid w:val="00E659FD"/>
    <w:rsid w:val="00E65CEB"/>
    <w:rsid w:val="00E668C7"/>
    <w:rsid w:val="00E66BFA"/>
    <w:rsid w:val="00E6745A"/>
    <w:rsid w:val="00E67483"/>
    <w:rsid w:val="00E67D88"/>
    <w:rsid w:val="00E7018D"/>
    <w:rsid w:val="00E7133F"/>
    <w:rsid w:val="00E717E0"/>
    <w:rsid w:val="00E71A81"/>
    <w:rsid w:val="00E72A22"/>
    <w:rsid w:val="00E73154"/>
    <w:rsid w:val="00E73193"/>
    <w:rsid w:val="00E73270"/>
    <w:rsid w:val="00E7327E"/>
    <w:rsid w:val="00E73A31"/>
    <w:rsid w:val="00E73ADC"/>
    <w:rsid w:val="00E74158"/>
    <w:rsid w:val="00E74650"/>
    <w:rsid w:val="00E75276"/>
    <w:rsid w:val="00E75C17"/>
    <w:rsid w:val="00E775E6"/>
    <w:rsid w:val="00E7769A"/>
    <w:rsid w:val="00E77989"/>
    <w:rsid w:val="00E80114"/>
    <w:rsid w:val="00E807EF"/>
    <w:rsid w:val="00E80AD3"/>
    <w:rsid w:val="00E827C2"/>
    <w:rsid w:val="00E841DD"/>
    <w:rsid w:val="00E84706"/>
    <w:rsid w:val="00E85395"/>
    <w:rsid w:val="00E85B56"/>
    <w:rsid w:val="00E85E5E"/>
    <w:rsid w:val="00E85F66"/>
    <w:rsid w:val="00E8776A"/>
    <w:rsid w:val="00E8794C"/>
    <w:rsid w:val="00E9046F"/>
    <w:rsid w:val="00E91124"/>
    <w:rsid w:val="00E9296E"/>
    <w:rsid w:val="00E94A5F"/>
    <w:rsid w:val="00E95AC2"/>
    <w:rsid w:val="00E95DA6"/>
    <w:rsid w:val="00E96017"/>
    <w:rsid w:val="00E96061"/>
    <w:rsid w:val="00E9681A"/>
    <w:rsid w:val="00E970CE"/>
    <w:rsid w:val="00E97562"/>
    <w:rsid w:val="00E978BB"/>
    <w:rsid w:val="00E97902"/>
    <w:rsid w:val="00EA0718"/>
    <w:rsid w:val="00EA086D"/>
    <w:rsid w:val="00EA2A03"/>
    <w:rsid w:val="00EA38CE"/>
    <w:rsid w:val="00EA3B70"/>
    <w:rsid w:val="00EA46BC"/>
    <w:rsid w:val="00EA479A"/>
    <w:rsid w:val="00EA4ECA"/>
    <w:rsid w:val="00EA5877"/>
    <w:rsid w:val="00EA611B"/>
    <w:rsid w:val="00EB0051"/>
    <w:rsid w:val="00EB06A2"/>
    <w:rsid w:val="00EB09C9"/>
    <w:rsid w:val="00EB26A8"/>
    <w:rsid w:val="00EB30B2"/>
    <w:rsid w:val="00EB3108"/>
    <w:rsid w:val="00EB326D"/>
    <w:rsid w:val="00EB3826"/>
    <w:rsid w:val="00EB3871"/>
    <w:rsid w:val="00EB3886"/>
    <w:rsid w:val="00EB425E"/>
    <w:rsid w:val="00EB50B6"/>
    <w:rsid w:val="00EB5A2E"/>
    <w:rsid w:val="00EB5E0F"/>
    <w:rsid w:val="00EB6DE5"/>
    <w:rsid w:val="00EC1540"/>
    <w:rsid w:val="00EC19C5"/>
    <w:rsid w:val="00EC2DAC"/>
    <w:rsid w:val="00EC313C"/>
    <w:rsid w:val="00EC59D3"/>
    <w:rsid w:val="00EC5B10"/>
    <w:rsid w:val="00EC7A3D"/>
    <w:rsid w:val="00ED09FC"/>
    <w:rsid w:val="00ED150C"/>
    <w:rsid w:val="00ED223A"/>
    <w:rsid w:val="00ED2337"/>
    <w:rsid w:val="00ED2ECD"/>
    <w:rsid w:val="00ED34F8"/>
    <w:rsid w:val="00ED5DB2"/>
    <w:rsid w:val="00ED6D3D"/>
    <w:rsid w:val="00ED72DC"/>
    <w:rsid w:val="00ED731A"/>
    <w:rsid w:val="00EE14DD"/>
    <w:rsid w:val="00EE217F"/>
    <w:rsid w:val="00EE2AD4"/>
    <w:rsid w:val="00EE2F91"/>
    <w:rsid w:val="00EE4076"/>
    <w:rsid w:val="00EE42B9"/>
    <w:rsid w:val="00EE45A4"/>
    <w:rsid w:val="00EE580D"/>
    <w:rsid w:val="00EE596F"/>
    <w:rsid w:val="00EE5B78"/>
    <w:rsid w:val="00EE5E97"/>
    <w:rsid w:val="00EE644C"/>
    <w:rsid w:val="00EE7544"/>
    <w:rsid w:val="00EF0A6C"/>
    <w:rsid w:val="00EF1629"/>
    <w:rsid w:val="00EF268B"/>
    <w:rsid w:val="00EF3446"/>
    <w:rsid w:val="00EF37AB"/>
    <w:rsid w:val="00EF501E"/>
    <w:rsid w:val="00EF519B"/>
    <w:rsid w:val="00EF5CB7"/>
    <w:rsid w:val="00EF69FC"/>
    <w:rsid w:val="00EF7FE2"/>
    <w:rsid w:val="00F004BC"/>
    <w:rsid w:val="00F0093C"/>
    <w:rsid w:val="00F015A0"/>
    <w:rsid w:val="00F02492"/>
    <w:rsid w:val="00F02F29"/>
    <w:rsid w:val="00F03003"/>
    <w:rsid w:val="00F05532"/>
    <w:rsid w:val="00F055F3"/>
    <w:rsid w:val="00F05B25"/>
    <w:rsid w:val="00F0636A"/>
    <w:rsid w:val="00F066F1"/>
    <w:rsid w:val="00F07E18"/>
    <w:rsid w:val="00F1010E"/>
    <w:rsid w:val="00F10BF8"/>
    <w:rsid w:val="00F12FC2"/>
    <w:rsid w:val="00F1318D"/>
    <w:rsid w:val="00F1428C"/>
    <w:rsid w:val="00F144DB"/>
    <w:rsid w:val="00F1483D"/>
    <w:rsid w:val="00F14A1B"/>
    <w:rsid w:val="00F14A8E"/>
    <w:rsid w:val="00F14F07"/>
    <w:rsid w:val="00F1695A"/>
    <w:rsid w:val="00F171CE"/>
    <w:rsid w:val="00F17BCC"/>
    <w:rsid w:val="00F20468"/>
    <w:rsid w:val="00F2188F"/>
    <w:rsid w:val="00F232BD"/>
    <w:rsid w:val="00F23359"/>
    <w:rsid w:val="00F23A47"/>
    <w:rsid w:val="00F23C59"/>
    <w:rsid w:val="00F240C5"/>
    <w:rsid w:val="00F26BCA"/>
    <w:rsid w:val="00F2733D"/>
    <w:rsid w:val="00F274F5"/>
    <w:rsid w:val="00F27D1E"/>
    <w:rsid w:val="00F30308"/>
    <w:rsid w:val="00F3054D"/>
    <w:rsid w:val="00F3136F"/>
    <w:rsid w:val="00F32F80"/>
    <w:rsid w:val="00F33199"/>
    <w:rsid w:val="00F340AF"/>
    <w:rsid w:val="00F342FA"/>
    <w:rsid w:val="00F357D4"/>
    <w:rsid w:val="00F35B11"/>
    <w:rsid w:val="00F36535"/>
    <w:rsid w:val="00F370B7"/>
    <w:rsid w:val="00F40B12"/>
    <w:rsid w:val="00F40F6D"/>
    <w:rsid w:val="00F419AE"/>
    <w:rsid w:val="00F41C13"/>
    <w:rsid w:val="00F422DD"/>
    <w:rsid w:val="00F42F97"/>
    <w:rsid w:val="00F43334"/>
    <w:rsid w:val="00F4377E"/>
    <w:rsid w:val="00F439CD"/>
    <w:rsid w:val="00F45D57"/>
    <w:rsid w:val="00F46610"/>
    <w:rsid w:val="00F46A49"/>
    <w:rsid w:val="00F47D6E"/>
    <w:rsid w:val="00F47E57"/>
    <w:rsid w:val="00F50C4D"/>
    <w:rsid w:val="00F510C9"/>
    <w:rsid w:val="00F522CD"/>
    <w:rsid w:val="00F52866"/>
    <w:rsid w:val="00F52A9D"/>
    <w:rsid w:val="00F53EDC"/>
    <w:rsid w:val="00F559A2"/>
    <w:rsid w:val="00F56361"/>
    <w:rsid w:val="00F56C52"/>
    <w:rsid w:val="00F57ABD"/>
    <w:rsid w:val="00F57ACE"/>
    <w:rsid w:val="00F57C6A"/>
    <w:rsid w:val="00F6044E"/>
    <w:rsid w:val="00F60A0E"/>
    <w:rsid w:val="00F616DB"/>
    <w:rsid w:val="00F6180E"/>
    <w:rsid w:val="00F61E89"/>
    <w:rsid w:val="00F62068"/>
    <w:rsid w:val="00F626F5"/>
    <w:rsid w:val="00F62884"/>
    <w:rsid w:val="00F631B2"/>
    <w:rsid w:val="00F633BB"/>
    <w:rsid w:val="00F634E0"/>
    <w:rsid w:val="00F63C0C"/>
    <w:rsid w:val="00F63D90"/>
    <w:rsid w:val="00F6437C"/>
    <w:rsid w:val="00F657BF"/>
    <w:rsid w:val="00F660BD"/>
    <w:rsid w:val="00F66A85"/>
    <w:rsid w:val="00F672B6"/>
    <w:rsid w:val="00F673B0"/>
    <w:rsid w:val="00F705B8"/>
    <w:rsid w:val="00F70F67"/>
    <w:rsid w:val="00F71854"/>
    <w:rsid w:val="00F71C2A"/>
    <w:rsid w:val="00F72456"/>
    <w:rsid w:val="00F72B43"/>
    <w:rsid w:val="00F73755"/>
    <w:rsid w:val="00F740A5"/>
    <w:rsid w:val="00F74DCB"/>
    <w:rsid w:val="00F74F50"/>
    <w:rsid w:val="00F76C6A"/>
    <w:rsid w:val="00F77147"/>
    <w:rsid w:val="00F80E43"/>
    <w:rsid w:val="00F8107D"/>
    <w:rsid w:val="00F81A9A"/>
    <w:rsid w:val="00F82166"/>
    <w:rsid w:val="00F843D2"/>
    <w:rsid w:val="00F84CDD"/>
    <w:rsid w:val="00F85435"/>
    <w:rsid w:val="00F85ED5"/>
    <w:rsid w:val="00F87659"/>
    <w:rsid w:val="00F87740"/>
    <w:rsid w:val="00F8782D"/>
    <w:rsid w:val="00F87863"/>
    <w:rsid w:val="00F8786E"/>
    <w:rsid w:val="00F930A4"/>
    <w:rsid w:val="00F9325D"/>
    <w:rsid w:val="00F934C4"/>
    <w:rsid w:val="00F94163"/>
    <w:rsid w:val="00F94899"/>
    <w:rsid w:val="00F955DD"/>
    <w:rsid w:val="00F95FEE"/>
    <w:rsid w:val="00F96F2A"/>
    <w:rsid w:val="00F97B62"/>
    <w:rsid w:val="00FA3DC7"/>
    <w:rsid w:val="00FA449A"/>
    <w:rsid w:val="00FA4502"/>
    <w:rsid w:val="00FA489A"/>
    <w:rsid w:val="00FA5149"/>
    <w:rsid w:val="00FA5C5C"/>
    <w:rsid w:val="00FA5D77"/>
    <w:rsid w:val="00FA62A1"/>
    <w:rsid w:val="00FA6E36"/>
    <w:rsid w:val="00FA787D"/>
    <w:rsid w:val="00FB0E2A"/>
    <w:rsid w:val="00FB1123"/>
    <w:rsid w:val="00FB3084"/>
    <w:rsid w:val="00FB38BA"/>
    <w:rsid w:val="00FB410A"/>
    <w:rsid w:val="00FB49BC"/>
    <w:rsid w:val="00FB73FA"/>
    <w:rsid w:val="00FB74FA"/>
    <w:rsid w:val="00FB79A1"/>
    <w:rsid w:val="00FC0352"/>
    <w:rsid w:val="00FC06FA"/>
    <w:rsid w:val="00FC0B79"/>
    <w:rsid w:val="00FC11FF"/>
    <w:rsid w:val="00FC1A69"/>
    <w:rsid w:val="00FC1EE1"/>
    <w:rsid w:val="00FC2D41"/>
    <w:rsid w:val="00FC3493"/>
    <w:rsid w:val="00FC3F20"/>
    <w:rsid w:val="00FC4D7C"/>
    <w:rsid w:val="00FC6E33"/>
    <w:rsid w:val="00FC72DB"/>
    <w:rsid w:val="00FD00AA"/>
    <w:rsid w:val="00FD0843"/>
    <w:rsid w:val="00FD0A11"/>
    <w:rsid w:val="00FD0C20"/>
    <w:rsid w:val="00FD1129"/>
    <w:rsid w:val="00FD2035"/>
    <w:rsid w:val="00FD3081"/>
    <w:rsid w:val="00FD4E01"/>
    <w:rsid w:val="00FD4E40"/>
    <w:rsid w:val="00FD5666"/>
    <w:rsid w:val="00FD5E4F"/>
    <w:rsid w:val="00FD6755"/>
    <w:rsid w:val="00FD6F6E"/>
    <w:rsid w:val="00FD7C1C"/>
    <w:rsid w:val="00FD7E1A"/>
    <w:rsid w:val="00FD7E8C"/>
    <w:rsid w:val="00FE0DE5"/>
    <w:rsid w:val="00FE116A"/>
    <w:rsid w:val="00FE236F"/>
    <w:rsid w:val="00FE4E6D"/>
    <w:rsid w:val="00FE58F7"/>
    <w:rsid w:val="00FE6054"/>
    <w:rsid w:val="00FE684B"/>
    <w:rsid w:val="00FE6B1D"/>
    <w:rsid w:val="00FE7981"/>
    <w:rsid w:val="00FF2012"/>
    <w:rsid w:val="00FF2E40"/>
    <w:rsid w:val="00FF2E74"/>
    <w:rsid w:val="00FF3122"/>
    <w:rsid w:val="00FF3CE3"/>
    <w:rsid w:val="00FF42E4"/>
    <w:rsid w:val="00FF47F4"/>
    <w:rsid w:val="00FF506A"/>
    <w:rsid w:val="00FF68E6"/>
  </w:rsids>
  <m:mathPr>
    <m:mathFont m:val="Cambria Math"/>
    <m:brkBin m:val="before"/>
    <m:brkBinSub m:val="--"/>
    <m:smallFrac m:val="0"/>
    <m:dispDef/>
    <m:lMargin m:val="0"/>
    <m:rMargin m:val="0"/>
    <m:defJc m:val="centerGroup"/>
    <m:wrapIndent m:val="1440"/>
    <m:intLim m:val="subSup"/>
    <m:naryLim m:val="undOvr"/>
  </m:mathPr>
  <w:themeFontLang w:val="sv-SE" w:bidi="ar-SA"/>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15F210F7"/>
  <w15:chartTrackingRefBased/>
  <w15:docId w15:val="{3C6F620D-8E2F-4E52-86E3-6CA303236A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heme="minorHAnsi" w:hAnsi="Arial" w:cstheme="minorBidi"/>
        <w:sz w:val="22"/>
        <w:szCs w:val="22"/>
        <w:lang w:val="sv-SE" w:eastAsia="en-US" w:bidi="ar-SA"/>
      </w:rPr>
    </w:rPrDefault>
    <w:pPrDefault>
      <w:pPr>
        <w:spacing w:after="200" w:line="48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1"/>
    <w:lsdException w:name="Emphasis" w:uiPriority="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0"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3588F"/>
    <w:pPr>
      <w:spacing w:line="276" w:lineRule="auto"/>
      <w:jc w:val="left"/>
    </w:pPr>
    <w:rPr>
      <w:rFonts w:asciiTheme="minorHAnsi" w:hAnsiTheme="minorHAnsi"/>
    </w:rPr>
  </w:style>
  <w:style w:type="paragraph" w:styleId="Heading1">
    <w:name w:val="heading 1"/>
    <w:basedOn w:val="Normal"/>
    <w:next w:val="Normal"/>
    <w:link w:val="Heading1Char"/>
    <w:uiPriority w:val="9"/>
    <w:qFormat/>
    <w:rsid w:val="0093588F"/>
    <w:pPr>
      <w:keepNext/>
      <w:keepLines/>
      <w:suppressAutoHyphens/>
      <w:spacing w:before="600" w:after="100"/>
      <w:outlineLvl w:val="0"/>
    </w:pPr>
    <w:rPr>
      <w:rFonts w:asciiTheme="majorHAnsi" w:eastAsiaTheme="majorEastAsia" w:hAnsiTheme="majorHAnsi" w:cstheme="majorBidi"/>
      <w:bCs/>
      <w:color w:val="000000" w:themeColor="accent1" w:themeShade="BF"/>
      <w:sz w:val="30"/>
      <w:szCs w:val="28"/>
    </w:rPr>
  </w:style>
  <w:style w:type="paragraph" w:styleId="Heading2">
    <w:name w:val="heading 2"/>
    <w:basedOn w:val="Normal"/>
    <w:next w:val="Normal"/>
    <w:link w:val="Heading2Char"/>
    <w:uiPriority w:val="9"/>
    <w:qFormat/>
    <w:rsid w:val="0093588F"/>
    <w:pPr>
      <w:keepNext/>
      <w:keepLines/>
      <w:suppressAutoHyphens/>
      <w:spacing w:before="500" w:after="80"/>
      <w:outlineLvl w:val="1"/>
    </w:pPr>
    <w:rPr>
      <w:rFonts w:asciiTheme="majorHAnsi" w:eastAsiaTheme="majorEastAsia" w:hAnsiTheme="majorHAnsi" w:cstheme="majorBidi"/>
      <w:bCs/>
      <w:color w:val="000000" w:themeColor="accent1"/>
      <w:sz w:val="24"/>
      <w:szCs w:val="26"/>
    </w:rPr>
  </w:style>
  <w:style w:type="paragraph" w:styleId="Heading3">
    <w:name w:val="heading 3"/>
    <w:basedOn w:val="Normal"/>
    <w:next w:val="Normal"/>
    <w:link w:val="Heading3Char"/>
    <w:uiPriority w:val="9"/>
    <w:qFormat/>
    <w:rsid w:val="0093588F"/>
    <w:pPr>
      <w:keepNext/>
      <w:keepLines/>
      <w:suppressAutoHyphens/>
      <w:spacing w:before="240" w:after="80"/>
      <w:outlineLvl w:val="2"/>
    </w:pPr>
    <w:rPr>
      <w:rFonts w:eastAsiaTheme="majorEastAsia" w:cstheme="majorBidi"/>
      <w:bCs/>
      <w:i/>
      <w:color w:val="000000" w:themeColor="accent1"/>
    </w:rPr>
  </w:style>
  <w:style w:type="paragraph" w:styleId="Heading4">
    <w:name w:val="heading 4"/>
    <w:basedOn w:val="Normal"/>
    <w:next w:val="Normal"/>
    <w:link w:val="Heading4Char"/>
    <w:uiPriority w:val="9"/>
    <w:unhideWhenUsed/>
    <w:rsid w:val="0093588F"/>
    <w:pPr>
      <w:keepNext/>
      <w:keepLines/>
      <w:spacing w:before="200" w:after="0"/>
      <w:outlineLvl w:val="3"/>
    </w:pPr>
    <w:rPr>
      <w:rFonts w:asciiTheme="majorHAnsi" w:eastAsiaTheme="majorEastAsia" w:hAnsiTheme="majorHAnsi" w:cstheme="majorBidi"/>
      <w:b/>
      <w:bCs/>
      <w:i/>
      <w:iCs/>
      <w:color w:val="000000" w:themeColor="accent1"/>
    </w:rPr>
  </w:style>
  <w:style w:type="character" w:default="1" w:styleId="DefaultParagraphFont">
    <w:name w:val="Default Paragraph Font"/>
    <w:uiPriority w:val="1"/>
    <w:semiHidden/>
    <w:unhideWhenUsed/>
    <w:rsid w:val="0093588F"/>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93588F"/>
  </w:style>
  <w:style w:type="character" w:customStyle="1" w:styleId="Heading1Char">
    <w:name w:val="Heading 1 Char"/>
    <w:basedOn w:val="DefaultParagraphFont"/>
    <w:link w:val="Heading1"/>
    <w:uiPriority w:val="9"/>
    <w:rsid w:val="0093588F"/>
    <w:rPr>
      <w:rFonts w:asciiTheme="majorHAnsi" w:eastAsiaTheme="majorEastAsia" w:hAnsiTheme="majorHAnsi" w:cstheme="majorBidi"/>
      <w:bCs/>
      <w:color w:val="000000" w:themeColor="accent1" w:themeShade="BF"/>
      <w:sz w:val="30"/>
      <w:szCs w:val="28"/>
    </w:rPr>
  </w:style>
  <w:style w:type="character" w:customStyle="1" w:styleId="Heading2Char">
    <w:name w:val="Heading 2 Char"/>
    <w:basedOn w:val="DefaultParagraphFont"/>
    <w:link w:val="Heading2"/>
    <w:uiPriority w:val="9"/>
    <w:rsid w:val="0093588F"/>
    <w:rPr>
      <w:rFonts w:asciiTheme="majorHAnsi" w:eastAsiaTheme="majorEastAsia" w:hAnsiTheme="majorHAnsi" w:cstheme="majorBidi"/>
      <w:bCs/>
      <w:color w:val="000000" w:themeColor="accent1"/>
      <w:sz w:val="24"/>
      <w:szCs w:val="26"/>
    </w:rPr>
  </w:style>
  <w:style w:type="character" w:customStyle="1" w:styleId="Heading3Char">
    <w:name w:val="Heading 3 Char"/>
    <w:basedOn w:val="DefaultParagraphFont"/>
    <w:link w:val="Heading3"/>
    <w:uiPriority w:val="9"/>
    <w:rsid w:val="0093588F"/>
    <w:rPr>
      <w:rFonts w:asciiTheme="minorHAnsi" w:eastAsiaTheme="majorEastAsia" w:hAnsiTheme="minorHAnsi" w:cstheme="majorBidi"/>
      <w:bCs/>
      <w:i/>
      <w:color w:val="000000" w:themeColor="accent1"/>
    </w:rPr>
  </w:style>
  <w:style w:type="paragraph" w:styleId="Title">
    <w:name w:val="Title"/>
    <w:aliases w:val="Titel/Dokumentnamn"/>
    <w:basedOn w:val="Normal"/>
    <w:next w:val="Normal"/>
    <w:link w:val="TitleChar"/>
    <w:uiPriority w:val="99"/>
    <w:rsid w:val="0093588F"/>
    <w:pPr>
      <w:keepNext/>
      <w:suppressAutoHyphens/>
      <w:spacing w:before="600" w:after="100" w:line="240" w:lineRule="auto"/>
      <w:contextualSpacing/>
    </w:pPr>
    <w:rPr>
      <w:rFonts w:asciiTheme="majorHAnsi" w:eastAsiaTheme="majorEastAsia" w:hAnsiTheme="majorHAnsi" w:cstheme="majorBidi"/>
      <w:color w:val="000000" w:themeColor="text2" w:themeShade="BF"/>
      <w:spacing w:val="5"/>
      <w:kern w:val="28"/>
      <w:sz w:val="30"/>
      <w:szCs w:val="52"/>
    </w:rPr>
  </w:style>
  <w:style w:type="character" w:customStyle="1" w:styleId="TitleChar">
    <w:name w:val="Title Char"/>
    <w:aliases w:val="Titel/Dokumentnamn Char"/>
    <w:basedOn w:val="DefaultParagraphFont"/>
    <w:link w:val="Title"/>
    <w:uiPriority w:val="99"/>
    <w:rsid w:val="0093588F"/>
    <w:rPr>
      <w:rFonts w:asciiTheme="majorHAnsi" w:eastAsiaTheme="majorEastAsia" w:hAnsiTheme="majorHAnsi" w:cstheme="majorBidi"/>
      <w:color w:val="000000" w:themeColor="text2" w:themeShade="BF"/>
      <w:spacing w:val="5"/>
      <w:kern w:val="28"/>
      <w:sz w:val="30"/>
      <w:szCs w:val="52"/>
    </w:rPr>
  </w:style>
  <w:style w:type="paragraph" w:styleId="Header">
    <w:name w:val="header"/>
    <w:basedOn w:val="Normal"/>
    <w:link w:val="HeaderChar"/>
    <w:uiPriority w:val="99"/>
    <w:semiHidden/>
    <w:rsid w:val="0093588F"/>
    <w:pPr>
      <w:tabs>
        <w:tab w:val="center" w:pos="3686"/>
        <w:tab w:val="right" w:pos="9072"/>
      </w:tabs>
      <w:spacing w:after="0" w:line="200" w:lineRule="exact"/>
    </w:pPr>
    <w:rPr>
      <w:rFonts w:asciiTheme="majorHAnsi" w:hAnsiTheme="majorHAnsi"/>
      <w:sz w:val="14"/>
    </w:rPr>
  </w:style>
  <w:style w:type="character" w:customStyle="1" w:styleId="HeaderChar">
    <w:name w:val="Header Char"/>
    <w:basedOn w:val="DefaultParagraphFont"/>
    <w:link w:val="Header"/>
    <w:uiPriority w:val="99"/>
    <w:semiHidden/>
    <w:rsid w:val="0093588F"/>
    <w:rPr>
      <w:rFonts w:asciiTheme="majorHAnsi" w:hAnsiTheme="majorHAnsi"/>
      <w:sz w:val="14"/>
    </w:rPr>
  </w:style>
  <w:style w:type="paragraph" w:styleId="Footer">
    <w:name w:val="footer"/>
    <w:basedOn w:val="Header"/>
    <w:link w:val="FooterChar"/>
    <w:uiPriority w:val="99"/>
    <w:rsid w:val="0093588F"/>
    <w:pPr>
      <w:tabs>
        <w:tab w:val="clear" w:pos="3686"/>
        <w:tab w:val="left" w:pos="4111"/>
      </w:tabs>
    </w:pPr>
    <w:rPr>
      <w:lang w:val="en-GB"/>
    </w:rPr>
  </w:style>
  <w:style w:type="character" w:customStyle="1" w:styleId="FooterChar">
    <w:name w:val="Footer Char"/>
    <w:basedOn w:val="DefaultParagraphFont"/>
    <w:link w:val="Footer"/>
    <w:uiPriority w:val="99"/>
    <w:rsid w:val="0093588F"/>
    <w:rPr>
      <w:rFonts w:asciiTheme="majorHAnsi" w:hAnsiTheme="majorHAnsi"/>
      <w:sz w:val="14"/>
      <w:lang w:val="en-GB"/>
    </w:rPr>
  </w:style>
  <w:style w:type="character" w:styleId="PlaceholderText">
    <w:name w:val="Placeholder Text"/>
    <w:basedOn w:val="DefaultParagraphFont"/>
    <w:uiPriority w:val="99"/>
    <w:semiHidden/>
    <w:rsid w:val="0093588F"/>
    <w:rPr>
      <w:color w:val="808080"/>
    </w:rPr>
  </w:style>
  <w:style w:type="paragraph" w:styleId="BalloonText">
    <w:name w:val="Balloon Text"/>
    <w:basedOn w:val="Normal"/>
    <w:link w:val="BalloonTextChar"/>
    <w:uiPriority w:val="99"/>
    <w:semiHidden/>
    <w:unhideWhenUsed/>
    <w:rsid w:val="0093588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3588F"/>
    <w:rPr>
      <w:rFonts w:ascii="Tahoma" w:hAnsi="Tahoma" w:cs="Tahoma"/>
      <w:sz w:val="16"/>
      <w:szCs w:val="16"/>
    </w:rPr>
  </w:style>
  <w:style w:type="table" w:styleId="TableGrid">
    <w:name w:val="Table Grid"/>
    <w:basedOn w:val="TableNormal"/>
    <w:uiPriority w:val="59"/>
    <w:rsid w:val="0093588F"/>
    <w:pPr>
      <w:spacing w:after="0" w:line="240" w:lineRule="auto"/>
      <w:jc w:val="lef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er-info">
    <w:name w:val="Header-info"/>
    <w:basedOn w:val="Header"/>
    <w:uiPriority w:val="99"/>
    <w:semiHidden/>
    <w:rsid w:val="0093588F"/>
    <w:pPr>
      <w:tabs>
        <w:tab w:val="clear" w:pos="9072"/>
        <w:tab w:val="right" w:pos="8789"/>
      </w:tabs>
    </w:pPr>
  </w:style>
  <w:style w:type="character" w:styleId="Hyperlink">
    <w:name w:val="Hyperlink"/>
    <w:basedOn w:val="DefaultParagraphFont"/>
    <w:uiPriority w:val="99"/>
    <w:semiHidden/>
    <w:qFormat/>
    <w:rsid w:val="0093588F"/>
    <w:rPr>
      <w:color w:val="0000FF"/>
      <w:u w:val="single"/>
    </w:rPr>
  </w:style>
  <w:style w:type="paragraph" w:styleId="TOCHeading">
    <w:name w:val="TOC Heading"/>
    <w:basedOn w:val="Heading1"/>
    <w:next w:val="Normal"/>
    <w:uiPriority w:val="39"/>
    <w:semiHidden/>
    <w:rsid w:val="0093588F"/>
    <w:pPr>
      <w:pageBreakBefore/>
      <w:suppressAutoHyphens w:val="0"/>
      <w:outlineLvl w:val="9"/>
    </w:pPr>
    <w:rPr>
      <w:lang w:val="en-US" w:eastAsia="ja-JP"/>
    </w:rPr>
  </w:style>
  <w:style w:type="paragraph" w:styleId="Quote">
    <w:name w:val="Quote"/>
    <w:basedOn w:val="Normal"/>
    <w:link w:val="QuoteChar"/>
    <w:uiPriority w:val="10"/>
    <w:qFormat/>
    <w:rsid w:val="0093588F"/>
    <w:pPr>
      <w:spacing w:after="220"/>
      <w:ind w:left="357"/>
    </w:pPr>
    <w:rPr>
      <w:iCs/>
      <w:color w:val="000000" w:themeColor="text1"/>
      <w:sz w:val="20"/>
    </w:rPr>
  </w:style>
  <w:style w:type="character" w:customStyle="1" w:styleId="QuoteChar">
    <w:name w:val="Quote Char"/>
    <w:basedOn w:val="DefaultParagraphFont"/>
    <w:link w:val="Quote"/>
    <w:uiPriority w:val="10"/>
    <w:rsid w:val="0093588F"/>
    <w:rPr>
      <w:rFonts w:asciiTheme="minorHAnsi" w:hAnsiTheme="minorHAnsi"/>
      <w:iCs/>
      <w:color w:val="000000" w:themeColor="text1"/>
      <w:sz w:val="20"/>
    </w:rPr>
  </w:style>
  <w:style w:type="paragraph" w:styleId="TOC1">
    <w:name w:val="toc 1"/>
    <w:basedOn w:val="Normal"/>
    <w:next w:val="Normal"/>
    <w:uiPriority w:val="39"/>
    <w:semiHidden/>
    <w:rsid w:val="0093588F"/>
    <w:pPr>
      <w:spacing w:beforeLines="100" w:before="100" w:after="0"/>
    </w:pPr>
  </w:style>
  <w:style w:type="paragraph" w:styleId="TOC2">
    <w:name w:val="toc 2"/>
    <w:basedOn w:val="Normal"/>
    <w:next w:val="Normal"/>
    <w:uiPriority w:val="99"/>
    <w:semiHidden/>
    <w:rsid w:val="0093588F"/>
    <w:pPr>
      <w:spacing w:after="0"/>
      <w:ind w:left="276"/>
    </w:pPr>
  </w:style>
  <w:style w:type="paragraph" w:styleId="TOC3">
    <w:name w:val="toc 3"/>
    <w:basedOn w:val="Normal"/>
    <w:next w:val="Normal"/>
    <w:uiPriority w:val="99"/>
    <w:semiHidden/>
    <w:rsid w:val="0093588F"/>
    <w:pPr>
      <w:spacing w:after="0"/>
      <w:ind w:left="552"/>
    </w:pPr>
  </w:style>
  <w:style w:type="character" w:styleId="Emphasis">
    <w:name w:val="Emphasis"/>
    <w:basedOn w:val="DefaultParagraphFont"/>
    <w:uiPriority w:val="1"/>
    <w:rsid w:val="0093588F"/>
    <w:rPr>
      <w:i/>
      <w:iCs/>
    </w:rPr>
  </w:style>
  <w:style w:type="paragraph" w:styleId="TOC4">
    <w:name w:val="toc 4"/>
    <w:basedOn w:val="Normal"/>
    <w:next w:val="Normal"/>
    <w:uiPriority w:val="99"/>
    <w:semiHidden/>
    <w:rsid w:val="0093588F"/>
    <w:pPr>
      <w:spacing w:after="100"/>
      <w:ind w:left="660"/>
    </w:pPr>
  </w:style>
  <w:style w:type="paragraph" w:styleId="TOC5">
    <w:name w:val="toc 5"/>
    <w:basedOn w:val="Normal"/>
    <w:next w:val="Normal"/>
    <w:uiPriority w:val="99"/>
    <w:semiHidden/>
    <w:rsid w:val="0093588F"/>
    <w:pPr>
      <w:spacing w:after="100"/>
      <w:ind w:left="880"/>
    </w:pPr>
  </w:style>
  <w:style w:type="paragraph" w:styleId="TOC6">
    <w:name w:val="toc 6"/>
    <w:basedOn w:val="Normal"/>
    <w:next w:val="Normal"/>
    <w:uiPriority w:val="99"/>
    <w:semiHidden/>
    <w:rsid w:val="0093588F"/>
    <w:pPr>
      <w:spacing w:after="100"/>
      <w:ind w:left="1100"/>
    </w:pPr>
  </w:style>
  <w:style w:type="paragraph" w:styleId="TOC7">
    <w:name w:val="toc 7"/>
    <w:basedOn w:val="Normal"/>
    <w:next w:val="Normal"/>
    <w:uiPriority w:val="99"/>
    <w:semiHidden/>
    <w:rsid w:val="0093588F"/>
    <w:pPr>
      <w:spacing w:after="100"/>
      <w:ind w:left="1320"/>
    </w:pPr>
  </w:style>
  <w:style w:type="paragraph" w:styleId="TOC8">
    <w:name w:val="toc 8"/>
    <w:basedOn w:val="Normal"/>
    <w:next w:val="Normal"/>
    <w:uiPriority w:val="99"/>
    <w:semiHidden/>
    <w:rsid w:val="0093588F"/>
    <w:pPr>
      <w:spacing w:after="100"/>
      <w:ind w:left="1540"/>
    </w:pPr>
  </w:style>
  <w:style w:type="paragraph" w:styleId="TOC9">
    <w:name w:val="toc 9"/>
    <w:basedOn w:val="Normal"/>
    <w:next w:val="Normal"/>
    <w:uiPriority w:val="99"/>
    <w:semiHidden/>
    <w:rsid w:val="0093588F"/>
    <w:pPr>
      <w:spacing w:after="100"/>
      <w:ind w:left="1760"/>
    </w:pPr>
  </w:style>
  <w:style w:type="table" w:customStyle="1" w:styleId="Trelinjerstabell">
    <w:name w:val="Trelinjerstabell"/>
    <w:basedOn w:val="TableNormal"/>
    <w:uiPriority w:val="99"/>
    <w:rsid w:val="0093588F"/>
    <w:pPr>
      <w:spacing w:after="0" w:line="240" w:lineRule="auto"/>
      <w:contextualSpacing/>
      <w:jc w:val="left"/>
    </w:pPr>
    <w:rPr>
      <w:rFonts w:asciiTheme="majorHAnsi" w:hAnsiTheme="majorHAnsi"/>
      <w:sz w:val="20"/>
    </w:rPr>
    <w:tblPr>
      <w:tblBorders>
        <w:top w:val="single" w:sz="4" w:space="0" w:color="auto"/>
        <w:bottom w:val="single" w:sz="4" w:space="0" w:color="auto"/>
      </w:tblBorders>
      <w:tblCellMar>
        <w:top w:w="57" w:type="dxa"/>
        <w:left w:w="0" w:type="dxa"/>
        <w:bottom w:w="57" w:type="dxa"/>
        <w:right w:w="0" w:type="dxa"/>
      </w:tblCellMar>
    </w:tblPr>
    <w:tblStylePr w:type="firstRow">
      <w:rPr>
        <w:b/>
      </w:rPr>
      <w:tblPr/>
      <w:tcPr>
        <w:tcBorders>
          <w:bottom w:val="single" w:sz="4" w:space="0" w:color="auto"/>
        </w:tcBorders>
      </w:tcPr>
    </w:tblStylePr>
    <w:tblStylePr w:type="lastRow">
      <w:tblPr/>
      <w:tcPr>
        <w:tcBorders>
          <w:top w:val="single" w:sz="4" w:space="0" w:color="auto"/>
          <w:left w:val="nil"/>
          <w:bottom w:val="single" w:sz="4" w:space="0" w:color="auto"/>
          <w:right w:val="nil"/>
          <w:insideH w:val="nil"/>
          <w:insideV w:val="nil"/>
          <w:tl2br w:val="nil"/>
          <w:tr2bl w:val="nil"/>
        </w:tcBorders>
      </w:tcPr>
    </w:tblStylePr>
  </w:style>
  <w:style w:type="table" w:styleId="LightShading">
    <w:name w:val="Light Shading"/>
    <w:basedOn w:val="Trelinjerstabell"/>
    <w:uiPriority w:val="60"/>
    <w:rsid w:val="0093588F"/>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2">
    <w:name w:val="Light Shading Accent 2"/>
    <w:basedOn w:val="Trelinjerstabell"/>
    <w:uiPriority w:val="60"/>
    <w:rsid w:val="0093588F"/>
    <w:rPr>
      <w:color w:val="9D6900" w:themeColor="accent2" w:themeShade="BF"/>
    </w:rPr>
    <w:tblPr>
      <w:tblStyleRowBandSize w:val="1"/>
      <w:tblStyleColBandSize w:val="1"/>
      <w:tblBorders>
        <w:top w:val="single" w:sz="8" w:space="0" w:color="D28E00" w:themeColor="accent2"/>
        <w:bottom w:val="single" w:sz="8" w:space="0" w:color="D28E00" w:themeColor="accent2"/>
      </w:tblBorders>
    </w:tblPr>
    <w:tblStylePr w:type="firstRow">
      <w:pPr>
        <w:spacing w:before="0" w:after="0" w:line="240" w:lineRule="auto"/>
      </w:pPr>
      <w:rPr>
        <w:b/>
        <w:bCs/>
      </w:rPr>
      <w:tblPr/>
      <w:tcPr>
        <w:tcBorders>
          <w:top w:val="single" w:sz="8" w:space="0" w:color="D28E00" w:themeColor="accent2"/>
          <w:left w:val="nil"/>
          <w:bottom w:val="single" w:sz="8" w:space="0" w:color="D28E00" w:themeColor="accent2"/>
          <w:right w:val="nil"/>
          <w:insideH w:val="nil"/>
          <w:insideV w:val="nil"/>
        </w:tcBorders>
      </w:tcPr>
    </w:tblStylePr>
    <w:tblStylePr w:type="lastRow">
      <w:pPr>
        <w:spacing w:before="0" w:after="0" w:line="240" w:lineRule="auto"/>
      </w:pPr>
      <w:rPr>
        <w:b/>
        <w:bCs/>
      </w:rPr>
      <w:tblPr/>
      <w:tcPr>
        <w:tcBorders>
          <w:top w:val="single" w:sz="8" w:space="0" w:color="D28E00" w:themeColor="accent2"/>
          <w:left w:val="nil"/>
          <w:bottom w:val="single" w:sz="8" w:space="0" w:color="D28E00" w:themeColor="accent2"/>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6B4" w:themeFill="accent2" w:themeFillTint="3F"/>
      </w:tcPr>
    </w:tblStylePr>
    <w:tblStylePr w:type="band1Horz">
      <w:tblPr/>
      <w:tcPr>
        <w:tcBorders>
          <w:left w:val="nil"/>
          <w:right w:val="nil"/>
          <w:insideH w:val="nil"/>
          <w:insideV w:val="nil"/>
        </w:tcBorders>
        <w:shd w:val="clear" w:color="auto" w:fill="FFE6B4" w:themeFill="accent2" w:themeFillTint="3F"/>
      </w:tcPr>
    </w:tblStylePr>
  </w:style>
  <w:style w:type="table" w:styleId="LightShading-Accent1">
    <w:name w:val="Light Shading Accent 1"/>
    <w:basedOn w:val="Trelinjerstabell"/>
    <w:uiPriority w:val="60"/>
    <w:rsid w:val="0093588F"/>
    <w:rPr>
      <w:color w:val="000000" w:themeColor="accent1" w:themeShade="BF"/>
    </w:rPr>
    <w:tblPr>
      <w:tblStyleRowBandSize w:val="1"/>
      <w:tblStyleColBandSize w:val="1"/>
      <w:tblBorders>
        <w:top w:val="single" w:sz="8" w:space="0" w:color="000000" w:themeColor="accent1"/>
        <w:bottom w:val="single" w:sz="8" w:space="0" w:color="000000" w:themeColor="accent1"/>
      </w:tblBorders>
    </w:tblPr>
    <w:tblStylePr w:type="fir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cBorders>
      </w:tcPr>
    </w:tblStylePr>
    <w:tblStylePr w:type="la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1" w:themeFillTint="3F"/>
      </w:tcPr>
    </w:tblStylePr>
    <w:tblStylePr w:type="band1Horz">
      <w:tblPr/>
      <w:tcPr>
        <w:tcBorders>
          <w:left w:val="nil"/>
          <w:right w:val="nil"/>
          <w:insideH w:val="nil"/>
          <w:insideV w:val="nil"/>
        </w:tcBorders>
        <w:shd w:val="clear" w:color="auto" w:fill="C0C0C0" w:themeFill="accent1" w:themeFillTint="3F"/>
      </w:tcPr>
    </w:tblStylePr>
  </w:style>
  <w:style w:type="table" w:styleId="LightShading-Accent3">
    <w:name w:val="Light Shading Accent 3"/>
    <w:basedOn w:val="Trelinjerstabell"/>
    <w:uiPriority w:val="60"/>
    <w:rsid w:val="0093588F"/>
    <w:rPr>
      <w:color w:val="743C9E" w:themeColor="accent3" w:themeShade="BF"/>
    </w:rPr>
    <w:tblPr>
      <w:tblStyleRowBandSize w:val="1"/>
      <w:tblStyleColBandSize w:val="1"/>
      <w:tblBorders>
        <w:top w:val="single" w:sz="8" w:space="0" w:color="9961C3" w:themeColor="accent3"/>
        <w:bottom w:val="single" w:sz="8" w:space="0" w:color="9961C3" w:themeColor="accent3"/>
      </w:tblBorders>
    </w:tblPr>
    <w:tblStylePr w:type="firstRow">
      <w:pPr>
        <w:spacing w:before="0" w:after="0" w:line="240" w:lineRule="auto"/>
      </w:pPr>
      <w:rPr>
        <w:b/>
        <w:bCs/>
      </w:rPr>
      <w:tblPr/>
      <w:tcPr>
        <w:tcBorders>
          <w:top w:val="single" w:sz="8" w:space="0" w:color="9961C3" w:themeColor="accent3"/>
          <w:left w:val="nil"/>
          <w:bottom w:val="single" w:sz="8" w:space="0" w:color="9961C3" w:themeColor="accent3"/>
          <w:right w:val="nil"/>
          <w:insideH w:val="nil"/>
          <w:insideV w:val="nil"/>
        </w:tcBorders>
      </w:tcPr>
    </w:tblStylePr>
    <w:tblStylePr w:type="lastRow">
      <w:pPr>
        <w:spacing w:before="0" w:after="0" w:line="240" w:lineRule="auto"/>
      </w:pPr>
      <w:rPr>
        <w:b/>
        <w:bCs/>
      </w:rPr>
      <w:tblPr/>
      <w:tcPr>
        <w:tcBorders>
          <w:top w:val="single" w:sz="8" w:space="0" w:color="9961C3" w:themeColor="accent3"/>
          <w:left w:val="nil"/>
          <w:bottom w:val="single" w:sz="8" w:space="0" w:color="9961C3" w:themeColor="accent3"/>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D7F0" w:themeFill="accent3" w:themeFillTint="3F"/>
      </w:tcPr>
    </w:tblStylePr>
    <w:tblStylePr w:type="band1Horz">
      <w:tblPr/>
      <w:tcPr>
        <w:tcBorders>
          <w:left w:val="nil"/>
          <w:right w:val="nil"/>
          <w:insideH w:val="nil"/>
          <w:insideV w:val="nil"/>
        </w:tcBorders>
        <w:shd w:val="clear" w:color="auto" w:fill="E5D7F0" w:themeFill="accent3" w:themeFillTint="3F"/>
      </w:tcPr>
    </w:tblStylePr>
  </w:style>
  <w:style w:type="table" w:styleId="LightShading-Accent4">
    <w:name w:val="Light Shading Accent 4"/>
    <w:basedOn w:val="Trelinjerstabell"/>
    <w:uiPriority w:val="60"/>
    <w:rsid w:val="0093588F"/>
    <w:rPr>
      <w:color w:val="419EBC" w:themeColor="accent4" w:themeShade="BF"/>
    </w:rPr>
    <w:tblPr>
      <w:tblStyleRowBandSize w:val="1"/>
      <w:tblStyleColBandSize w:val="1"/>
      <w:tblBorders>
        <w:top w:val="single" w:sz="8" w:space="0" w:color="80BFD3" w:themeColor="accent4"/>
        <w:bottom w:val="single" w:sz="8" w:space="0" w:color="80BFD3" w:themeColor="accent4"/>
      </w:tblBorders>
    </w:tblPr>
    <w:tblStylePr w:type="firstRow">
      <w:pPr>
        <w:spacing w:before="0" w:after="0" w:line="240" w:lineRule="auto"/>
      </w:pPr>
      <w:rPr>
        <w:b/>
        <w:bCs/>
      </w:rPr>
      <w:tblPr/>
      <w:tcPr>
        <w:tcBorders>
          <w:top w:val="single" w:sz="8" w:space="0" w:color="80BFD3" w:themeColor="accent4"/>
          <w:left w:val="nil"/>
          <w:bottom w:val="single" w:sz="8" w:space="0" w:color="80BFD3" w:themeColor="accent4"/>
          <w:right w:val="nil"/>
          <w:insideH w:val="nil"/>
          <w:insideV w:val="nil"/>
        </w:tcBorders>
      </w:tcPr>
    </w:tblStylePr>
    <w:tblStylePr w:type="lastRow">
      <w:pPr>
        <w:spacing w:before="0" w:after="0" w:line="240" w:lineRule="auto"/>
      </w:pPr>
      <w:rPr>
        <w:b/>
        <w:bCs/>
      </w:rPr>
      <w:tblPr/>
      <w:tcPr>
        <w:tcBorders>
          <w:top w:val="single" w:sz="8" w:space="0" w:color="80BFD3" w:themeColor="accent4"/>
          <w:left w:val="nil"/>
          <w:bottom w:val="single" w:sz="8" w:space="0" w:color="80BFD3" w:themeColor="accent4"/>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EFF4" w:themeFill="accent4" w:themeFillTint="3F"/>
      </w:tcPr>
    </w:tblStylePr>
    <w:tblStylePr w:type="band1Horz">
      <w:tblPr/>
      <w:tcPr>
        <w:tcBorders>
          <w:left w:val="nil"/>
          <w:right w:val="nil"/>
          <w:insideH w:val="nil"/>
          <w:insideV w:val="nil"/>
        </w:tcBorders>
        <w:shd w:val="clear" w:color="auto" w:fill="DFEFF4" w:themeFill="accent4" w:themeFillTint="3F"/>
      </w:tcPr>
    </w:tblStylePr>
  </w:style>
  <w:style w:type="table" w:styleId="LightShading-Accent5">
    <w:name w:val="Light Shading Accent 5"/>
    <w:basedOn w:val="Trelinjerstabell"/>
    <w:uiPriority w:val="60"/>
    <w:rsid w:val="0093588F"/>
    <w:rPr>
      <w:color w:val="C0BB2E" w:themeColor="accent5" w:themeShade="BF"/>
    </w:rPr>
    <w:tblPr>
      <w:tblStyleRowBandSize w:val="1"/>
      <w:tblStyleColBandSize w:val="1"/>
      <w:tblBorders>
        <w:top w:val="single" w:sz="8" w:space="0" w:color="DAD666" w:themeColor="accent5"/>
        <w:bottom w:val="single" w:sz="8" w:space="0" w:color="DAD666" w:themeColor="accent5"/>
      </w:tblBorders>
    </w:tblPr>
    <w:tblStylePr w:type="firstRow">
      <w:pPr>
        <w:spacing w:before="0" w:after="0" w:line="240" w:lineRule="auto"/>
      </w:pPr>
      <w:rPr>
        <w:b/>
        <w:bCs/>
      </w:rPr>
      <w:tblPr/>
      <w:tcPr>
        <w:tcBorders>
          <w:top w:val="single" w:sz="8" w:space="0" w:color="DAD666" w:themeColor="accent5"/>
          <w:left w:val="nil"/>
          <w:bottom w:val="single" w:sz="8" w:space="0" w:color="DAD666" w:themeColor="accent5"/>
          <w:right w:val="nil"/>
          <w:insideH w:val="nil"/>
          <w:insideV w:val="nil"/>
        </w:tcBorders>
      </w:tcPr>
    </w:tblStylePr>
    <w:tblStylePr w:type="lastRow">
      <w:pPr>
        <w:spacing w:before="0" w:after="0" w:line="240" w:lineRule="auto"/>
      </w:pPr>
      <w:rPr>
        <w:b/>
        <w:bCs/>
      </w:rPr>
      <w:tblPr/>
      <w:tcPr>
        <w:tcBorders>
          <w:top w:val="single" w:sz="8" w:space="0" w:color="DAD666" w:themeColor="accent5"/>
          <w:left w:val="nil"/>
          <w:bottom w:val="single" w:sz="8" w:space="0" w:color="DAD666" w:themeColor="accent5"/>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4D9" w:themeFill="accent5" w:themeFillTint="3F"/>
      </w:tcPr>
    </w:tblStylePr>
    <w:tblStylePr w:type="band1Horz">
      <w:tblPr/>
      <w:tcPr>
        <w:tcBorders>
          <w:left w:val="nil"/>
          <w:right w:val="nil"/>
          <w:insideH w:val="nil"/>
          <w:insideV w:val="nil"/>
        </w:tcBorders>
        <w:shd w:val="clear" w:color="auto" w:fill="F6F4D9" w:themeFill="accent5" w:themeFillTint="3F"/>
      </w:tcPr>
    </w:tblStylePr>
  </w:style>
  <w:style w:type="table" w:styleId="LightShading-Accent6">
    <w:name w:val="Light Shading Accent 6"/>
    <w:basedOn w:val="Trelinjerstabell"/>
    <w:uiPriority w:val="60"/>
    <w:rsid w:val="0093588F"/>
    <w:rPr>
      <w:color w:val="48494B" w:themeColor="accent6" w:themeShade="BF"/>
    </w:rPr>
    <w:tblPr>
      <w:tblStyleRowBandSize w:val="1"/>
      <w:tblStyleColBandSize w:val="1"/>
      <w:tblBorders>
        <w:top w:val="single" w:sz="8" w:space="0" w:color="616265" w:themeColor="accent6"/>
        <w:bottom w:val="single" w:sz="8" w:space="0" w:color="616265" w:themeColor="accent6"/>
      </w:tblBorders>
    </w:tblPr>
    <w:tblStylePr w:type="firstRow">
      <w:pPr>
        <w:spacing w:before="0" w:after="0" w:line="240" w:lineRule="auto"/>
      </w:pPr>
      <w:rPr>
        <w:b/>
        <w:bCs/>
      </w:rPr>
      <w:tblPr/>
      <w:tcPr>
        <w:tcBorders>
          <w:top w:val="single" w:sz="8" w:space="0" w:color="616265" w:themeColor="accent6"/>
          <w:left w:val="nil"/>
          <w:bottom w:val="single" w:sz="8" w:space="0" w:color="616265" w:themeColor="accent6"/>
          <w:right w:val="nil"/>
          <w:insideH w:val="nil"/>
          <w:insideV w:val="nil"/>
        </w:tcBorders>
      </w:tcPr>
    </w:tblStylePr>
    <w:tblStylePr w:type="lastRow">
      <w:pPr>
        <w:spacing w:before="0" w:after="0" w:line="240" w:lineRule="auto"/>
      </w:pPr>
      <w:rPr>
        <w:b/>
        <w:bCs/>
      </w:rPr>
      <w:tblPr/>
      <w:tcPr>
        <w:tcBorders>
          <w:top w:val="single" w:sz="8" w:space="0" w:color="616265" w:themeColor="accent6"/>
          <w:left w:val="nil"/>
          <w:bottom w:val="single" w:sz="8" w:space="0" w:color="616265" w:themeColor="accent6"/>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7D7D9" w:themeFill="accent6" w:themeFillTint="3F"/>
      </w:tcPr>
    </w:tblStylePr>
    <w:tblStylePr w:type="band1Horz">
      <w:tblPr/>
      <w:tcPr>
        <w:tcBorders>
          <w:left w:val="nil"/>
          <w:right w:val="nil"/>
          <w:insideH w:val="nil"/>
          <w:insideV w:val="nil"/>
        </w:tcBorders>
        <w:shd w:val="clear" w:color="auto" w:fill="D7D7D9" w:themeFill="accent6" w:themeFillTint="3F"/>
      </w:tcPr>
    </w:tblStylePr>
  </w:style>
  <w:style w:type="table" w:styleId="LightList">
    <w:name w:val="Light List"/>
    <w:basedOn w:val="Trelinjerstabell"/>
    <w:uiPriority w:val="61"/>
    <w:rsid w:val="0093588F"/>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tcBorders>
          <w:bottom w:val="single" w:sz="4" w:space="0" w:color="auto"/>
        </w:tcBorders>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relinjerstabell"/>
    <w:uiPriority w:val="61"/>
    <w:rsid w:val="0093588F"/>
    <w:tblPr>
      <w:tblStyleRowBandSize w:val="1"/>
      <w:tblStyleColBandSize w:val="1"/>
      <w:tblBorders>
        <w:top w:val="single" w:sz="8" w:space="0" w:color="000000" w:themeColor="accent1"/>
        <w:left w:val="single" w:sz="8" w:space="0" w:color="000000" w:themeColor="accent1"/>
        <w:bottom w:val="single" w:sz="8" w:space="0" w:color="000000" w:themeColor="accent1"/>
        <w:right w:val="single" w:sz="8" w:space="0" w:color="000000" w:themeColor="accent1"/>
      </w:tblBorders>
    </w:tblPr>
    <w:tblStylePr w:type="firstRow">
      <w:pPr>
        <w:spacing w:before="0" w:after="0" w:line="240" w:lineRule="auto"/>
      </w:pPr>
      <w:rPr>
        <w:b/>
        <w:bCs/>
        <w:color w:val="FFFFFF" w:themeColor="background1"/>
      </w:rPr>
      <w:tblPr/>
      <w:tcPr>
        <w:tcBorders>
          <w:bottom w:val="single" w:sz="4" w:space="0" w:color="auto"/>
        </w:tcBorders>
        <w:shd w:val="clear" w:color="auto" w:fill="000000" w:themeFill="accent1"/>
      </w:tcPr>
    </w:tblStylePr>
    <w:tblStylePr w:type="lastRow">
      <w:pPr>
        <w:spacing w:before="0" w:after="0" w:line="240" w:lineRule="auto"/>
      </w:pPr>
      <w:rPr>
        <w:b/>
        <w:bCs/>
      </w:rPr>
      <w:tblPr/>
      <w:tcPr>
        <w:tcBorders>
          <w:top w:val="double" w:sz="6" w:space="0" w:color="000000" w:themeColor="accent1"/>
          <w:left w:val="single" w:sz="8" w:space="0" w:color="000000" w:themeColor="accent1"/>
          <w:bottom w:val="single" w:sz="8" w:space="0" w:color="000000" w:themeColor="accent1"/>
          <w:right w:val="single" w:sz="8" w:space="0" w:color="000000" w:themeColor="accen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tblStylePr w:type="band1Horz">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style>
  <w:style w:type="table" w:styleId="LightList-Accent2">
    <w:name w:val="Light List Accent 2"/>
    <w:basedOn w:val="Trelinjerstabell"/>
    <w:uiPriority w:val="61"/>
    <w:rsid w:val="0093588F"/>
    <w:tblPr>
      <w:tblStyleRowBandSize w:val="1"/>
      <w:tblStyleColBandSize w:val="1"/>
      <w:tblBorders>
        <w:top w:val="single" w:sz="8" w:space="0" w:color="D28E00" w:themeColor="accent2"/>
        <w:left w:val="single" w:sz="8" w:space="0" w:color="D28E00" w:themeColor="accent2"/>
        <w:bottom w:val="single" w:sz="8" w:space="0" w:color="D28E00" w:themeColor="accent2"/>
        <w:right w:val="single" w:sz="8" w:space="0" w:color="D28E00" w:themeColor="accent2"/>
      </w:tblBorders>
    </w:tblPr>
    <w:tblStylePr w:type="firstRow">
      <w:pPr>
        <w:spacing w:before="0" w:after="0" w:line="240" w:lineRule="auto"/>
      </w:pPr>
      <w:rPr>
        <w:b/>
        <w:bCs/>
        <w:color w:val="FFFFFF" w:themeColor="background1"/>
      </w:rPr>
      <w:tblPr/>
      <w:tcPr>
        <w:tcBorders>
          <w:bottom w:val="single" w:sz="4" w:space="0" w:color="auto"/>
        </w:tcBorders>
        <w:shd w:val="clear" w:color="auto" w:fill="D28E00" w:themeFill="accent2"/>
      </w:tcPr>
    </w:tblStylePr>
    <w:tblStylePr w:type="lastRow">
      <w:pPr>
        <w:spacing w:before="0" w:after="0" w:line="240" w:lineRule="auto"/>
      </w:pPr>
      <w:rPr>
        <w:b/>
        <w:bCs/>
      </w:rPr>
      <w:tblPr/>
      <w:tcPr>
        <w:tcBorders>
          <w:top w:val="double" w:sz="6" w:space="0" w:color="D28E00" w:themeColor="accent2"/>
          <w:left w:val="single" w:sz="8" w:space="0" w:color="D28E00" w:themeColor="accent2"/>
          <w:bottom w:val="single" w:sz="8" w:space="0" w:color="D28E00" w:themeColor="accent2"/>
          <w:right w:val="single" w:sz="8" w:space="0" w:color="D28E00" w:themeColor="accent2"/>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D28E00" w:themeColor="accent2"/>
          <w:left w:val="single" w:sz="8" w:space="0" w:color="D28E00" w:themeColor="accent2"/>
          <w:bottom w:val="single" w:sz="8" w:space="0" w:color="D28E00" w:themeColor="accent2"/>
          <w:right w:val="single" w:sz="8" w:space="0" w:color="D28E00" w:themeColor="accent2"/>
        </w:tcBorders>
      </w:tcPr>
    </w:tblStylePr>
    <w:tblStylePr w:type="band1Horz">
      <w:tblPr/>
      <w:tcPr>
        <w:tcBorders>
          <w:top w:val="single" w:sz="8" w:space="0" w:color="D28E00" w:themeColor="accent2"/>
          <w:left w:val="single" w:sz="8" w:space="0" w:color="D28E00" w:themeColor="accent2"/>
          <w:bottom w:val="single" w:sz="8" w:space="0" w:color="D28E00" w:themeColor="accent2"/>
          <w:right w:val="single" w:sz="8" w:space="0" w:color="D28E00" w:themeColor="accent2"/>
        </w:tcBorders>
      </w:tcPr>
    </w:tblStylePr>
  </w:style>
  <w:style w:type="table" w:styleId="LightList-Accent3">
    <w:name w:val="Light List Accent 3"/>
    <w:basedOn w:val="Trelinjerstabell"/>
    <w:uiPriority w:val="61"/>
    <w:rsid w:val="0093588F"/>
    <w:tblPr>
      <w:tblStyleRowBandSize w:val="1"/>
      <w:tblStyleColBandSize w:val="1"/>
      <w:tblBorders>
        <w:top w:val="single" w:sz="8" w:space="0" w:color="9961C3" w:themeColor="accent3"/>
        <w:left w:val="single" w:sz="8" w:space="0" w:color="9961C3" w:themeColor="accent3"/>
        <w:bottom w:val="single" w:sz="8" w:space="0" w:color="9961C3" w:themeColor="accent3"/>
        <w:right w:val="single" w:sz="8" w:space="0" w:color="9961C3" w:themeColor="accent3"/>
      </w:tblBorders>
    </w:tblPr>
    <w:tblStylePr w:type="firstRow">
      <w:pPr>
        <w:spacing w:before="0" w:after="0" w:line="240" w:lineRule="auto"/>
      </w:pPr>
      <w:rPr>
        <w:b/>
        <w:bCs/>
        <w:color w:val="FFFFFF" w:themeColor="background1"/>
      </w:rPr>
      <w:tblPr/>
      <w:tcPr>
        <w:tcBorders>
          <w:bottom w:val="single" w:sz="4" w:space="0" w:color="auto"/>
        </w:tcBorders>
        <w:shd w:val="clear" w:color="auto" w:fill="9961C3" w:themeFill="accent3"/>
      </w:tcPr>
    </w:tblStylePr>
    <w:tblStylePr w:type="lastRow">
      <w:pPr>
        <w:spacing w:before="0" w:after="0" w:line="240" w:lineRule="auto"/>
      </w:pPr>
      <w:rPr>
        <w:b/>
        <w:bCs/>
      </w:rPr>
      <w:tblPr/>
      <w:tcPr>
        <w:tcBorders>
          <w:top w:val="double" w:sz="6" w:space="0" w:color="9961C3" w:themeColor="accent3"/>
          <w:left w:val="single" w:sz="8" w:space="0" w:color="9961C3" w:themeColor="accent3"/>
          <w:bottom w:val="single" w:sz="8" w:space="0" w:color="9961C3" w:themeColor="accent3"/>
          <w:right w:val="single" w:sz="8" w:space="0" w:color="9961C3" w:themeColor="accent3"/>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9961C3" w:themeColor="accent3"/>
          <w:left w:val="single" w:sz="8" w:space="0" w:color="9961C3" w:themeColor="accent3"/>
          <w:bottom w:val="single" w:sz="8" w:space="0" w:color="9961C3" w:themeColor="accent3"/>
          <w:right w:val="single" w:sz="8" w:space="0" w:color="9961C3" w:themeColor="accent3"/>
        </w:tcBorders>
      </w:tcPr>
    </w:tblStylePr>
    <w:tblStylePr w:type="band1Horz">
      <w:tblPr/>
      <w:tcPr>
        <w:tcBorders>
          <w:top w:val="single" w:sz="8" w:space="0" w:color="9961C3" w:themeColor="accent3"/>
          <w:left w:val="single" w:sz="8" w:space="0" w:color="9961C3" w:themeColor="accent3"/>
          <w:bottom w:val="single" w:sz="8" w:space="0" w:color="9961C3" w:themeColor="accent3"/>
          <w:right w:val="single" w:sz="8" w:space="0" w:color="9961C3" w:themeColor="accent3"/>
        </w:tcBorders>
      </w:tcPr>
    </w:tblStylePr>
  </w:style>
  <w:style w:type="table" w:styleId="LightList-Accent4">
    <w:name w:val="Light List Accent 4"/>
    <w:basedOn w:val="Trelinjerstabell"/>
    <w:uiPriority w:val="61"/>
    <w:rsid w:val="0093588F"/>
    <w:tblPr>
      <w:tblStyleRowBandSize w:val="1"/>
      <w:tblStyleColBandSize w:val="1"/>
      <w:tblBorders>
        <w:top w:val="single" w:sz="8" w:space="0" w:color="80BFD3" w:themeColor="accent4"/>
        <w:left w:val="single" w:sz="8" w:space="0" w:color="80BFD3" w:themeColor="accent4"/>
        <w:bottom w:val="single" w:sz="8" w:space="0" w:color="80BFD3" w:themeColor="accent4"/>
        <w:right w:val="single" w:sz="8" w:space="0" w:color="80BFD3" w:themeColor="accent4"/>
      </w:tblBorders>
    </w:tblPr>
    <w:tblStylePr w:type="firstRow">
      <w:pPr>
        <w:spacing w:before="0" w:after="0" w:line="240" w:lineRule="auto"/>
      </w:pPr>
      <w:rPr>
        <w:b/>
        <w:bCs/>
        <w:color w:val="FFFFFF" w:themeColor="background1"/>
      </w:rPr>
      <w:tblPr/>
      <w:tcPr>
        <w:tcBorders>
          <w:bottom w:val="single" w:sz="4" w:space="0" w:color="auto"/>
        </w:tcBorders>
        <w:shd w:val="clear" w:color="auto" w:fill="80BFD3" w:themeFill="accent4"/>
      </w:tcPr>
    </w:tblStylePr>
    <w:tblStylePr w:type="lastRow">
      <w:pPr>
        <w:spacing w:before="0" w:after="0" w:line="240" w:lineRule="auto"/>
      </w:pPr>
      <w:rPr>
        <w:b/>
        <w:bCs/>
      </w:rPr>
      <w:tblPr/>
      <w:tcPr>
        <w:tcBorders>
          <w:top w:val="double" w:sz="6" w:space="0" w:color="80BFD3" w:themeColor="accent4"/>
          <w:left w:val="single" w:sz="8" w:space="0" w:color="80BFD3" w:themeColor="accent4"/>
          <w:bottom w:val="single" w:sz="8" w:space="0" w:color="80BFD3" w:themeColor="accent4"/>
          <w:right w:val="single" w:sz="8" w:space="0" w:color="80BFD3" w:themeColor="accent4"/>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80BFD3" w:themeColor="accent4"/>
          <w:left w:val="single" w:sz="8" w:space="0" w:color="80BFD3" w:themeColor="accent4"/>
          <w:bottom w:val="single" w:sz="8" w:space="0" w:color="80BFD3" w:themeColor="accent4"/>
          <w:right w:val="single" w:sz="8" w:space="0" w:color="80BFD3" w:themeColor="accent4"/>
        </w:tcBorders>
      </w:tcPr>
    </w:tblStylePr>
    <w:tblStylePr w:type="band1Horz">
      <w:tblPr/>
      <w:tcPr>
        <w:tcBorders>
          <w:top w:val="single" w:sz="8" w:space="0" w:color="80BFD3" w:themeColor="accent4"/>
          <w:left w:val="single" w:sz="8" w:space="0" w:color="80BFD3" w:themeColor="accent4"/>
          <w:bottom w:val="single" w:sz="8" w:space="0" w:color="80BFD3" w:themeColor="accent4"/>
          <w:right w:val="single" w:sz="8" w:space="0" w:color="80BFD3" w:themeColor="accent4"/>
        </w:tcBorders>
      </w:tcPr>
    </w:tblStylePr>
  </w:style>
  <w:style w:type="table" w:styleId="LightList-Accent5">
    <w:name w:val="Light List Accent 5"/>
    <w:basedOn w:val="Trelinjerstabell"/>
    <w:uiPriority w:val="61"/>
    <w:rsid w:val="0093588F"/>
    <w:tblPr>
      <w:tblStyleRowBandSize w:val="1"/>
      <w:tblStyleColBandSize w:val="1"/>
      <w:tblBorders>
        <w:top w:val="single" w:sz="8" w:space="0" w:color="DAD666" w:themeColor="accent5"/>
        <w:left w:val="single" w:sz="8" w:space="0" w:color="DAD666" w:themeColor="accent5"/>
        <w:bottom w:val="single" w:sz="8" w:space="0" w:color="DAD666" w:themeColor="accent5"/>
        <w:right w:val="single" w:sz="8" w:space="0" w:color="DAD666" w:themeColor="accent5"/>
      </w:tblBorders>
    </w:tblPr>
    <w:tblStylePr w:type="firstRow">
      <w:pPr>
        <w:spacing w:before="0" w:after="0" w:line="240" w:lineRule="auto"/>
      </w:pPr>
      <w:rPr>
        <w:b/>
        <w:bCs/>
        <w:color w:val="FFFFFF" w:themeColor="background1"/>
      </w:rPr>
      <w:tblPr/>
      <w:tcPr>
        <w:tcBorders>
          <w:bottom w:val="single" w:sz="4" w:space="0" w:color="auto"/>
        </w:tcBorders>
        <w:shd w:val="clear" w:color="auto" w:fill="DAD666" w:themeFill="accent5"/>
      </w:tcPr>
    </w:tblStylePr>
    <w:tblStylePr w:type="lastRow">
      <w:pPr>
        <w:spacing w:before="0" w:after="0" w:line="240" w:lineRule="auto"/>
      </w:pPr>
      <w:rPr>
        <w:b/>
        <w:bCs/>
      </w:rPr>
      <w:tblPr/>
      <w:tcPr>
        <w:tcBorders>
          <w:top w:val="double" w:sz="6" w:space="0" w:color="DAD666" w:themeColor="accent5"/>
          <w:left w:val="single" w:sz="8" w:space="0" w:color="DAD666" w:themeColor="accent5"/>
          <w:bottom w:val="single" w:sz="8" w:space="0" w:color="DAD666" w:themeColor="accent5"/>
          <w:right w:val="single" w:sz="8" w:space="0" w:color="DAD666" w:themeColor="accent5"/>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DAD666" w:themeColor="accent5"/>
          <w:left w:val="single" w:sz="8" w:space="0" w:color="DAD666" w:themeColor="accent5"/>
          <w:bottom w:val="single" w:sz="8" w:space="0" w:color="DAD666" w:themeColor="accent5"/>
          <w:right w:val="single" w:sz="8" w:space="0" w:color="DAD666" w:themeColor="accent5"/>
        </w:tcBorders>
      </w:tcPr>
    </w:tblStylePr>
    <w:tblStylePr w:type="band1Horz">
      <w:tblPr/>
      <w:tcPr>
        <w:tcBorders>
          <w:top w:val="single" w:sz="8" w:space="0" w:color="DAD666" w:themeColor="accent5"/>
          <w:left w:val="single" w:sz="8" w:space="0" w:color="DAD666" w:themeColor="accent5"/>
          <w:bottom w:val="single" w:sz="8" w:space="0" w:color="DAD666" w:themeColor="accent5"/>
          <w:right w:val="single" w:sz="8" w:space="0" w:color="DAD666" w:themeColor="accent5"/>
        </w:tcBorders>
      </w:tcPr>
    </w:tblStylePr>
  </w:style>
  <w:style w:type="table" w:styleId="LightList-Accent6">
    <w:name w:val="Light List Accent 6"/>
    <w:basedOn w:val="Trelinjerstabell"/>
    <w:uiPriority w:val="61"/>
    <w:rsid w:val="0093588F"/>
    <w:tblPr>
      <w:tblStyleRowBandSize w:val="1"/>
      <w:tblStyleColBandSize w:val="1"/>
      <w:tblBorders>
        <w:top w:val="single" w:sz="8" w:space="0" w:color="616265" w:themeColor="accent6"/>
        <w:left w:val="single" w:sz="8" w:space="0" w:color="616265" w:themeColor="accent6"/>
        <w:bottom w:val="single" w:sz="8" w:space="0" w:color="616265" w:themeColor="accent6"/>
        <w:right w:val="single" w:sz="8" w:space="0" w:color="616265" w:themeColor="accent6"/>
      </w:tblBorders>
    </w:tblPr>
    <w:tblStylePr w:type="firstRow">
      <w:pPr>
        <w:spacing w:before="0" w:after="0" w:line="240" w:lineRule="auto"/>
      </w:pPr>
      <w:rPr>
        <w:b/>
        <w:bCs/>
        <w:color w:val="FFFFFF" w:themeColor="background1"/>
      </w:rPr>
      <w:tblPr/>
      <w:tcPr>
        <w:tcBorders>
          <w:bottom w:val="single" w:sz="4" w:space="0" w:color="auto"/>
        </w:tcBorders>
        <w:shd w:val="clear" w:color="auto" w:fill="616265" w:themeFill="accent6"/>
      </w:tcPr>
    </w:tblStylePr>
    <w:tblStylePr w:type="lastRow">
      <w:pPr>
        <w:spacing w:before="0" w:after="0" w:line="240" w:lineRule="auto"/>
      </w:pPr>
      <w:rPr>
        <w:b/>
        <w:bCs/>
      </w:rPr>
      <w:tblPr/>
      <w:tcPr>
        <w:tcBorders>
          <w:top w:val="double" w:sz="6" w:space="0" w:color="616265" w:themeColor="accent6"/>
          <w:left w:val="single" w:sz="8" w:space="0" w:color="616265" w:themeColor="accent6"/>
          <w:bottom w:val="single" w:sz="8" w:space="0" w:color="616265" w:themeColor="accent6"/>
          <w:right w:val="single" w:sz="8" w:space="0" w:color="616265" w:themeColor="accent6"/>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616265" w:themeColor="accent6"/>
          <w:left w:val="single" w:sz="8" w:space="0" w:color="616265" w:themeColor="accent6"/>
          <w:bottom w:val="single" w:sz="8" w:space="0" w:color="616265" w:themeColor="accent6"/>
          <w:right w:val="single" w:sz="8" w:space="0" w:color="616265" w:themeColor="accent6"/>
        </w:tcBorders>
      </w:tcPr>
    </w:tblStylePr>
    <w:tblStylePr w:type="band1Horz">
      <w:tblPr/>
      <w:tcPr>
        <w:tcBorders>
          <w:top w:val="single" w:sz="8" w:space="0" w:color="616265" w:themeColor="accent6"/>
          <w:left w:val="single" w:sz="8" w:space="0" w:color="616265" w:themeColor="accent6"/>
          <w:bottom w:val="single" w:sz="8" w:space="0" w:color="616265" w:themeColor="accent6"/>
          <w:right w:val="single" w:sz="8" w:space="0" w:color="616265" w:themeColor="accent6"/>
        </w:tcBorders>
      </w:tcPr>
    </w:tblStylePr>
  </w:style>
  <w:style w:type="paragraph" w:customStyle="1" w:styleId="Signaturrad">
    <w:name w:val="Signaturrad"/>
    <w:basedOn w:val="Normal"/>
    <w:next w:val="Normal"/>
    <w:semiHidden/>
    <w:qFormat/>
    <w:rsid w:val="0093588F"/>
    <w:pPr>
      <w:pBdr>
        <w:top w:val="single" w:sz="4" w:space="12" w:color="auto"/>
      </w:pBdr>
      <w:spacing w:before="720" w:after="0" w:line="240" w:lineRule="auto"/>
    </w:pPr>
  </w:style>
  <w:style w:type="paragraph" w:customStyle="1" w:styleId="Kortsignaturrad">
    <w:name w:val="Kort signaturrad"/>
    <w:basedOn w:val="Signaturrad"/>
    <w:next w:val="Normal"/>
    <w:uiPriority w:val="10"/>
    <w:rsid w:val="0093588F"/>
    <w:pPr>
      <w:ind w:right="4111"/>
    </w:pPr>
  </w:style>
  <w:style w:type="character" w:styleId="Strong">
    <w:name w:val="Strong"/>
    <w:basedOn w:val="DefaultParagraphFont"/>
    <w:uiPriority w:val="1"/>
    <w:rsid w:val="0093588F"/>
    <w:rPr>
      <w:b/>
      <w:bCs/>
    </w:rPr>
  </w:style>
  <w:style w:type="table" w:customStyle="1" w:styleId="Sidfottabell">
    <w:name w:val="Sidfot tabell"/>
    <w:basedOn w:val="TableNormal"/>
    <w:uiPriority w:val="99"/>
    <w:rsid w:val="0093588F"/>
    <w:pPr>
      <w:spacing w:after="0" w:line="240" w:lineRule="auto"/>
      <w:jc w:val="left"/>
    </w:pPr>
    <w:rPr>
      <w:sz w:val="14"/>
    </w:rPr>
    <w:tblPr>
      <w:tblCellMar>
        <w:left w:w="0" w:type="dxa"/>
        <w:right w:w="0" w:type="dxa"/>
      </w:tblCellMar>
    </w:tblPr>
    <w:tblStylePr w:type="firstRow">
      <w:tblPr/>
      <w:tcPr>
        <w:tcBorders>
          <w:top w:val="single" w:sz="4" w:space="0" w:color="auto"/>
        </w:tcBorders>
      </w:tcPr>
    </w:tblStylePr>
  </w:style>
  <w:style w:type="paragraph" w:styleId="FootnoteText">
    <w:name w:val="footnote text"/>
    <w:basedOn w:val="Normal"/>
    <w:link w:val="FootnoteTextChar"/>
    <w:uiPriority w:val="99"/>
    <w:semiHidden/>
    <w:unhideWhenUsed/>
    <w:rsid w:val="0093588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3588F"/>
    <w:rPr>
      <w:rFonts w:asciiTheme="minorHAnsi" w:hAnsiTheme="minorHAnsi"/>
      <w:sz w:val="20"/>
      <w:szCs w:val="20"/>
    </w:rPr>
  </w:style>
  <w:style w:type="character" w:styleId="FootnoteReference">
    <w:name w:val="footnote reference"/>
    <w:basedOn w:val="DefaultParagraphFont"/>
    <w:uiPriority w:val="99"/>
    <w:semiHidden/>
    <w:unhideWhenUsed/>
    <w:rsid w:val="0093588F"/>
    <w:rPr>
      <w:vertAlign w:val="superscript"/>
    </w:rPr>
  </w:style>
  <w:style w:type="character" w:customStyle="1" w:styleId="Heading4Char">
    <w:name w:val="Heading 4 Char"/>
    <w:basedOn w:val="DefaultParagraphFont"/>
    <w:link w:val="Heading4"/>
    <w:uiPriority w:val="9"/>
    <w:rsid w:val="0093588F"/>
    <w:rPr>
      <w:rFonts w:asciiTheme="majorHAnsi" w:eastAsiaTheme="majorEastAsia" w:hAnsiTheme="majorHAnsi" w:cstheme="majorBidi"/>
      <w:b/>
      <w:bCs/>
      <w:i/>
      <w:iCs/>
      <w:color w:val="000000" w:themeColor="accent1"/>
    </w:rPr>
  </w:style>
  <w:style w:type="character" w:customStyle="1" w:styleId="Formatmall1">
    <w:name w:val="Formatmall1"/>
    <w:basedOn w:val="DefaultParagraphFont"/>
    <w:uiPriority w:val="1"/>
    <w:rsid w:val="0093588F"/>
    <w:rPr>
      <w:rFonts w:asciiTheme="majorHAnsi" w:hAnsiTheme="majorHAnsi"/>
      <w:color w:val="auto"/>
      <w:sz w:val="14"/>
    </w:rPr>
  </w:style>
  <w:style w:type="character" w:customStyle="1" w:styleId="Sidfotmallarna">
    <w:name w:val="Sidfot mallarna"/>
    <w:basedOn w:val="DefaultParagraphFont"/>
    <w:uiPriority w:val="1"/>
    <w:rsid w:val="0093588F"/>
    <w:rPr>
      <w:rFonts w:asciiTheme="majorHAnsi" w:hAnsiTheme="majorHAnsi"/>
      <w:sz w:val="14"/>
    </w:rPr>
  </w:style>
  <w:style w:type="character" w:customStyle="1" w:styleId="Sidfotmallarnagr">
    <w:name w:val="Sidfot mallarna grå"/>
    <w:basedOn w:val="DefaultParagraphFont"/>
    <w:uiPriority w:val="1"/>
    <w:rsid w:val="0093588F"/>
    <w:rPr>
      <w:color w:val="7F7F7F" w:themeColor="text1" w:themeTint="80"/>
    </w:rPr>
  </w:style>
  <w:style w:type="paragraph" w:customStyle="1" w:styleId="TillfalligText">
    <w:name w:val="TillfalligText"/>
    <w:basedOn w:val="Normal"/>
    <w:link w:val="TillfalligTextChar"/>
    <w:rsid w:val="0093588F"/>
    <w:pPr>
      <w:spacing w:after="120"/>
    </w:pPr>
    <w:rPr>
      <w:rFonts w:cstheme="minorHAnsi"/>
      <w:bdr w:val="single" w:sz="4" w:space="0" w:color="auto"/>
    </w:rPr>
  </w:style>
  <w:style w:type="character" w:customStyle="1" w:styleId="TillfalligTextChar">
    <w:name w:val="TillfalligText Char"/>
    <w:basedOn w:val="DefaultParagraphFont"/>
    <w:link w:val="TillfalligText"/>
    <w:rsid w:val="0093588F"/>
    <w:rPr>
      <w:rFonts w:asciiTheme="minorHAnsi" w:hAnsiTheme="minorHAnsi" w:cstheme="minorHAnsi"/>
      <w:bdr w:val="single" w:sz="4" w:space="0" w:color="auto"/>
    </w:rPr>
  </w:style>
  <w:style w:type="paragraph" w:styleId="ListBullet">
    <w:name w:val="List Bullet"/>
    <w:basedOn w:val="Normal"/>
    <w:uiPriority w:val="99"/>
    <w:qFormat/>
    <w:rsid w:val="0093588F"/>
    <w:pPr>
      <w:numPr>
        <w:numId w:val="4"/>
      </w:numPr>
      <w:contextualSpacing/>
    </w:pPr>
  </w:style>
  <w:style w:type="paragraph" w:styleId="ListNumber">
    <w:name w:val="List Number"/>
    <w:basedOn w:val="Normal"/>
    <w:uiPriority w:val="99"/>
    <w:qFormat/>
    <w:rsid w:val="0093588F"/>
    <w:pPr>
      <w:numPr>
        <w:numId w:val="3"/>
      </w:numPr>
      <w:contextualSpacing/>
    </w:pPr>
  </w:style>
  <w:style w:type="paragraph" w:styleId="ListParagraph">
    <w:name w:val="List Paragraph"/>
    <w:basedOn w:val="Normal"/>
    <w:uiPriority w:val="34"/>
    <w:qFormat/>
    <w:rsid w:val="007712E9"/>
    <w:pPr>
      <w:ind w:left="720"/>
      <w:contextualSpacing/>
    </w:pPr>
  </w:style>
  <w:style w:type="character" w:styleId="FollowedHyperlink">
    <w:name w:val="FollowedHyperlink"/>
    <w:basedOn w:val="DefaultParagraphFont"/>
    <w:uiPriority w:val="99"/>
    <w:semiHidden/>
    <w:unhideWhenUsed/>
    <w:rsid w:val="000761CA"/>
    <w:rPr>
      <w:color w:val="000000" w:themeColor="followedHyperlink"/>
      <w:u w:val="single"/>
    </w:rPr>
  </w:style>
  <w:style w:type="character" w:styleId="CommentReference">
    <w:name w:val="annotation reference"/>
    <w:basedOn w:val="DefaultParagraphFont"/>
    <w:uiPriority w:val="99"/>
    <w:semiHidden/>
    <w:unhideWhenUsed/>
    <w:rsid w:val="00595BC7"/>
    <w:rPr>
      <w:sz w:val="16"/>
      <w:szCs w:val="16"/>
    </w:rPr>
  </w:style>
  <w:style w:type="paragraph" w:styleId="CommentText">
    <w:name w:val="annotation text"/>
    <w:basedOn w:val="Normal"/>
    <w:link w:val="CommentTextChar"/>
    <w:uiPriority w:val="99"/>
    <w:unhideWhenUsed/>
    <w:rsid w:val="00595BC7"/>
    <w:rPr>
      <w:sz w:val="20"/>
      <w:szCs w:val="20"/>
    </w:rPr>
  </w:style>
  <w:style w:type="character" w:customStyle="1" w:styleId="CommentTextChar">
    <w:name w:val="Comment Text Char"/>
    <w:basedOn w:val="DefaultParagraphFont"/>
    <w:link w:val="CommentText"/>
    <w:uiPriority w:val="99"/>
    <w:rsid w:val="00595BC7"/>
    <w:rPr>
      <w:rFonts w:asciiTheme="minorHAnsi" w:hAnsiTheme="minorHAnsi"/>
      <w:sz w:val="20"/>
      <w:szCs w:val="20"/>
    </w:rPr>
  </w:style>
  <w:style w:type="paragraph" w:styleId="CommentSubject">
    <w:name w:val="annotation subject"/>
    <w:basedOn w:val="CommentText"/>
    <w:next w:val="CommentText"/>
    <w:link w:val="CommentSubjectChar"/>
    <w:uiPriority w:val="99"/>
    <w:semiHidden/>
    <w:unhideWhenUsed/>
    <w:rsid w:val="00595BC7"/>
    <w:rPr>
      <w:b/>
      <w:bCs/>
    </w:rPr>
  </w:style>
  <w:style w:type="character" w:customStyle="1" w:styleId="CommentSubjectChar">
    <w:name w:val="Comment Subject Char"/>
    <w:basedOn w:val="CommentTextChar"/>
    <w:link w:val="CommentSubject"/>
    <w:uiPriority w:val="99"/>
    <w:semiHidden/>
    <w:rsid w:val="00595BC7"/>
    <w:rPr>
      <w:rFonts w:asciiTheme="minorHAnsi" w:hAnsiTheme="minorHAnsi"/>
      <w:b/>
      <w:bCs/>
      <w:sz w:val="20"/>
      <w:szCs w:val="20"/>
    </w:rPr>
  </w:style>
  <w:style w:type="paragraph" w:styleId="Bibliography">
    <w:name w:val="Bibliography"/>
    <w:basedOn w:val="Normal"/>
    <w:next w:val="Normal"/>
    <w:uiPriority w:val="37"/>
    <w:unhideWhenUsed/>
    <w:rsid w:val="00C41369"/>
    <w:pPr>
      <w:ind w:left="720" w:hanging="720"/>
    </w:pPr>
  </w:style>
  <w:style w:type="paragraph" w:styleId="Caption">
    <w:name w:val="caption"/>
    <w:basedOn w:val="Normal"/>
    <w:next w:val="Normal"/>
    <w:uiPriority w:val="35"/>
    <w:unhideWhenUsed/>
    <w:qFormat/>
    <w:rsid w:val="001514B7"/>
    <w:rPr>
      <w:i/>
      <w:iCs/>
      <w:color w:val="000000"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906285">
      <w:bodyDiv w:val="1"/>
      <w:marLeft w:val="0"/>
      <w:marRight w:val="0"/>
      <w:marTop w:val="0"/>
      <w:marBottom w:val="0"/>
      <w:divBdr>
        <w:top w:val="none" w:sz="0" w:space="0" w:color="auto"/>
        <w:left w:val="none" w:sz="0" w:space="0" w:color="auto"/>
        <w:bottom w:val="none" w:sz="0" w:space="0" w:color="auto"/>
        <w:right w:val="none" w:sz="0" w:space="0" w:color="auto"/>
      </w:divBdr>
    </w:div>
    <w:div w:id="20978895">
      <w:bodyDiv w:val="1"/>
      <w:marLeft w:val="0"/>
      <w:marRight w:val="0"/>
      <w:marTop w:val="0"/>
      <w:marBottom w:val="0"/>
      <w:divBdr>
        <w:top w:val="none" w:sz="0" w:space="0" w:color="auto"/>
        <w:left w:val="none" w:sz="0" w:space="0" w:color="auto"/>
        <w:bottom w:val="none" w:sz="0" w:space="0" w:color="auto"/>
        <w:right w:val="none" w:sz="0" w:space="0" w:color="auto"/>
      </w:divBdr>
    </w:div>
    <w:div w:id="57557334">
      <w:bodyDiv w:val="1"/>
      <w:marLeft w:val="0"/>
      <w:marRight w:val="0"/>
      <w:marTop w:val="0"/>
      <w:marBottom w:val="0"/>
      <w:divBdr>
        <w:top w:val="none" w:sz="0" w:space="0" w:color="auto"/>
        <w:left w:val="none" w:sz="0" w:space="0" w:color="auto"/>
        <w:bottom w:val="none" w:sz="0" w:space="0" w:color="auto"/>
        <w:right w:val="none" w:sz="0" w:space="0" w:color="auto"/>
      </w:divBdr>
    </w:div>
    <w:div w:id="74013057">
      <w:bodyDiv w:val="1"/>
      <w:marLeft w:val="0"/>
      <w:marRight w:val="0"/>
      <w:marTop w:val="0"/>
      <w:marBottom w:val="0"/>
      <w:divBdr>
        <w:top w:val="none" w:sz="0" w:space="0" w:color="auto"/>
        <w:left w:val="none" w:sz="0" w:space="0" w:color="auto"/>
        <w:bottom w:val="none" w:sz="0" w:space="0" w:color="auto"/>
        <w:right w:val="none" w:sz="0" w:space="0" w:color="auto"/>
      </w:divBdr>
    </w:div>
    <w:div w:id="76678627">
      <w:bodyDiv w:val="1"/>
      <w:marLeft w:val="0"/>
      <w:marRight w:val="0"/>
      <w:marTop w:val="0"/>
      <w:marBottom w:val="0"/>
      <w:divBdr>
        <w:top w:val="none" w:sz="0" w:space="0" w:color="auto"/>
        <w:left w:val="none" w:sz="0" w:space="0" w:color="auto"/>
        <w:bottom w:val="none" w:sz="0" w:space="0" w:color="auto"/>
        <w:right w:val="none" w:sz="0" w:space="0" w:color="auto"/>
      </w:divBdr>
    </w:div>
    <w:div w:id="85856248">
      <w:bodyDiv w:val="1"/>
      <w:marLeft w:val="0"/>
      <w:marRight w:val="0"/>
      <w:marTop w:val="0"/>
      <w:marBottom w:val="0"/>
      <w:divBdr>
        <w:top w:val="none" w:sz="0" w:space="0" w:color="auto"/>
        <w:left w:val="none" w:sz="0" w:space="0" w:color="auto"/>
        <w:bottom w:val="none" w:sz="0" w:space="0" w:color="auto"/>
        <w:right w:val="none" w:sz="0" w:space="0" w:color="auto"/>
      </w:divBdr>
    </w:div>
    <w:div w:id="101456853">
      <w:bodyDiv w:val="1"/>
      <w:marLeft w:val="0"/>
      <w:marRight w:val="0"/>
      <w:marTop w:val="0"/>
      <w:marBottom w:val="0"/>
      <w:divBdr>
        <w:top w:val="none" w:sz="0" w:space="0" w:color="auto"/>
        <w:left w:val="none" w:sz="0" w:space="0" w:color="auto"/>
        <w:bottom w:val="none" w:sz="0" w:space="0" w:color="auto"/>
        <w:right w:val="none" w:sz="0" w:space="0" w:color="auto"/>
      </w:divBdr>
    </w:div>
    <w:div w:id="163907969">
      <w:bodyDiv w:val="1"/>
      <w:marLeft w:val="0"/>
      <w:marRight w:val="0"/>
      <w:marTop w:val="0"/>
      <w:marBottom w:val="0"/>
      <w:divBdr>
        <w:top w:val="none" w:sz="0" w:space="0" w:color="auto"/>
        <w:left w:val="none" w:sz="0" w:space="0" w:color="auto"/>
        <w:bottom w:val="none" w:sz="0" w:space="0" w:color="auto"/>
        <w:right w:val="none" w:sz="0" w:space="0" w:color="auto"/>
      </w:divBdr>
    </w:div>
    <w:div w:id="229464718">
      <w:bodyDiv w:val="1"/>
      <w:marLeft w:val="0"/>
      <w:marRight w:val="0"/>
      <w:marTop w:val="0"/>
      <w:marBottom w:val="0"/>
      <w:divBdr>
        <w:top w:val="none" w:sz="0" w:space="0" w:color="auto"/>
        <w:left w:val="none" w:sz="0" w:space="0" w:color="auto"/>
        <w:bottom w:val="none" w:sz="0" w:space="0" w:color="auto"/>
        <w:right w:val="none" w:sz="0" w:space="0" w:color="auto"/>
      </w:divBdr>
    </w:div>
    <w:div w:id="233666280">
      <w:bodyDiv w:val="1"/>
      <w:marLeft w:val="0"/>
      <w:marRight w:val="0"/>
      <w:marTop w:val="0"/>
      <w:marBottom w:val="0"/>
      <w:divBdr>
        <w:top w:val="none" w:sz="0" w:space="0" w:color="auto"/>
        <w:left w:val="none" w:sz="0" w:space="0" w:color="auto"/>
        <w:bottom w:val="none" w:sz="0" w:space="0" w:color="auto"/>
        <w:right w:val="none" w:sz="0" w:space="0" w:color="auto"/>
      </w:divBdr>
    </w:div>
    <w:div w:id="250167178">
      <w:bodyDiv w:val="1"/>
      <w:marLeft w:val="0"/>
      <w:marRight w:val="0"/>
      <w:marTop w:val="0"/>
      <w:marBottom w:val="0"/>
      <w:divBdr>
        <w:top w:val="none" w:sz="0" w:space="0" w:color="auto"/>
        <w:left w:val="none" w:sz="0" w:space="0" w:color="auto"/>
        <w:bottom w:val="none" w:sz="0" w:space="0" w:color="auto"/>
        <w:right w:val="none" w:sz="0" w:space="0" w:color="auto"/>
      </w:divBdr>
    </w:div>
    <w:div w:id="308754121">
      <w:bodyDiv w:val="1"/>
      <w:marLeft w:val="0"/>
      <w:marRight w:val="0"/>
      <w:marTop w:val="0"/>
      <w:marBottom w:val="0"/>
      <w:divBdr>
        <w:top w:val="none" w:sz="0" w:space="0" w:color="auto"/>
        <w:left w:val="none" w:sz="0" w:space="0" w:color="auto"/>
        <w:bottom w:val="none" w:sz="0" w:space="0" w:color="auto"/>
        <w:right w:val="none" w:sz="0" w:space="0" w:color="auto"/>
      </w:divBdr>
    </w:div>
    <w:div w:id="309098517">
      <w:bodyDiv w:val="1"/>
      <w:marLeft w:val="0"/>
      <w:marRight w:val="0"/>
      <w:marTop w:val="0"/>
      <w:marBottom w:val="0"/>
      <w:divBdr>
        <w:top w:val="none" w:sz="0" w:space="0" w:color="auto"/>
        <w:left w:val="none" w:sz="0" w:space="0" w:color="auto"/>
        <w:bottom w:val="none" w:sz="0" w:space="0" w:color="auto"/>
        <w:right w:val="none" w:sz="0" w:space="0" w:color="auto"/>
      </w:divBdr>
    </w:div>
    <w:div w:id="454636953">
      <w:bodyDiv w:val="1"/>
      <w:marLeft w:val="0"/>
      <w:marRight w:val="0"/>
      <w:marTop w:val="0"/>
      <w:marBottom w:val="0"/>
      <w:divBdr>
        <w:top w:val="none" w:sz="0" w:space="0" w:color="auto"/>
        <w:left w:val="none" w:sz="0" w:space="0" w:color="auto"/>
        <w:bottom w:val="none" w:sz="0" w:space="0" w:color="auto"/>
        <w:right w:val="none" w:sz="0" w:space="0" w:color="auto"/>
      </w:divBdr>
    </w:div>
    <w:div w:id="489101781">
      <w:bodyDiv w:val="1"/>
      <w:marLeft w:val="0"/>
      <w:marRight w:val="0"/>
      <w:marTop w:val="0"/>
      <w:marBottom w:val="0"/>
      <w:divBdr>
        <w:top w:val="none" w:sz="0" w:space="0" w:color="auto"/>
        <w:left w:val="none" w:sz="0" w:space="0" w:color="auto"/>
        <w:bottom w:val="none" w:sz="0" w:space="0" w:color="auto"/>
        <w:right w:val="none" w:sz="0" w:space="0" w:color="auto"/>
      </w:divBdr>
    </w:div>
    <w:div w:id="495656562">
      <w:bodyDiv w:val="1"/>
      <w:marLeft w:val="0"/>
      <w:marRight w:val="0"/>
      <w:marTop w:val="0"/>
      <w:marBottom w:val="0"/>
      <w:divBdr>
        <w:top w:val="none" w:sz="0" w:space="0" w:color="auto"/>
        <w:left w:val="none" w:sz="0" w:space="0" w:color="auto"/>
        <w:bottom w:val="none" w:sz="0" w:space="0" w:color="auto"/>
        <w:right w:val="none" w:sz="0" w:space="0" w:color="auto"/>
      </w:divBdr>
    </w:div>
    <w:div w:id="497501776">
      <w:bodyDiv w:val="1"/>
      <w:marLeft w:val="0"/>
      <w:marRight w:val="0"/>
      <w:marTop w:val="0"/>
      <w:marBottom w:val="0"/>
      <w:divBdr>
        <w:top w:val="none" w:sz="0" w:space="0" w:color="auto"/>
        <w:left w:val="none" w:sz="0" w:space="0" w:color="auto"/>
        <w:bottom w:val="none" w:sz="0" w:space="0" w:color="auto"/>
        <w:right w:val="none" w:sz="0" w:space="0" w:color="auto"/>
      </w:divBdr>
    </w:div>
    <w:div w:id="521479181">
      <w:bodyDiv w:val="1"/>
      <w:marLeft w:val="0"/>
      <w:marRight w:val="0"/>
      <w:marTop w:val="0"/>
      <w:marBottom w:val="0"/>
      <w:divBdr>
        <w:top w:val="none" w:sz="0" w:space="0" w:color="auto"/>
        <w:left w:val="none" w:sz="0" w:space="0" w:color="auto"/>
        <w:bottom w:val="none" w:sz="0" w:space="0" w:color="auto"/>
        <w:right w:val="none" w:sz="0" w:space="0" w:color="auto"/>
      </w:divBdr>
    </w:div>
    <w:div w:id="524908390">
      <w:bodyDiv w:val="1"/>
      <w:marLeft w:val="0"/>
      <w:marRight w:val="0"/>
      <w:marTop w:val="0"/>
      <w:marBottom w:val="0"/>
      <w:divBdr>
        <w:top w:val="none" w:sz="0" w:space="0" w:color="auto"/>
        <w:left w:val="none" w:sz="0" w:space="0" w:color="auto"/>
        <w:bottom w:val="none" w:sz="0" w:space="0" w:color="auto"/>
        <w:right w:val="none" w:sz="0" w:space="0" w:color="auto"/>
      </w:divBdr>
    </w:div>
    <w:div w:id="538665030">
      <w:bodyDiv w:val="1"/>
      <w:marLeft w:val="0"/>
      <w:marRight w:val="0"/>
      <w:marTop w:val="0"/>
      <w:marBottom w:val="0"/>
      <w:divBdr>
        <w:top w:val="none" w:sz="0" w:space="0" w:color="auto"/>
        <w:left w:val="none" w:sz="0" w:space="0" w:color="auto"/>
        <w:bottom w:val="none" w:sz="0" w:space="0" w:color="auto"/>
        <w:right w:val="none" w:sz="0" w:space="0" w:color="auto"/>
      </w:divBdr>
    </w:div>
    <w:div w:id="542328564">
      <w:bodyDiv w:val="1"/>
      <w:marLeft w:val="0"/>
      <w:marRight w:val="0"/>
      <w:marTop w:val="0"/>
      <w:marBottom w:val="0"/>
      <w:divBdr>
        <w:top w:val="none" w:sz="0" w:space="0" w:color="auto"/>
        <w:left w:val="none" w:sz="0" w:space="0" w:color="auto"/>
        <w:bottom w:val="none" w:sz="0" w:space="0" w:color="auto"/>
        <w:right w:val="none" w:sz="0" w:space="0" w:color="auto"/>
      </w:divBdr>
    </w:div>
    <w:div w:id="542713351">
      <w:bodyDiv w:val="1"/>
      <w:marLeft w:val="0"/>
      <w:marRight w:val="0"/>
      <w:marTop w:val="0"/>
      <w:marBottom w:val="0"/>
      <w:divBdr>
        <w:top w:val="none" w:sz="0" w:space="0" w:color="auto"/>
        <w:left w:val="none" w:sz="0" w:space="0" w:color="auto"/>
        <w:bottom w:val="none" w:sz="0" w:space="0" w:color="auto"/>
        <w:right w:val="none" w:sz="0" w:space="0" w:color="auto"/>
      </w:divBdr>
    </w:div>
    <w:div w:id="752899202">
      <w:bodyDiv w:val="1"/>
      <w:marLeft w:val="0"/>
      <w:marRight w:val="0"/>
      <w:marTop w:val="0"/>
      <w:marBottom w:val="0"/>
      <w:divBdr>
        <w:top w:val="none" w:sz="0" w:space="0" w:color="auto"/>
        <w:left w:val="none" w:sz="0" w:space="0" w:color="auto"/>
        <w:bottom w:val="none" w:sz="0" w:space="0" w:color="auto"/>
        <w:right w:val="none" w:sz="0" w:space="0" w:color="auto"/>
      </w:divBdr>
    </w:div>
    <w:div w:id="835344598">
      <w:bodyDiv w:val="1"/>
      <w:marLeft w:val="0"/>
      <w:marRight w:val="0"/>
      <w:marTop w:val="0"/>
      <w:marBottom w:val="0"/>
      <w:divBdr>
        <w:top w:val="none" w:sz="0" w:space="0" w:color="auto"/>
        <w:left w:val="none" w:sz="0" w:space="0" w:color="auto"/>
        <w:bottom w:val="none" w:sz="0" w:space="0" w:color="auto"/>
        <w:right w:val="none" w:sz="0" w:space="0" w:color="auto"/>
      </w:divBdr>
    </w:div>
    <w:div w:id="847912785">
      <w:bodyDiv w:val="1"/>
      <w:marLeft w:val="0"/>
      <w:marRight w:val="0"/>
      <w:marTop w:val="0"/>
      <w:marBottom w:val="0"/>
      <w:divBdr>
        <w:top w:val="none" w:sz="0" w:space="0" w:color="auto"/>
        <w:left w:val="none" w:sz="0" w:space="0" w:color="auto"/>
        <w:bottom w:val="none" w:sz="0" w:space="0" w:color="auto"/>
        <w:right w:val="none" w:sz="0" w:space="0" w:color="auto"/>
      </w:divBdr>
    </w:div>
    <w:div w:id="997853668">
      <w:bodyDiv w:val="1"/>
      <w:marLeft w:val="0"/>
      <w:marRight w:val="0"/>
      <w:marTop w:val="0"/>
      <w:marBottom w:val="0"/>
      <w:divBdr>
        <w:top w:val="none" w:sz="0" w:space="0" w:color="auto"/>
        <w:left w:val="none" w:sz="0" w:space="0" w:color="auto"/>
        <w:bottom w:val="none" w:sz="0" w:space="0" w:color="auto"/>
        <w:right w:val="none" w:sz="0" w:space="0" w:color="auto"/>
      </w:divBdr>
    </w:div>
    <w:div w:id="1006441039">
      <w:bodyDiv w:val="1"/>
      <w:marLeft w:val="0"/>
      <w:marRight w:val="0"/>
      <w:marTop w:val="0"/>
      <w:marBottom w:val="0"/>
      <w:divBdr>
        <w:top w:val="none" w:sz="0" w:space="0" w:color="auto"/>
        <w:left w:val="none" w:sz="0" w:space="0" w:color="auto"/>
        <w:bottom w:val="none" w:sz="0" w:space="0" w:color="auto"/>
        <w:right w:val="none" w:sz="0" w:space="0" w:color="auto"/>
      </w:divBdr>
    </w:div>
    <w:div w:id="1029450181">
      <w:bodyDiv w:val="1"/>
      <w:marLeft w:val="0"/>
      <w:marRight w:val="0"/>
      <w:marTop w:val="0"/>
      <w:marBottom w:val="0"/>
      <w:divBdr>
        <w:top w:val="none" w:sz="0" w:space="0" w:color="auto"/>
        <w:left w:val="none" w:sz="0" w:space="0" w:color="auto"/>
        <w:bottom w:val="none" w:sz="0" w:space="0" w:color="auto"/>
        <w:right w:val="none" w:sz="0" w:space="0" w:color="auto"/>
      </w:divBdr>
    </w:div>
    <w:div w:id="1059595816">
      <w:bodyDiv w:val="1"/>
      <w:marLeft w:val="0"/>
      <w:marRight w:val="0"/>
      <w:marTop w:val="0"/>
      <w:marBottom w:val="0"/>
      <w:divBdr>
        <w:top w:val="none" w:sz="0" w:space="0" w:color="auto"/>
        <w:left w:val="none" w:sz="0" w:space="0" w:color="auto"/>
        <w:bottom w:val="none" w:sz="0" w:space="0" w:color="auto"/>
        <w:right w:val="none" w:sz="0" w:space="0" w:color="auto"/>
      </w:divBdr>
    </w:div>
    <w:div w:id="1065376819">
      <w:bodyDiv w:val="1"/>
      <w:marLeft w:val="0"/>
      <w:marRight w:val="0"/>
      <w:marTop w:val="0"/>
      <w:marBottom w:val="0"/>
      <w:divBdr>
        <w:top w:val="none" w:sz="0" w:space="0" w:color="auto"/>
        <w:left w:val="none" w:sz="0" w:space="0" w:color="auto"/>
        <w:bottom w:val="none" w:sz="0" w:space="0" w:color="auto"/>
        <w:right w:val="none" w:sz="0" w:space="0" w:color="auto"/>
      </w:divBdr>
    </w:div>
    <w:div w:id="1186946282">
      <w:bodyDiv w:val="1"/>
      <w:marLeft w:val="0"/>
      <w:marRight w:val="0"/>
      <w:marTop w:val="0"/>
      <w:marBottom w:val="0"/>
      <w:divBdr>
        <w:top w:val="none" w:sz="0" w:space="0" w:color="auto"/>
        <w:left w:val="none" w:sz="0" w:space="0" w:color="auto"/>
        <w:bottom w:val="none" w:sz="0" w:space="0" w:color="auto"/>
        <w:right w:val="none" w:sz="0" w:space="0" w:color="auto"/>
      </w:divBdr>
    </w:div>
    <w:div w:id="1196389084">
      <w:bodyDiv w:val="1"/>
      <w:marLeft w:val="0"/>
      <w:marRight w:val="0"/>
      <w:marTop w:val="0"/>
      <w:marBottom w:val="0"/>
      <w:divBdr>
        <w:top w:val="none" w:sz="0" w:space="0" w:color="auto"/>
        <w:left w:val="none" w:sz="0" w:space="0" w:color="auto"/>
        <w:bottom w:val="none" w:sz="0" w:space="0" w:color="auto"/>
        <w:right w:val="none" w:sz="0" w:space="0" w:color="auto"/>
      </w:divBdr>
    </w:div>
    <w:div w:id="1350520640">
      <w:bodyDiv w:val="1"/>
      <w:marLeft w:val="0"/>
      <w:marRight w:val="0"/>
      <w:marTop w:val="0"/>
      <w:marBottom w:val="0"/>
      <w:divBdr>
        <w:top w:val="none" w:sz="0" w:space="0" w:color="auto"/>
        <w:left w:val="none" w:sz="0" w:space="0" w:color="auto"/>
        <w:bottom w:val="none" w:sz="0" w:space="0" w:color="auto"/>
        <w:right w:val="none" w:sz="0" w:space="0" w:color="auto"/>
      </w:divBdr>
    </w:div>
    <w:div w:id="1370758074">
      <w:bodyDiv w:val="1"/>
      <w:marLeft w:val="0"/>
      <w:marRight w:val="0"/>
      <w:marTop w:val="0"/>
      <w:marBottom w:val="0"/>
      <w:divBdr>
        <w:top w:val="none" w:sz="0" w:space="0" w:color="auto"/>
        <w:left w:val="none" w:sz="0" w:space="0" w:color="auto"/>
        <w:bottom w:val="none" w:sz="0" w:space="0" w:color="auto"/>
        <w:right w:val="none" w:sz="0" w:space="0" w:color="auto"/>
      </w:divBdr>
    </w:div>
    <w:div w:id="1429544984">
      <w:bodyDiv w:val="1"/>
      <w:marLeft w:val="0"/>
      <w:marRight w:val="0"/>
      <w:marTop w:val="0"/>
      <w:marBottom w:val="0"/>
      <w:divBdr>
        <w:top w:val="none" w:sz="0" w:space="0" w:color="auto"/>
        <w:left w:val="none" w:sz="0" w:space="0" w:color="auto"/>
        <w:bottom w:val="none" w:sz="0" w:space="0" w:color="auto"/>
        <w:right w:val="none" w:sz="0" w:space="0" w:color="auto"/>
      </w:divBdr>
    </w:div>
    <w:div w:id="1456631495">
      <w:bodyDiv w:val="1"/>
      <w:marLeft w:val="0"/>
      <w:marRight w:val="0"/>
      <w:marTop w:val="0"/>
      <w:marBottom w:val="0"/>
      <w:divBdr>
        <w:top w:val="none" w:sz="0" w:space="0" w:color="auto"/>
        <w:left w:val="none" w:sz="0" w:space="0" w:color="auto"/>
        <w:bottom w:val="none" w:sz="0" w:space="0" w:color="auto"/>
        <w:right w:val="none" w:sz="0" w:space="0" w:color="auto"/>
      </w:divBdr>
    </w:div>
    <w:div w:id="1533108679">
      <w:bodyDiv w:val="1"/>
      <w:marLeft w:val="0"/>
      <w:marRight w:val="0"/>
      <w:marTop w:val="0"/>
      <w:marBottom w:val="0"/>
      <w:divBdr>
        <w:top w:val="none" w:sz="0" w:space="0" w:color="auto"/>
        <w:left w:val="none" w:sz="0" w:space="0" w:color="auto"/>
        <w:bottom w:val="none" w:sz="0" w:space="0" w:color="auto"/>
        <w:right w:val="none" w:sz="0" w:space="0" w:color="auto"/>
      </w:divBdr>
    </w:div>
    <w:div w:id="1551070535">
      <w:bodyDiv w:val="1"/>
      <w:marLeft w:val="0"/>
      <w:marRight w:val="0"/>
      <w:marTop w:val="0"/>
      <w:marBottom w:val="0"/>
      <w:divBdr>
        <w:top w:val="none" w:sz="0" w:space="0" w:color="auto"/>
        <w:left w:val="none" w:sz="0" w:space="0" w:color="auto"/>
        <w:bottom w:val="none" w:sz="0" w:space="0" w:color="auto"/>
        <w:right w:val="none" w:sz="0" w:space="0" w:color="auto"/>
      </w:divBdr>
    </w:div>
    <w:div w:id="1640184466">
      <w:bodyDiv w:val="1"/>
      <w:marLeft w:val="0"/>
      <w:marRight w:val="0"/>
      <w:marTop w:val="0"/>
      <w:marBottom w:val="0"/>
      <w:divBdr>
        <w:top w:val="none" w:sz="0" w:space="0" w:color="auto"/>
        <w:left w:val="none" w:sz="0" w:space="0" w:color="auto"/>
        <w:bottom w:val="none" w:sz="0" w:space="0" w:color="auto"/>
        <w:right w:val="none" w:sz="0" w:space="0" w:color="auto"/>
      </w:divBdr>
    </w:div>
    <w:div w:id="1654528502">
      <w:bodyDiv w:val="1"/>
      <w:marLeft w:val="0"/>
      <w:marRight w:val="0"/>
      <w:marTop w:val="0"/>
      <w:marBottom w:val="0"/>
      <w:divBdr>
        <w:top w:val="none" w:sz="0" w:space="0" w:color="auto"/>
        <w:left w:val="none" w:sz="0" w:space="0" w:color="auto"/>
        <w:bottom w:val="none" w:sz="0" w:space="0" w:color="auto"/>
        <w:right w:val="none" w:sz="0" w:space="0" w:color="auto"/>
      </w:divBdr>
    </w:div>
    <w:div w:id="1702627031">
      <w:bodyDiv w:val="1"/>
      <w:marLeft w:val="0"/>
      <w:marRight w:val="0"/>
      <w:marTop w:val="0"/>
      <w:marBottom w:val="0"/>
      <w:divBdr>
        <w:top w:val="none" w:sz="0" w:space="0" w:color="auto"/>
        <w:left w:val="none" w:sz="0" w:space="0" w:color="auto"/>
        <w:bottom w:val="none" w:sz="0" w:space="0" w:color="auto"/>
        <w:right w:val="none" w:sz="0" w:space="0" w:color="auto"/>
      </w:divBdr>
    </w:div>
    <w:div w:id="1760567115">
      <w:bodyDiv w:val="1"/>
      <w:marLeft w:val="0"/>
      <w:marRight w:val="0"/>
      <w:marTop w:val="0"/>
      <w:marBottom w:val="0"/>
      <w:divBdr>
        <w:top w:val="none" w:sz="0" w:space="0" w:color="auto"/>
        <w:left w:val="none" w:sz="0" w:space="0" w:color="auto"/>
        <w:bottom w:val="none" w:sz="0" w:space="0" w:color="auto"/>
        <w:right w:val="none" w:sz="0" w:space="0" w:color="auto"/>
      </w:divBdr>
    </w:div>
    <w:div w:id="1803500963">
      <w:bodyDiv w:val="1"/>
      <w:marLeft w:val="0"/>
      <w:marRight w:val="0"/>
      <w:marTop w:val="0"/>
      <w:marBottom w:val="0"/>
      <w:divBdr>
        <w:top w:val="none" w:sz="0" w:space="0" w:color="auto"/>
        <w:left w:val="none" w:sz="0" w:space="0" w:color="auto"/>
        <w:bottom w:val="none" w:sz="0" w:space="0" w:color="auto"/>
        <w:right w:val="none" w:sz="0" w:space="0" w:color="auto"/>
      </w:divBdr>
    </w:div>
    <w:div w:id="1838036374">
      <w:bodyDiv w:val="1"/>
      <w:marLeft w:val="0"/>
      <w:marRight w:val="0"/>
      <w:marTop w:val="0"/>
      <w:marBottom w:val="0"/>
      <w:divBdr>
        <w:top w:val="none" w:sz="0" w:space="0" w:color="auto"/>
        <w:left w:val="none" w:sz="0" w:space="0" w:color="auto"/>
        <w:bottom w:val="none" w:sz="0" w:space="0" w:color="auto"/>
        <w:right w:val="none" w:sz="0" w:space="0" w:color="auto"/>
      </w:divBdr>
    </w:div>
    <w:div w:id="1946764870">
      <w:bodyDiv w:val="1"/>
      <w:marLeft w:val="0"/>
      <w:marRight w:val="0"/>
      <w:marTop w:val="0"/>
      <w:marBottom w:val="0"/>
      <w:divBdr>
        <w:top w:val="none" w:sz="0" w:space="0" w:color="auto"/>
        <w:left w:val="none" w:sz="0" w:space="0" w:color="auto"/>
        <w:bottom w:val="none" w:sz="0" w:space="0" w:color="auto"/>
        <w:right w:val="none" w:sz="0" w:space="0" w:color="auto"/>
      </w:divBdr>
    </w:div>
    <w:div w:id="1949043936">
      <w:bodyDiv w:val="1"/>
      <w:marLeft w:val="0"/>
      <w:marRight w:val="0"/>
      <w:marTop w:val="0"/>
      <w:marBottom w:val="0"/>
      <w:divBdr>
        <w:top w:val="none" w:sz="0" w:space="0" w:color="auto"/>
        <w:left w:val="none" w:sz="0" w:space="0" w:color="auto"/>
        <w:bottom w:val="none" w:sz="0" w:space="0" w:color="auto"/>
        <w:right w:val="none" w:sz="0" w:space="0" w:color="auto"/>
      </w:divBdr>
    </w:div>
    <w:div w:id="1957908303">
      <w:bodyDiv w:val="1"/>
      <w:marLeft w:val="0"/>
      <w:marRight w:val="0"/>
      <w:marTop w:val="0"/>
      <w:marBottom w:val="0"/>
      <w:divBdr>
        <w:top w:val="none" w:sz="0" w:space="0" w:color="auto"/>
        <w:left w:val="none" w:sz="0" w:space="0" w:color="auto"/>
        <w:bottom w:val="none" w:sz="0" w:space="0" w:color="auto"/>
        <w:right w:val="none" w:sz="0" w:space="0" w:color="auto"/>
      </w:divBdr>
    </w:div>
    <w:div w:id="1991404508">
      <w:bodyDiv w:val="1"/>
      <w:marLeft w:val="0"/>
      <w:marRight w:val="0"/>
      <w:marTop w:val="0"/>
      <w:marBottom w:val="0"/>
      <w:divBdr>
        <w:top w:val="none" w:sz="0" w:space="0" w:color="auto"/>
        <w:left w:val="none" w:sz="0" w:space="0" w:color="auto"/>
        <w:bottom w:val="none" w:sz="0" w:space="0" w:color="auto"/>
        <w:right w:val="none" w:sz="0" w:space="0" w:color="auto"/>
      </w:divBdr>
    </w:div>
    <w:div w:id="2075622027">
      <w:bodyDiv w:val="1"/>
      <w:marLeft w:val="0"/>
      <w:marRight w:val="0"/>
      <w:marTop w:val="0"/>
      <w:marBottom w:val="0"/>
      <w:divBdr>
        <w:top w:val="none" w:sz="0" w:space="0" w:color="auto"/>
        <w:left w:val="none" w:sz="0" w:space="0" w:color="auto"/>
        <w:bottom w:val="none" w:sz="0" w:space="0" w:color="auto"/>
        <w:right w:val="none" w:sz="0" w:space="0" w:color="auto"/>
      </w:divBdr>
    </w:div>
    <w:div w:id="2127038186">
      <w:bodyDiv w:val="1"/>
      <w:marLeft w:val="0"/>
      <w:marRight w:val="0"/>
      <w:marTop w:val="0"/>
      <w:marBottom w:val="0"/>
      <w:divBdr>
        <w:top w:val="none" w:sz="0" w:space="0" w:color="auto"/>
        <w:left w:val="none" w:sz="0" w:space="0" w:color="auto"/>
        <w:bottom w:val="none" w:sz="0" w:space="0" w:color="auto"/>
        <w:right w:val="none" w:sz="0" w:space="0" w:color="auto"/>
      </w:divBdr>
    </w:div>
    <w:div w:id="2142771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2" Type="http://schemas.openxmlformats.org/officeDocument/2006/relationships/hyperlink" Target="https://www.pnas.org/content/101/29/10495" TargetMode="External"/><Relationship Id="rId1" Type="http://schemas.openxmlformats.org/officeDocument/2006/relationships/hyperlink" Target="https://jrnold.github.io/bayesian_notes/multilevel-models.html" TargetMode="External"/></Relationship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microsoft.com/office/2011/relationships/commentsExtended" Target="commentsExtended.xml"/><Relationship Id="rId18" Type="http://schemas.openxmlformats.org/officeDocument/2006/relationships/image" Target="media/image5.png"/><Relationship Id="rId26" Type="http://schemas.openxmlformats.org/officeDocument/2006/relationships/image" Target="media/image13.tiff"/><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image" Target="media/image4.png"/><Relationship Id="rId25" Type="http://schemas.openxmlformats.org/officeDocument/2006/relationships/image" Target="media/image12.tiff"/><Relationship Id="rId33" Type="http://schemas.microsoft.com/office/2016/09/relationships/commentsIds" Target="commentsIds.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1.tiff"/><Relationship Id="rId32"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header" Target="header1.xml"/><Relationship Id="rId10" Type="http://schemas.openxmlformats.org/officeDocument/2006/relationships/footnotes" Target="footnotes.xml"/><Relationship Id="rId19" Type="http://schemas.openxmlformats.org/officeDocument/2006/relationships/image" Target="media/image6.png"/><Relationship Id="rId31" Type="http://schemas.microsoft.com/office/2011/relationships/people" Target="peop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hyperlink" Target="https://www.journals.uchicago.edu/journals/an/instruct"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SLU Färger">
      <a:dk1>
        <a:srgbClr val="000000"/>
      </a:dk1>
      <a:lt1>
        <a:sysClr val="window" lastClr="FFFFFF"/>
      </a:lt1>
      <a:dk2>
        <a:srgbClr val="000000"/>
      </a:dk2>
      <a:lt2>
        <a:srgbClr val="A5A5A5"/>
      </a:lt2>
      <a:accent1>
        <a:srgbClr val="000000"/>
      </a:accent1>
      <a:accent2>
        <a:srgbClr val="D28E00"/>
      </a:accent2>
      <a:accent3>
        <a:srgbClr val="9961C3"/>
      </a:accent3>
      <a:accent4>
        <a:srgbClr val="80BFD3"/>
      </a:accent4>
      <a:accent5>
        <a:srgbClr val="DAD666"/>
      </a:accent5>
      <a:accent6>
        <a:srgbClr val="616265"/>
      </a:accent6>
      <a:hlink>
        <a:srgbClr val="000000"/>
      </a:hlink>
      <a:folHlink>
        <a:srgbClr val="000000"/>
      </a:folHlink>
    </a:clrScheme>
    <a:fontScheme name="SLU2011">
      <a:majorFont>
        <a:latin typeface="Arial"/>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tns:customPropertyEditors xmlns:tns="http://schemas.microsoft.com/office/2006/customDocumentInformationPanel">
  <tns:showOnOpen>false</tns:showOnOpen>
  <tns:defaultPropertyEditorNamespace>Standardegenskaper och egenskaper för SharePoint-bibliotek</tns:defaultPropertyEditorNamespace>
</tns:customPropertyEditors>
</file>

<file path=customXml/item2.xml><?xml version="1.0" encoding="utf-8"?>
<ct:contentTypeSchema xmlns:ct="http://schemas.microsoft.com/office/2006/metadata/contentType" xmlns:ma="http://schemas.microsoft.com/office/2006/metadata/properties/metaAttributes" ct:_="" ma:_="" ma:contentTypeName="Dokument" ma:contentTypeID="0x01010082F6CF5AC4B69D4CA4913C8C7806130C" ma:contentTypeVersion="0" ma:contentTypeDescription="Skapa ett nytt dokument." ma:contentTypeScope="" ma:versionID="99a8c06d041fe489a0ac81dc45f84c12">
  <xsd:schema xmlns:xsd="http://www.w3.org/2001/XMLSchema" xmlns:xs="http://www.w3.org/2001/XMLSchema" xmlns:p="http://schemas.microsoft.com/office/2006/metadata/properties" targetNamespace="http://schemas.microsoft.com/office/2006/metadata/properties" ma:root="true" ma:fieldsID="988ddc45a2a1ba233d786d3fa5db79e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nehållstyp"/>
        <xsd:element ref="dc:title" minOccurs="0" maxOccurs="1" ma:index="4" ma:displayName="Rubri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DA9EF7A-CCE7-4AF5-BA3C-73D4204EBDDA}">
  <ds:schemaRefs>
    <ds:schemaRef ds:uri="http://schemas.microsoft.com/office/2006/customDocumentInformationPanel"/>
  </ds:schemaRefs>
</ds:datastoreItem>
</file>

<file path=customXml/itemProps2.xml><?xml version="1.0" encoding="utf-8"?>
<ds:datastoreItem xmlns:ds="http://schemas.openxmlformats.org/officeDocument/2006/customXml" ds:itemID="{9E139D32-C100-407F-ABC8-6BC7DACBCB7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26208C63-3BA0-4E10-999A-5A1631CE23E7}">
  <ds:schemaRefs>
    <ds:schemaRef ds:uri="http://schemas.microsoft.com/sharepoint/v3/contenttype/forms"/>
  </ds:schemaRefs>
</ds:datastoreItem>
</file>

<file path=customXml/itemProps4.xml><?xml version="1.0" encoding="utf-8"?>
<ds:datastoreItem xmlns:ds="http://schemas.openxmlformats.org/officeDocument/2006/customXml" ds:itemID="{14B571DE-9FEF-443E-BFEF-8D8A10FF54E4}">
  <ds:schemaRefs>
    <ds:schemaRef ds:uri="http://schemas.microsoft.com/office/2006/metadata/properties"/>
  </ds:schemaRefs>
</ds:datastoreItem>
</file>

<file path=customXml/itemProps5.xml><?xml version="1.0" encoding="utf-8"?>
<ds:datastoreItem xmlns:ds="http://schemas.openxmlformats.org/officeDocument/2006/customXml" ds:itemID="{10065628-0C34-468D-869E-DD75D4351F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255</TotalTime>
  <Pages>19</Pages>
  <Words>20555</Words>
  <Characters>117168</Characters>
  <Application>Microsoft Office Word</Application>
  <DocSecurity>0</DocSecurity>
  <Lines>976</Lines>
  <Paragraphs>274</Paragraphs>
  <ScaleCrop>false</ScaleCrop>
  <HeadingPairs>
    <vt:vector size="2" baseType="variant">
      <vt:variant>
        <vt:lpstr>Title</vt:lpstr>
      </vt:variant>
      <vt:variant>
        <vt:i4>1</vt:i4>
      </vt:variant>
    </vt:vector>
  </HeadingPairs>
  <TitlesOfParts>
    <vt:vector size="1" baseType="lpstr">
      <vt:lpstr/>
    </vt:vector>
  </TitlesOfParts>
  <Company>SLU</Company>
  <LinksUpToDate>false</LinksUpToDate>
  <CharactersWithSpaces>137449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 Lindmark</dc:creator>
  <cp:keywords/>
  <dc:description/>
  <cp:lastModifiedBy>Max Lindmark</cp:lastModifiedBy>
  <cp:revision>56</cp:revision>
  <cp:lastPrinted>2019-09-04T14:44:00Z</cp:lastPrinted>
  <dcterms:created xsi:type="dcterms:W3CDTF">2019-09-19T17:25:00Z</dcterms:created>
  <dcterms:modified xsi:type="dcterms:W3CDTF">2019-10-25T13:20:00Z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zotero-version="5.0.74"&gt;&lt;session id="52WxcYAP"/&gt;&lt;style id="http://www.zotero.org/styles/ecology-letters" hasBibliography="1" bibliographyStyleHasBeenSet="1"/&gt;&lt;prefs&gt;&lt;pref name="fieldType" value="Field"/&gt;&lt;/prefs&gt;&lt;/data&gt;</vt:lpwstr>
  </property>
</Properties>
</file>